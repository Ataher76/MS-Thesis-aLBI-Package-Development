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FBA7" w14:textId="737F9CD7" w:rsidR="008277EA" w:rsidRPr="00AD0DAD" w:rsidRDefault="008277EA" w:rsidP="004719B0">
      <w:pPr>
        <w:spacing w:after="0"/>
        <w:ind w:firstLine="0"/>
        <w:rPr>
          <w:rFonts w:eastAsia="Times New Roman"/>
          <w:b/>
        </w:rPr>
      </w:pPr>
      <w:r w:rsidRPr="00AD0DAD">
        <w:rPr>
          <w:rFonts w:eastAsia="Times New Roman"/>
          <w:b/>
        </w:rPr>
        <w:t>Development of a Simple R Package (aLBI) for the Estimation of Stock Status from the Length Frequency Data</w:t>
      </w:r>
    </w:p>
    <w:p w14:paraId="2B011688" w14:textId="77777777" w:rsidR="008277EA" w:rsidRPr="00AD0DAD" w:rsidRDefault="008277EA" w:rsidP="004719B0">
      <w:pPr>
        <w:spacing w:before="0" w:after="200" w:line="276" w:lineRule="auto"/>
        <w:ind w:firstLine="0"/>
        <w:jc w:val="left"/>
        <w:rPr>
          <w:rFonts w:eastAsia="Calibri"/>
          <w:b/>
        </w:rPr>
      </w:pPr>
    </w:p>
    <w:p w14:paraId="63CA3C17" w14:textId="0F096B43" w:rsidR="008277EA" w:rsidRPr="00AD0DAD" w:rsidRDefault="008277EA" w:rsidP="004719B0">
      <w:pPr>
        <w:spacing w:before="0" w:after="200" w:line="276" w:lineRule="auto"/>
        <w:ind w:firstLine="0"/>
        <w:jc w:val="left"/>
        <w:rPr>
          <w:rFonts w:eastAsia="Calibri"/>
        </w:rPr>
      </w:pPr>
      <w:r w:rsidRPr="00AD0DAD">
        <w:t>Ataher Ali</w:t>
      </w:r>
      <w:r w:rsidRPr="00AD0DAD">
        <w:rPr>
          <w:vertAlign w:val="superscript"/>
        </w:rPr>
        <w:t>a</w:t>
      </w:r>
      <w:r w:rsidRPr="00AD0DAD">
        <w:t xml:space="preserve">, </w:t>
      </w:r>
      <w:r w:rsidRPr="00AD0DAD">
        <w:rPr>
          <w:rFonts w:eastAsia="Calibri"/>
        </w:rPr>
        <w:t xml:space="preserve">Mitu Ranjan </w:t>
      </w:r>
      <w:proofErr w:type="spellStart"/>
      <w:r w:rsidRPr="00AD0DAD">
        <w:rPr>
          <w:rFonts w:eastAsia="Calibri"/>
        </w:rPr>
        <w:t>Sarker</w:t>
      </w:r>
      <w:r w:rsidRPr="00AD0DAD">
        <w:rPr>
          <w:rFonts w:eastAsia="Calibri"/>
          <w:vertAlign w:val="superscript"/>
        </w:rPr>
        <w:t>b</w:t>
      </w:r>
      <w:proofErr w:type="spellEnd"/>
      <w:r w:rsidRPr="00AD0DAD">
        <w:rPr>
          <w:rFonts w:eastAsia="Calibri"/>
        </w:rPr>
        <w:t>, Mohammed Shahidul Alam</w:t>
      </w:r>
      <w:r w:rsidRPr="00AD0DAD">
        <w:rPr>
          <w:rFonts w:eastAsia="Calibri"/>
          <w:vertAlign w:val="superscript"/>
        </w:rPr>
        <w:t>a</w:t>
      </w:r>
      <w:r w:rsidRPr="00AD0DAD">
        <w:rPr>
          <w:rFonts w:eastAsia="Calibri"/>
        </w:rPr>
        <w:t>*</w:t>
      </w:r>
    </w:p>
    <w:p w14:paraId="607032A4" w14:textId="77777777" w:rsidR="008277EA" w:rsidRPr="00AD0DAD" w:rsidRDefault="008277EA" w:rsidP="004719B0">
      <w:pPr>
        <w:spacing w:before="0" w:after="200" w:line="276" w:lineRule="auto"/>
        <w:ind w:firstLine="0"/>
        <w:jc w:val="left"/>
        <w:rPr>
          <w:rFonts w:eastAsia="Calibri"/>
        </w:rPr>
      </w:pPr>
    </w:p>
    <w:p w14:paraId="6B1B3D3E" w14:textId="77777777" w:rsidR="008277EA" w:rsidRPr="00AD0DAD" w:rsidRDefault="008277EA" w:rsidP="004719B0">
      <w:pPr>
        <w:spacing w:before="0" w:after="200" w:line="276" w:lineRule="auto"/>
        <w:ind w:firstLine="0"/>
        <w:jc w:val="left"/>
        <w:rPr>
          <w:rFonts w:eastAsia="Calibri"/>
        </w:rPr>
      </w:pPr>
    </w:p>
    <w:p w14:paraId="4B53BA2F" w14:textId="7BFC264C"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a</w:t>
      </w:r>
      <w:r w:rsidRPr="00AD0DAD">
        <w:rPr>
          <w:rFonts w:eastAsia="Calibri"/>
        </w:rPr>
        <w:t>Department</w:t>
      </w:r>
      <w:proofErr w:type="spellEnd"/>
      <w:r w:rsidRPr="00AD0DAD">
        <w:rPr>
          <w:rFonts w:eastAsia="Calibri"/>
        </w:rPr>
        <w:t xml:space="preserve"> of Fisheries, University of Chittagong, Chattogram- 4331, Bangladesh; </w:t>
      </w:r>
      <w:hyperlink r:id="rId8" w:history="1">
        <w:r w:rsidRPr="00AD0DAD">
          <w:rPr>
            <w:rStyle w:val="Hyperlink"/>
            <w:color w:val="auto"/>
            <w:u w:val="none"/>
          </w:rPr>
          <w:t>ataher.cu.ms@gmail.com</w:t>
        </w:r>
      </w:hyperlink>
      <w:r w:rsidRPr="00AD0DAD">
        <w:rPr>
          <w:rFonts w:eastAsia="Calibri"/>
        </w:rPr>
        <w:t>; alamms@cu.ac.bd</w:t>
      </w:r>
    </w:p>
    <w:p w14:paraId="661A7989" w14:textId="68B05B75"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b</w:t>
      </w:r>
      <w:r w:rsidRPr="00AD0DAD">
        <w:rPr>
          <w:rFonts w:eastAsia="Calibri"/>
        </w:rPr>
        <w:t>Institute</w:t>
      </w:r>
      <w:proofErr w:type="spellEnd"/>
      <w:r w:rsidRPr="00AD0DAD">
        <w:rPr>
          <w:rFonts w:eastAsia="Calibri"/>
        </w:rPr>
        <w:t xml:space="preserve"> of Marine Sciences, University of Chittagong, Chattogram- 4331, Bangladesh; mitusarkerims@cu.ac.bd </w:t>
      </w:r>
    </w:p>
    <w:p w14:paraId="689D26C5" w14:textId="77777777" w:rsidR="008277EA" w:rsidRPr="00AD0DAD" w:rsidRDefault="008277EA" w:rsidP="004719B0">
      <w:pPr>
        <w:spacing w:before="0" w:after="200" w:line="276" w:lineRule="auto"/>
        <w:ind w:firstLine="0"/>
        <w:jc w:val="left"/>
        <w:rPr>
          <w:rFonts w:eastAsia="Calibri"/>
        </w:rPr>
      </w:pPr>
    </w:p>
    <w:p w14:paraId="5D695197" w14:textId="32D557DB" w:rsidR="00CC13C0" w:rsidRPr="00155F48" w:rsidRDefault="008277EA" w:rsidP="00155F48">
      <w:pPr>
        <w:spacing w:before="0" w:after="200" w:line="276" w:lineRule="auto"/>
        <w:ind w:firstLine="0"/>
        <w:jc w:val="left"/>
        <w:rPr>
          <w:rFonts w:eastAsia="Calibri"/>
        </w:rPr>
      </w:pPr>
      <w:r w:rsidRPr="00AD0DAD">
        <w:rPr>
          <w:rFonts w:eastAsia="Calibri"/>
        </w:rPr>
        <w:t xml:space="preserve">*Correspondence author e-mail: </w:t>
      </w:r>
      <w:hyperlink r:id="rId9" w:history="1">
        <w:r w:rsidRPr="00AD0DAD">
          <w:rPr>
            <w:rFonts w:eastAsia="Calibri"/>
          </w:rPr>
          <w:t>alamms@cu.ac.bd</w:t>
        </w:r>
      </w:hyperlink>
    </w:p>
    <w:p w14:paraId="37CC4F79" w14:textId="77777777" w:rsidR="00CC13C0" w:rsidRPr="00AD0DAD" w:rsidRDefault="00CC13C0" w:rsidP="004719B0">
      <w:pPr>
        <w:ind w:firstLine="0"/>
        <w:sectPr w:rsidR="00CC13C0" w:rsidRPr="00AD0DAD" w:rsidSect="004719B0">
          <w:footerReference w:type="default" r:id="rId10"/>
          <w:pgSz w:w="11906" w:h="16838" w:code="9"/>
          <w:pgMar w:top="1152" w:right="1152" w:bottom="1152" w:left="1872" w:header="576" w:footer="288" w:gutter="0"/>
          <w:lnNumType w:countBy="1" w:restart="continuous"/>
          <w:pgNumType w:fmt="lowerRoman"/>
          <w:cols w:space="720"/>
          <w:docGrid w:linePitch="360"/>
        </w:sectPr>
      </w:pPr>
    </w:p>
    <w:p w14:paraId="3411A5E1" w14:textId="77777777" w:rsidR="00417170" w:rsidRPr="0099263C" w:rsidRDefault="00417170" w:rsidP="0099263C">
      <w:pPr>
        <w:ind w:firstLine="0"/>
        <w:rPr>
          <w:b/>
          <w:bCs/>
        </w:rPr>
      </w:pPr>
      <w:bookmarkStart w:id="0" w:name="_Toc171107657"/>
      <w:bookmarkStart w:id="1" w:name="_Toc171391864"/>
      <w:bookmarkStart w:id="2" w:name="_Toc171392193"/>
      <w:bookmarkStart w:id="3" w:name="_Toc171463466"/>
      <w:r w:rsidRPr="0099263C">
        <w:rPr>
          <w:b/>
          <w:bCs/>
        </w:rPr>
        <w:lastRenderedPageBreak/>
        <w:t>ABSTRACT</w:t>
      </w:r>
      <w:bookmarkEnd w:id="0"/>
      <w:bookmarkEnd w:id="1"/>
      <w:bookmarkEnd w:id="2"/>
      <w:bookmarkEnd w:id="3"/>
    </w:p>
    <w:p w14:paraId="0D3F5DCA" w14:textId="4FB9DBCB" w:rsidR="00984D77" w:rsidRDefault="00B42933" w:rsidP="004719B0">
      <w:pPr>
        <w:tabs>
          <w:tab w:val="left" w:pos="1140"/>
        </w:tabs>
        <w:ind w:firstLine="0"/>
      </w:pPr>
      <w:r w:rsidRPr="00AD0DAD">
        <w:t>Stock assessment is a difficult tas</w:t>
      </w:r>
      <w:r w:rsidR="00E3708E" w:rsidRPr="00AD0DAD">
        <w:t>k</w:t>
      </w:r>
      <w:r w:rsidRPr="00AD0DAD">
        <w:t xml:space="preserve"> for sustainable fisheries management especially when population and fisheries data are limited. </w:t>
      </w:r>
      <w:r w:rsidR="0069197D" w:rsidRPr="0069197D">
        <w:t>This study aims to develop an accessible and tested R package (aLBI) that applies length frequency and provides functions for estimating length-based indicators (LBIs) to measure stock health.</w:t>
      </w:r>
      <w:r w:rsidR="0045157A" w:rsidRPr="00AD0DAD">
        <w:t xml:space="preserve"> The primary objective is to streamline the calculation and visualization of the estimated metrics for </w:t>
      </w:r>
      <w:r w:rsidR="00927368">
        <w:t>a clear</w:t>
      </w:r>
      <w:r w:rsidR="0045157A" w:rsidRPr="00AD0DAD">
        <w:t xml:space="preserve"> understanding. The package includes two main functions</w:t>
      </w:r>
      <w:r w:rsidR="008852D5">
        <w:t>, i.e., FishPar</w:t>
      </w:r>
      <w:r w:rsidR="0045157A" w:rsidRPr="00AD0DAD">
        <w:t xml:space="preserve"> </w:t>
      </w:r>
      <w:r w:rsidR="008852D5">
        <w:t>(</w:t>
      </w:r>
      <w:r w:rsidR="0045157A" w:rsidRPr="00AD0DAD">
        <w:t>for calculating key LBIs such as maximum length (</w:t>
      </w:r>
      <w:r w:rsidR="0045157A" w:rsidRPr="00AD0DAD">
        <w:rPr>
          <w:i/>
        </w:rPr>
        <w:t>L</w:t>
      </w:r>
      <w:r w:rsidR="0045157A" w:rsidRPr="00AD0DAD">
        <w:rPr>
          <w:i/>
          <w:vertAlign w:val="subscript"/>
        </w:rPr>
        <w:t>max</w:t>
      </w:r>
      <w:r w:rsidR="0045157A" w:rsidRPr="00AD0DAD">
        <w:t>), asymptotic length (</w:t>
      </w:r>
      <w:r w:rsidR="0045157A" w:rsidRPr="00AD0DAD">
        <w:rPr>
          <w:i/>
        </w:rPr>
        <w:t>L</w:t>
      </w:r>
      <w:r w:rsidR="0045157A" w:rsidRPr="00AD0DAD">
        <w:rPr>
          <w:i/>
          <w:vertAlign w:val="subscript"/>
        </w:rPr>
        <w:t>∞</w:t>
      </w:r>
      <w:r w:rsidR="0045157A" w:rsidRPr="00AD0DAD">
        <w:t>), length at sexual maturity (</w:t>
      </w:r>
      <w:r w:rsidR="0045157A" w:rsidRPr="00AD0DAD">
        <w:rPr>
          <w:i/>
        </w:rPr>
        <w:t>L</w:t>
      </w:r>
      <w:r w:rsidR="0045157A" w:rsidRPr="00AD0DAD">
        <w:rPr>
          <w:i/>
          <w:vertAlign w:val="subscript"/>
        </w:rPr>
        <w:t>mat</w:t>
      </w:r>
      <w:r w:rsidR="0045157A" w:rsidRPr="00AD0DAD">
        <w:t>), optimum length (</w:t>
      </w:r>
      <w:r w:rsidR="0045157A" w:rsidRPr="00AD0DAD">
        <w:rPr>
          <w:i/>
        </w:rPr>
        <w:t>L</w:t>
      </w:r>
      <w:r w:rsidR="0045157A" w:rsidRPr="00AD0DAD">
        <w:rPr>
          <w:i/>
          <w:vertAlign w:val="subscript"/>
        </w:rPr>
        <w:t>opt</w:t>
      </w:r>
      <w:r w:rsidR="0045157A" w:rsidRPr="00AD0DAD">
        <w:t xml:space="preserve">), </w:t>
      </w:r>
      <w:r w:rsidR="0045157A" w:rsidRPr="00AD0DAD">
        <w:rPr>
          <w:i/>
        </w:rPr>
        <w:t>L</w:t>
      </w:r>
      <w:r w:rsidR="0045157A" w:rsidRPr="00AD0DAD">
        <w:rPr>
          <w:i/>
          <w:vertAlign w:val="subscript"/>
        </w:rPr>
        <w:t>opt</w:t>
      </w:r>
      <w:r w:rsidR="0045157A" w:rsidRPr="00AD0DAD">
        <w:t>±10% (</w:t>
      </w:r>
      <w:r w:rsidR="0045157A" w:rsidRPr="00AD0DAD">
        <w:rPr>
          <w:i/>
        </w:rPr>
        <w:t>L</w:t>
      </w:r>
      <w:r w:rsidR="0045157A" w:rsidRPr="00AD0DAD">
        <w:rPr>
          <w:i/>
          <w:vertAlign w:val="subscript"/>
        </w:rPr>
        <w:t>opt_p</w:t>
      </w:r>
      <w:r w:rsidR="0045157A" w:rsidRPr="004D3E3F">
        <w:rPr>
          <w:vertAlign w:val="subscript"/>
        </w:rPr>
        <w:t>10</w:t>
      </w:r>
      <w:r w:rsidR="0045157A" w:rsidRPr="00AD0DAD">
        <w:t xml:space="preserve">, </w:t>
      </w:r>
      <w:r w:rsidR="0045157A" w:rsidRPr="00AD0DAD">
        <w:rPr>
          <w:i/>
        </w:rPr>
        <w:t>L</w:t>
      </w:r>
      <w:r w:rsidR="0045157A" w:rsidRPr="004D3E3F">
        <w:rPr>
          <w:i/>
          <w:vertAlign w:val="subscript"/>
        </w:rPr>
        <w:t>opt_m</w:t>
      </w:r>
      <w:r w:rsidR="0045157A" w:rsidRPr="004D3E3F">
        <w:rPr>
          <w:vertAlign w:val="subscript"/>
        </w:rPr>
        <w:t>10</w:t>
      </w:r>
      <w:r w:rsidR="0045157A" w:rsidRPr="00AD0DAD">
        <w:t>)</w:t>
      </w:r>
      <w:r w:rsidR="004D6C7A" w:rsidRPr="00AD0DAD">
        <w:t xml:space="preserve"> </w:t>
      </w:r>
      <w:r w:rsidR="0045157A" w:rsidRPr="00AD0DAD">
        <w:t>and percentages of fish at maturity (</w:t>
      </w:r>
      <w:r w:rsidR="0045157A" w:rsidRPr="00AD0DAD">
        <w:rPr>
          <w:i/>
        </w:rPr>
        <w:t>P</w:t>
      </w:r>
      <w:r w:rsidR="0045157A" w:rsidRPr="00AD0DAD">
        <w:rPr>
          <w:i/>
          <w:vertAlign w:val="subscript"/>
        </w:rPr>
        <w:t>mat</w:t>
      </w:r>
      <w:r w:rsidR="0045157A" w:rsidRPr="00AD0DAD">
        <w:t>), optimum length (</w:t>
      </w:r>
      <w:r w:rsidR="0045157A" w:rsidRPr="00AD0DAD">
        <w:rPr>
          <w:i/>
        </w:rPr>
        <w:t>P</w:t>
      </w:r>
      <w:r w:rsidR="0045157A" w:rsidRPr="00AD0DAD">
        <w:rPr>
          <w:i/>
          <w:vertAlign w:val="subscript"/>
        </w:rPr>
        <w:t>opt</w:t>
      </w:r>
      <w:r w:rsidR="0045157A" w:rsidRPr="00AD0DAD">
        <w:t>), and mega spawner</w:t>
      </w:r>
      <w:r w:rsidR="00E50F10" w:rsidRPr="00AD0DAD">
        <w:t>s</w:t>
      </w:r>
      <w:r w:rsidR="0045157A" w:rsidRPr="00AD0DAD">
        <w:t xml:space="preserve"> (</w:t>
      </w:r>
      <w:r w:rsidR="0045157A" w:rsidRPr="00AD0DAD">
        <w:rPr>
          <w:i/>
        </w:rPr>
        <w:t>P</w:t>
      </w:r>
      <w:r w:rsidR="0045157A" w:rsidRPr="00AD0DAD">
        <w:rPr>
          <w:i/>
          <w:vertAlign w:val="subscript"/>
        </w:rPr>
        <w:t>mega</w:t>
      </w:r>
      <w:r w:rsidR="0045157A" w:rsidRPr="00AD0DAD">
        <w:t>)</w:t>
      </w:r>
      <w:r w:rsidR="00E50F10" w:rsidRPr="00AD0DAD">
        <w:t xml:space="preserve"> with confidence intervals</w:t>
      </w:r>
      <w:r w:rsidR="008852D5">
        <w:t xml:space="preserve">) and FishSS for </w:t>
      </w:r>
      <w:r w:rsidR="00721FE4">
        <w:t xml:space="preserve">evaluating stock biomass </w:t>
      </w:r>
      <w:r w:rsidR="00BB19F3">
        <w:t>status</w:t>
      </w:r>
      <w:r w:rsidR="0045157A" w:rsidRPr="00AD0DAD">
        <w:t>.</w:t>
      </w:r>
      <w:r w:rsidR="004D6C7A" w:rsidRPr="00AD0DAD">
        <w:t xml:space="preserve"> This study also evaluated the performance of </w:t>
      </w:r>
      <w:r w:rsidR="00450A46">
        <w:t xml:space="preserve">the </w:t>
      </w:r>
      <w:r w:rsidR="00450A46" w:rsidRPr="00AD0DAD">
        <w:t>package</w:t>
      </w:r>
      <w:r w:rsidR="004D6C7A" w:rsidRPr="00AD0DAD">
        <w:t xml:space="preserve"> by </w:t>
      </w:r>
      <w:r w:rsidR="0069197D" w:rsidRPr="0069197D">
        <w:t xml:space="preserve">applying length frequency data from </w:t>
      </w:r>
      <w:proofErr w:type="spellStart"/>
      <w:r w:rsidR="0069197D" w:rsidRPr="00D330C9">
        <w:rPr>
          <w:i/>
          <w:iCs/>
        </w:rPr>
        <w:t>Sperata</w:t>
      </w:r>
      <w:proofErr w:type="spellEnd"/>
      <w:r w:rsidR="0069197D" w:rsidRPr="00D330C9">
        <w:rPr>
          <w:i/>
          <w:iCs/>
        </w:rPr>
        <w:t xml:space="preserve"> </w:t>
      </w:r>
      <w:proofErr w:type="spellStart"/>
      <w:r w:rsidR="0069197D" w:rsidRPr="00D330C9">
        <w:rPr>
          <w:i/>
          <w:iCs/>
        </w:rPr>
        <w:t>aor</w:t>
      </w:r>
      <w:proofErr w:type="spellEnd"/>
      <w:r w:rsidR="0069197D" w:rsidRPr="0069197D">
        <w:t xml:space="preserve"> collected from Kaptai Lake.</w:t>
      </w:r>
      <w:r w:rsidR="004D6C7A" w:rsidRPr="00AD0DAD">
        <w:t xml:space="preserve"> </w:t>
      </w:r>
      <w:bookmarkStart w:id="4" w:name="_Hlk198408573"/>
      <w:r w:rsidR="004D6C7A" w:rsidRPr="00AD0DAD">
        <w:t>The findings</w:t>
      </w:r>
      <w:r w:rsidR="00516100" w:rsidRPr="00AD0DAD">
        <w:t xml:space="preserve"> with a calculated optimum bin size </w:t>
      </w:r>
      <w:r w:rsidR="00850056" w:rsidRPr="00AD0DAD">
        <w:t>three</w:t>
      </w:r>
      <w:r w:rsidR="00333743">
        <w:t xml:space="preserve"> (cm)</w:t>
      </w:r>
      <w:r w:rsidR="00516100" w:rsidRPr="00AD0DAD">
        <w:t xml:space="preserve"> </w:t>
      </w:r>
      <w:r w:rsidR="004D6C7A" w:rsidRPr="00AD0DAD">
        <w:t xml:space="preserve">demonstrate its utility in producing </w:t>
      </w:r>
      <w:r w:rsidR="0032274C">
        <w:t>acceptable</w:t>
      </w:r>
      <w:r w:rsidR="0032274C" w:rsidRPr="00AD0DAD">
        <w:t xml:space="preserve"> </w:t>
      </w:r>
      <w:r w:rsidR="004D6C7A" w:rsidRPr="00AD0DAD">
        <w:t xml:space="preserve">stock assessments, with mean estimates for </w:t>
      </w:r>
      <w:r w:rsidR="004D6C7A" w:rsidRPr="00AD0DAD">
        <w:rPr>
          <w:i/>
        </w:rPr>
        <w:t>L</w:t>
      </w:r>
      <w:r w:rsidR="004D6C7A" w:rsidRPr="00AD0DAD">
        <w:rPr>
          <w:i/>
          <w:vertAlign w:val="subscript"/>
        </w:rPr>
        <w:t>max</w:t>
      </w:r>
      <w:r w:rsidR="004D6C7A" w:rsidRPr="00AD0DAD">
        <w:t xml:space="preserve">, </w:t>
      </w:r>
      <w:r w:rsidR="004D6C7A" w:rsidRPr="00AD0DAD">
        <w:rPr>
          <w:i/>
        </w:rPr>
        <w:t>L</w:t>
      </w:r>
      <w:r w:rsidR="004D6C7A" w:rsidRPr="00AD0DAD">
        <w:rPr>
          <w:i/>
          <w:vertAlign w:val="subscript"/>
        </w:rPr>
        <w:t>∞</w:t>
      </w:r>
      <w:r w:rsidR="004D6C7A" w:rsidRPr="00AD0DAD">
        <w:t xml:space="preserve">, </w:t>
      </w:r>
      <w:r w:rsidR="004D6C7A" w:rsidRPr="00AD0DAD">
        <w:rPr>
          <w:i/>
        </w:rPr>
        <w:t>L</w:t>
      </w:r>
      <w:r w:rsidR="004D6C7A" w:rsidRPr="00AD0DAD">
        <w:rPr>
          <w:i/>
          <w:vertAlign w:val="subscript"/>
        </w:rPr>
        <w:t>mat</w:t>
      </w:r>
      <w:r w:rsidR="004D6C7A" w:rsidRPr="00AD0DAD">
        <w:t xml:space="preserve">, and </w:t>
      </w:r>
      <w:r w:rsidR="004D6C7A" w:rsidRPr="00AD0DAD">
        <w:rPr>
          <w:i/>
        </w:rPr>
        <w:t>L</w:t>
      </w:r>
      <w:r w:rsidR="004D6C7A" w:rsidRPr="00AD0DAD">
        <w:rPr>
          <w:i/>
          <w:vertAlign w:val="subscript"/>
        </w:rPr>
        <w:t>opt</w:t>
      </w:r>
      <w:r w:rsidR="004D6C7A" w:rsidRPr="00AD0DAD">
        <w:t xml:space="preserve"> at </w:t>
      </w:r>
      <w:ins w:id="5" w:author="Ataher Ali" w:date="2025-06-29T03:54:00Z" w16du:dateUtc="2025-06-28T21:54:00Z">
        <w:r w:rsidR="003E79E5" w:rsidRPr="003E79E5">
          <w:t>78.01</w:t>
        </w:r>
        <w:r w:rsidR="003E79E5">
          <w:t xml:space="preserve"> </w:t>
        </w:r>
      </w:ins>
      <w:del w:id="6" w:author="Ataher Ali" w:date="2025-06-29T03:54:00Z" w16du:dateUtc="2025-06-28T21:54:00Z">
        <w:r w:rsidR="00FD3FC7" w:rsidRPr="00AD0DAD" w:rsidDel="003E79E5">
          <w:delText>74.27</w:delText>
        </w:r>
        <w:r w:rsidR="004D6C7A" w:rsidRPr="00AD0DAD" w:rsidDel="003E79E5">
          <w:delText xml:space="preserve"> </w:delText>
        </w:r>
      </w:del>
      <w:r w:rsidR="004D6C7A" w:rsidRPr="00AD0DAD">
        <w:t xml:space="preserve">cm, </w:t>
      </w:r>
      <w:ins w:id="7" w:author="Ataher Ali" w:date="2025-06-29T03:54:00Z" w16du:dateUtc="2025-06-28T21:54:00Z">
        <w:r w:rsidR="003E79E5" w:rsidRPr="003E79E5">
          <w:t>82.12</w:t>
        </w:r>
        <w:r w:rsidR="003E79E5">
          <w:t xml:space="preserve"> </w:t>
        </w:r>
      </w:ins>
      <w:del w:id="8" w:author="Ataher Ali" w:date="2025-06-29T03:54:00Z" w16du:dateUtc="2025-06-28T21:54:00Z">
        <w:r w:rsidR="00FD3FC7" w:rsidRPr="00AD0DAD" w:rsidDel="003E79E5">
          <w:delText>78.17</w:delText>
        </w:r>
        <w:r w:rsidR="004D6C7A" w:rsidRPr="00AD0DAD" w:rsidDel="003E79E5">
          <w:delText xml:space="preserve"> </w:delText>
        </w:r>
      </w:del>
      <w:r w:rsidR="004D6C7A" w:rsidRPr="00AD0DAD">
        <w:t xml:space="preserve">cm, </w:t>
      </w:r>
      <w:ins w:id="9" w:author="Ataher Ali" w:date="2025-06-29T03:55:00Z" w16du:dateUtc="2025-06-28T21:55:00Z">
        <w:r w:rsidR="003E79E5" w:rsidRPr="003E79E5">
          <w:t>43.73</w:t>
        </w:r>
        <w:r w:rsidR="003E79E5">
          <w:t xml:space="preserve"> </w:t>
        </w:r>
      </w:ins>
      <w:del w:id="10" w:author="Ataher Ali" w:date="2025-06-29T03:55:00Z" w16du:dateUtc="2025-06-28T21:55:00Z">
        <w:r w:rsidR="00FD3FC7" w:rsidRPr="00AD0DAD" w:rsidDel="003E79E5">
          <w:delText>41.83</w:delText>
        </w:r>
        <w:r w:rsidR="004D6C7A" w:rsidRPr="00AD0DAD" w:rsidDel="003E79E5">
          <w:delText xml:space="preserve"> </w:delText>
        </w:r>
      </w:del>
      <w:r w:rsidR="004D6C7A" w:rsidRPr="00AD0DAD">
        <w:t xml:space="preserve">cm, and </w:t>
      </w:r>
      <w:ins w:id="11" w:author="Ataher Ali" w:date="2025-06-29T03:55:00Z" w16du:dateUtc="2025-06-28T21:55:00Z">
        <w:r w:rsidR="003E79E5" w:rsidRPr="003E79E5">
          <w:t>47.03</w:t>
        </w:r>
        <w:r w:rsidR="003E79E5">
          <w:t xml:space="preserve"> </w:t>
        </w:r>
      </w:ins>
      <w:del w:id="12" w:author="Ataher Ali" w:date="2025-06-29T03:55:00Z" w16du:dateUtc="2025-06-28T21:55:00Z">
        <w:r w:rsidR="00FD3FC7" w:rsidRPr="00AD0DAD" w:rsidDel="003E79E5">
          <w:delText>44.77</w:delText>
        </w:r>
        <w:r w:rsidR="004D6C7A" w:rsidRPr="00AD0DAD" w:rsidDel="003E79E5">
          <w:delText xml:space="preserve"> </w:delText>
        </w:r>
      </w:del>
      <w:r w:rsidR="004D6C7A" w:rsidRPr="00AD0DAD">
        <w:t>cm, respectively,</w:t>
      </w:r>
      <w:r w:rsidR="00FD3FC7" w:rsidRPr="00AD0DAD">
        <w:t xml:space="preserve"> as well as respective</w:t>
      </w:r>
      <w:r w:rsidR="004D6C7A" w:rsidRPr="00AD0DAD">
        <w:t xml:space="preserve"> confidence intervals.</w:t>
      </w:r>
      <w:r w:rsidR="00E50F10" w:rsidRPr="00AD0DAD">
        <w:t xml:space="preserve"> </w:t>
      </w:r>
      <w:bookmarkEnd w:id="4"/>
      <w:r w:rsidR="00E50F10" w:rsidRPr="00AD0DAD">
        <w:t>Besides, p</w:t>
      </w:r>
      <w:r w:rsidR="004D6C7A" w:rsidRPr="00AD0DAD">
        <w:t xml:space="preserve">ercentages of </w:t>
      </w:r>
      <w:r w:rsidR="0012697D">
        <w:t>sexual</w:t>
      </w:r>
      <w:r w:rsidR="004165A2">
        <w:t>ly</w:t>
      </w:r>
      <w:r w:rsidR="004D6C7A" w:rsidRPr="00AD0DAD">
        <w:t xml:space="preserve"> matur</w:t>
      </w:r>
      <w:r w:rsidR="004165A2">
        <w:t xml:space="preserve">e </w:t>
      </w:r>
      <w:r w:rsidR="004165A2" w:rsidRPr="00AD0DAD">
        <w:t>fish</w:t>
      </w:r>
      <w:r w:rsidR="004D6C7A" w:rsidRPr="00AD0DAD">
        <w:t>, optimum length, and mega spawner</w:t>
      </w:r>
      <w:r w:rsidR="00CA7F44" w:rsidRPr="00AD0DAD">
        <w:t>s</w:t>
      </w:r>
      <w:r w:rsidR="004D6C7A" w:rsidRPr="00AD0DAD">
        <w:t xml:space="preserve"> are </w:t>
      </w:r>
      <w:ins w:id="13" w:author="Ataher Ali" w:date="2025-06-29T03:55:00Z" w16du:dateUtc="2025-06-28T21:55:00Z">
        <w:r w:rsidR="003E79E5" w:rsidRPr="003E79E5">
          <w:t>2.04</w:t>
        </w:r>
      </w:ins>
      <w:del w:id="14" w:author="Ataher Ali" w:date="2025-06-29T03:55:00Z" w16du:dateUtc="2025-06-28T21:55:00Z">
        <w:r w:rsidR="004D6C7A" w:rsidRPr="00AD0DAD" w:rsidDel="003E79E5">
          <w:delText>12.</w:delText>
        </w:r>
        <w:r w:rsidR="00D7267C" w:rsidRPr="00AD0DAD" w:rsidDel="003E79E5">
          <w:delText>48</w:delText>
        </w:r>
      </w:del>
      <w:r w:rsidR="004D6C7A" w:rsidRPr="00AD0DAD">
        <w:t xml:space="preserve">%, </w:t>
      </w:r>
      <w:ins w:id="15" w:author="Ataher Ali" w:date="2025-06-29T03:56:00Z" w16du:dateUtc="2025-06-28T21:56:00Z">
        <w:r w:rsidR="003E79E5" w:rsidRPr="003E79E5">
          <w:t>2.38</w:t>
        </w:r>
      </w:ins>
      <w:del w:id="16" w:author="Ataher Ali" w:date="2025-06-29T03:56:00Z" w16du:dateUtc="2025-06-28T21:56:00Z">
        <w:r w:rsidR="00D7267C" w:rsidRPr="00AD0DAD" w:rsidDel="003E79E5">
          <w:delText>9.03</w:delText>
        </w:r>
      </w:del>
      <w:r w:rsidR="004D6C7A" w:rsidRPr="00AD0DAD">
        <w:t xml:space="preserve">%, and </w:t>
      </w:r>
      <w:ins w:id="17" w:author="Ataher Ali" w:date="2025-06-29T03:56:00Z" w16du:dateUtc="2025-06-28T21:56:00Z">
        <w:r w:rsidR="003E79E5" w:rsidRPr="003E79E5">
          <w:t>0.35</w:t>
        </w:r>
      </w:ins>
      <w:del w:id="18" w:author="Ataher Ali" w:date="2025-06-29T03:56:00Z" w16du:dateUtc="2025-06-28T21:56:00Z">
        <w:r w:rsidR="00D7267C" w:rsidRPr="00AD0DAD" w:rsidDel="003E79E5">
          <w:delText>5.09</w:delText>
        </w:r>
      </w:del>
      <w:r w:rsidR="004D6C7A" w:rsidRPr="00AD0DAD">
        <w:t>%, against targets of 100%</w:t>
      </w:r>
      <w:r w:rsidR="00D7267C" w:rsidRPr="00AD0DAD">
        <w:t>, 100%</w:t>
      </w:r>
      <w:r w:rsidR="00516100" w:rsidRPr="00AD0DAD">
        <w:t>,</w:t>
      </w:r>
      <w:r w:rsidR="004D6C7A" w:rsidRPr="00AD0DAD">
        <w:t xml:space="preserve"> and 20%</w:t>
      </w:r>
      <w:r w:rsidR="00511DC4" w:rsidRPr="00AD0DAD">
        <w:t xml:space="preserve"> respectively</w:t>
      </w:r>
      <w:r w:rsidR="004D6C7A" w:rsidRPr="00AD0DAD">
        <w:t xml:space="preserve">. By integrating advanced statistical methods and user-friendly interfaces, aLBI enables effective monitoring of fish populations and informed decision-making. </w:t>
      </w:r>
      <w:bookmarkStart w:id="19" w:name="_Hlk198408399"/>
      <w:r w:rsidR="004D6C7A" w:rsidRPr="00AD0DAD">
        <w:t>Tested on various</w:t>
      </w:r>
      <w:r w:rsidR="0092010E" w:rsidRPr="00AD0DAD">
        <w:t xml:space="preserve"> bin size</w:t>
      </w:r>
      <w:r w:rsidR="003378CC" w:rsidRPr="00AD0DAD">
        <w:t xml:space="preserve"> (1</w:t>
      </w:r>
      <w:r w:rsidR="004D3BBE">
        <w:t xml:space="preserve"> to</w:t>
      </w:r>
      <w:r w:rsidR="00984D77">
        <w:t xml:space="preserve"> </w:t>
      </w:r>
      <w:r w:rsidR="003378CC" w:rsidRPr="00AD0DAD">
        <w:t>5</w:t>
      </w:r>
      <w:r w:rsidR="00B55F68">
        <w:t xml:space="preserve"> cm</w:t>
      </w:r>
      <w:r w:rsidR="003378CC" w:rsidRPr="00AD0DAD">
        <w:t>)</w:t>
      </w:r>
      <w:r w:rsidR="0092010E" w:rsidRPr="00AD0DAD">
        <w:t xml:space="preserve"> </w:t>
      </w:r>
      <w:r w:rsidR="00850056" w:rsidRPr="00AD0DAD">
        <w:t xml:space="preserve">with </w:t>
      </w:r>
      <w:r w:rsidR="0072033B">
        <w:t>the collected</w:t>
      </w:r>
      <w:r w:rsidR="0072033B" w:rsidRPr="00AD0DAD">
        <w:t xml:space="preserve"> </w:t>
      </w:r>
      <w:r w:rsidR="0072033B">
        <w:t>length frequency data</w:t>
      </w:r>
      <w:r w:rsidR="00CC4AC1">
        <w:t xml:space="preserve"> </w:t>
      </w:r>
      <w:r w:rsidR="00CC4AC1" w:rsidRPr="004D3E3F">
        <w:rPr>
          <w:i/>
          <w:iCs/>
        </w:rPr>
        <w:t>S</w:t>
      </w:r>
      <w:r w:rsidR="00CC4AC1">
        <w:rPr>
          <w:i/>
          <w:iCs/>
        </w:rPr>
        <w:t>.</w:t>
      </w:r>
      <w:r w:rsidR="00CC4AC1" w:rsidRPr="004D3E3F">
        <w:rPr>
          <w:i/>
          <w:iCs/>
        </w:rPr>
        <w:t xml:space="preserve"> </w:t>
      </w:r>
      <w:proofErr w:type="spellStart"/>
      <w:r w:rsidR="00CC4AC1" w:rsidRPr="004D3E3F">
        <w:rPr>
          <w:i/>
          <w:iCs/>
        </w:rPr>
        <w:t>aor</w:t>
      </w:r>
      <w:proofErr w:type="spellEnd"/>
      <w:r w:rsidR="0092010E" w:rsidRPr="00AD0DAD">
        <w:t>,</w:t>
      </w:r>
      <w:r w:rsidR="004D6C7A" w:rsidRPr="00AD0DAD">
        <w:t xml:space="preserve"> the package</w:t>
      </w:r>
      <w:r w:rsidR="00BD0005">
        <w:t xml:space="preserve"> </w:t>
      </w:r>
      <w:r w:rsidR="00BD0005" w:rsidRPr="00AD0DAD">
        <w:t>perform</w:t>
      </w:r>
      <w:r w:rsidR="00BD0005">
        <w:t>ed</w:t>
      </w:r>
      <w:r w:rsidR="004D6C7A" w:rsidRPr="00AD0DAD">
        <w:t xml:space="preserve"> consistently. </w:t>
      </w:r>
      <w:bookmarkEnd w:id="19"/>
      <w:r w:rsidR="004D6C7A" w:rsidRPr="00AD0DAD">
        <w:t>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r w:rsidR="00984D77">
        <w:t xml:space="preserve"> </w:t>
      </w:r>
    </w:p>
    <w:p w14:paraId="0FE62775" w14:textId="7455CAA7" w:rsidR="00B02B2F" w:rsidRDefault="00B02B2F" w:rsidP="004719B0">
      <w:pPr>
        <w:tabs>
          <w:tab w:val="left" w:pos="1140"/>
        </w:tabs>
        <w:ind w:firstLine="0"/>
      </w:pPr>
    </w:p>
    <w:p w14:paraId="1A4C4C66" w14:textId="77777777" w:rsidR="00B02B2F" w:rsidRDefault="00B02B2F" w:rsidP="004719B0">
      <w:pPr>
        <w:tabs>
          <w:tab w:val="left" w:pos="1140"/>
        </w:tabs>
        <w:ind w:firstLine="0"/>
      </w:pPr>
    </w:p>
    <w:p w14:paraId="6885FE27" w14:textId="77777777" w:rsidR="00984D77" w:rsidRPr="00AD0DAD" w:rsidRDefault="00984D77" w:rsidP="00984D77">
      <w:pPr>
        <w:tabs>
          <w:tab w:val="left" w:pos="1140"/>
        </w:tabs>
        <w:ind w:firstLine="0"/>
      </w:pPr>
      <w:r w:rsidRPr="00AD0DAD">
        <w:rPr>
          <w:b/>
          <w:bCs/>
        </w:rPr>
        <w:t>Key words:</w:t>
      </w:r>
      <w:r w:rsidRPr="00AD0DAD">
        <w:t xml:space="preserve"> R package development, stock assessment, aLBI, length-based indicators (LBIs), target biomass, limit biomass, Kaptai Lake.</w:t>
      </w:r>
    </w:p>
    <w:p w14:paraId="70B89EAE" w14:textId="45C66CEE" w:rsidR="00C46275" w:rsidRPr="00AD0DAD" w:rsidRDefault="00C46275" w:rsidP="004719B0">
      <w:r w:rsidRPr="00AD0DAD">
        <w:br w:type="page"/>
      </w:r>
    </w:p>
    <w:p w14:paraId="50782E86" w14:textId="63356C32" w:rsidR="00835E34" w:rsidRPr="003E5ED7" w:rsidRDefault="002C2D0A" w:rsidP="0099263C">
      <w:pPr>
        <w:pStyle w:val="Heading1"/>
        <w:rPr>
          <w:sz w:val="24"/>
          <w:szCs w:val="24"/>
        </w:rPr>
      </w:pPr>
      <w:bookmarkStart w:id="20" w:name="_Toc171390598"/>
      <w:bookmarkStart w:id="21" w:name="_Toc171391871"/>
      <w:bookmarkStart w:id="22" w:name="_Toc171463471"/>
      <w:r w:rsidRPr="003E5ED7">
        <w:rPr>
          <w:sz w:val="24"/>
          <w:szCs w:val="24"/>
        </w:rPr>
        <w:t>INTRODUCTION</w:t>
      </w:r>
      <w:bookmarkEnd w:id="20"/>
      <w:bookmarkEnd w:id="21"/>
      <w:bookmarkEnd w:id="22"/>
    </w:p>
    <w:p w14:paraId="7630EA3E" w14:textId="2617C356" w:rsidR="001608E3" w:rsidRPr="00AD0DAD" w:rsidRDefault="00A10F6F" w:rsidP="004719B0">
      <w:pPr>
        <w:ind w:firstLine="0"/>
      </w:pPr>
      <w:r>
        <w:t xml:space="preserve">Effective fisheries management has become a global concern due to the rapid increase in over-exploited fish stocks worldwide. Addressing this issue requires the development and implementation of effective management policies to ensure the sustainability and recovery of these stocks. </w:t>
      </w:r>
      <w:r w:rsidR="00A1331B" w:rsidRPr="00AD0DAD">
        <w:fldChar w:fldCharType="begin"/>
      </w:r>
      <w:r w:rsidR="006E1EC7" w:rsidRPr="00AD0DAD">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AD0DAD">
        <w:fldChar w:fldCharType="separate"/>
      </w:r>
      <w:r w:rsidR="00A1331B" w:rsidRPr="00AD0DAD">
        <w:t>(Hilborn &amp; Walters, 1992; FAO, 2020)</w:t>
      </w:r>
      <w:r w:rsidR="00A1331B" w:rsidRPr="00AD0DAD">
        <w:fldChar w:fldCharType="end"/>
      </w:r>
      <w:r w:rsidR="00FD622B" w:rsidRPr="00AD0DAD">
        <w:t xml:space="preserve">. </w:t>
      </w:r>
      <w:r>
        <w:t xml:space="preserve">Robust and well tested fish stock assessment plays critical roles in providing reliable estimates of different reference points, which form the basis for informed policy-making. Scientifically sound stock assessments provide the information that are necessary to implement conservation measures such as fishing quotas, effort controls, and gear modifications. These measures are essential for balancing resource exploitation with conservation, reducing fish stock depletion rates, and preventing the collapse of fisheries </w:t>
      </w:r>
      <w:r w:rsidR="00A1331B" w:rsidRPr="00AD0DAD">
        <w:fldChar w:fldCharType="begin"/>
      </w:r>
      <w:r w:rsidR="00A1331B" w:rsidRPr="00AD0DAD">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AD0DAD">
        <w:fldChar w:fldCharType="separate"/>
      </w:r>
      <w:r w:rsidR="00A1331B" w:rsidRPr="00AD0DAD">
        <w:t>(Pilling et al., 2008</w:t>
      </w:r>
      <w:r w:rsidR="00FF56D5">
        <w:t>; Punt et al., 2016; Punt et al., 2020</w:t>
      </w:r>
      <w:r w:rsidR="00A1331B" w:rsidRPr="00AD0DAD">
        <w:t>)</w:t>
      </w:r>
      <w:r w:rsidR="00A1331B" w:rsidRPr="00AD0DAD">
        <w:fldChar w:fldCharType="end"/>
      </w:r>
      <w:r w:rsidR="00A1331B" w:rsidRPr="00AD0DAD">
        <w:t>.</w:t>
      </w:r>
      <w:r w:rsidR="00692764" w:rsidRPr="00AD0DAD">
        <w:t xml:space="preserve"> T</w:t>
      </w:r>
      <w:r w:rsidR="00377A09" w:rsidRPr="00AD0DAD">
        <w:t>hus, knowledge about the population status is critical for effective management</w:t>
      </w:r>
      <w:r w:rsidR="008A1BC6" w:rsidRPr="00AD0DAD">
        <w:t xml:space="preserve"> (Alam et al., 2021)</w:t>
      </w:r>
      <w:r w:rsidR="00377A09" w:rsidRPr="00AD0DAD">
        <w:t xml:space="preserve">. However, </w:t>
      </w:r>
      <w:r w:rsidR="00767363">
        <w:t xml:space="preserve">traditional stock assessment methods require extensive and high-quality data, such as time-series data on catch and effort, size composition, and life history parameters. As a result, these methods are often difficult to apply to most fish stocks, particularly in developing countries, where data limitations are common. Moreover, the lack of resources and political will further compounds these challenges, hindering effective fisheries management in these regions. </w:t>
      </w:r>
      <w:r w:rsidR="00377A09" w:rsidRPr="00AD0DAD">
        <w:t xml:space="preserve">(Hilborn and Walters, 1992; Scott et al., 2016). </w:t>
      </w:r>
      <w:r w:rsidR="008A1BC6" w:rsidRPr="00AD0DAD">
        <w:t xml:space="preserve">Given this situation, several </w:t>
      </w:r>
      <w:r w:rsidR="00377A09" w:rsidRPr="00AD0DAD">
        <w:t xml:space="preserve">stock assessment methods </w:t>
      </w:r>
      <w:r w:rsidR="008A1BC6" w:rsidRPr="00AD0DAD">
        <w:t xml:space="preserve">have been developed </w:t>
      </w:r>
      <w:r w:rsidR="00377A09" w:rsidRPr="00AD0DAD">
        <w:t>for data-limited fisheries</w:t>
      </w:r>
      <w:bookmarkStart w:id="23" w:name="_Hlk202138314"/>
      <w:r w:rsidR="00377A09" w:rsidRPr="00AD0DAD">
        <w:t>.</w:t>
      </w:r>
      <w:r w:rsidR="008A1BC6" w:rsidRPr="00AD0DAD">
        <w:t xml:space="preserve"> Among t</w:t>
      </w:r>
      <w:r w:rsidR="00377A09" w:rsidRPr="00AD0DAD">
        <w:t>hese methods</w:t>
      </w:r>
      <w:r w:rsidR="00915D28" w:rsidRPr="00AD0DAD">
        <w:t>,</w:t>
      </w:r>
      <w:r w:rsidR="00377A09" w:rsidRPr="00AD0DAD">
        <w:t xml:space="preserve"> </w:t>
      </w:r>
      <w:r w:rsidR="00915D28" w:rsidRPr="00AD0DAD">
        <w:t>some require yearly</w:t>
      </w:r>
      <w:r w:rsidR="00377A09" w:rsidRPr="00AD0DAD">
        <w:t xml:space="preserve"> landing data and life history parameters</w:t>
      </w:r>
      <w:r w:rsidR="00850056" w:rsidRPr="00AD0DAD">
        <w:t xml:space="preserve"> (i.e., natural mortality, maximum age, age at maturity</w:t>
      </w:r>
      <w:ins w:id="24" w:author="Ataher Ali" w:date="2025-06-28T04:25:00Z" w16du:dateUtc="2025-06-27T22:25:00Z">
        <w:r w:rsidR="00982ABC">
          <w:t xml:space="preserve">; </w:t>
        </w:r>
      </w:ins>
      <w:del w:id="25" w:author="Ataher Ali" w:date="2025-06-28T04:25:00Z" w16du:dateUtc="2025-06-27T22:25:00Z">
        <w:r w:rsidR="00850056" w:rsidRPr="00AD0DAD" w:rsidDel="00982ABC">
          <w:delText>)</w:delText>
        </w:r>
        <w:r w:rsidR="00915D28" w:rsidRPr="00AD0DAD" w:rsidDel="00982ABC">
          <w:delText xml:space="preserve"> </w:delText>
        </w:r>
        <w:r w:rsidR="00377A09" w:rsidRPr="00AD0DAD" w:rsidDel="00982ABC">
          <w:delText>(</w:delText>
        </w:r>
      </w:del>
      <w:r w:rsidR="00377A09" w:rsidRPr="00AD0DAD">
        <w:t>Martell and Froese, 2013; Thorson and Cope, 2015;</w:t>
      </w:r>
      <w:r w:rsidR="00FF56D5">
        <w:t xml:space="preserve"> Prince et al., 2015;</w:t>
      </w:r>
      <w:r w:rsidR="00377A09" w:rsidRPr="00AD0DAD">
        <w:t xml:space="preserve"> Zhou et al., 2017; Free et al., 2017; Canales et al., 2018), </w:t>
      </w:r>
      <w:r w:rsidR="00915D28" w:rsidRPr="00AD0DAD">
        <w:t xml:space="preserve">while other require </w:t>
      </w:r>
      <w:r w:rsidR="00377A09" w:rsidRPr="00AD0DAD">
        <w:t>length-frequency data in cohort analysis models (Hordyk et al., 2014;</w:t>
      </w:r>
      <w:r w:rsidR="003904C3">
        <w:t xml:space="preserve"> Nelson, 2017;</w:t>
      </w:r>
      <w:r w:rsidR="00377A09" w:rsidRPr="00AD0DAD">
        <w:t xml:space="preserve"> Froese et al., 2018; Prince et al., 2015; Rudd and Thorson, 2018; Ault et al., 2019). </w:t>
      </w:r>
      <w:bookmarkEnd w:id="23"/>
      <w:r w:rsidR="00377A09" w:rsidRPr="00AD0DAD">
        <w:t>Collecting length-frequency data is often more straightforward and cost-effective than gathering</w:t>
      </w:r>
      <w:r w:rsidR="00915D28" w:rsidRPr="00AD0DAD">
        <w:t xml:space="preserve"> of landing</w:t>
      </w:r>
      <w:r w:rsidR="00377A09" w:rsidRPr="00AD0DAD">
        <w:t xml:space="preserve"> data, and the resultant data tend to be more reliable (Chong et al., 20</w:t>
      </w:r>
      <w:r w:rsidR="000207B3" w:rsidRPr="00AD0DAD">
        <w:t>20</w:t>
      </w:r>
      <w:r w:rsidR="00377A09" w:rsidRPr="00AD0DAD">
        <w:t>; Pilling et al., 2008; Hordyk et al., 2015; Mildenberger et al., 2017; Froese et al., 2018).</w:t>
      </w:r>
    </w:p>
    <w:p w14:paraId="77360D86" w14:textId="18F63A75" w:rsidR="00257E0C" w:rsidRPr="00AD0DAD" w:rsidRDefault="00BD089D" w:rsidP="00A96884">
      <w:pPr>
        <w:ind w:firstLine="0"/>
      </w:pPr>
      <w:r w:rsidRPr="00AD0DAD">
        <w:t>Thus,</w:t>
      </w:r>
      <w:r w:rsidR="004F2DC4" w:rsidRPr="00AD0DAD">
        <w:t xml:space="preserve">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w:t>
      </w:r>
      <w:r w:rsidR="001757E6">
        <w:t>; Gelman &amp; Shalizi 2013</w:t>
      </w:r>
      <w:r w:rsidR="004F2DC4" w:rsidRPr="00AD0DAD">
        <w:t>). One consistent approach to find length frequency information is to look at fish landings or market samples</w:t>
      </w:r>
      <w:r w:rsidR="000B0A23" w:rsidRPr="00AD0DAD">
        <w:t>.</w:t>
      </w:r>
      <w:ins w:id="26" w:author="Ataher Ali" w:date="2025-06-28T04:31:00Z" w16du:dateUtc="2025-06-27T22:31:00Z">
        <w:r w:rsidR="00320B0A">
          <w:t xml:space="preserve"> </w:t>
        </w:r>
        <w:bookmarkStart w:id="27" w:name="_Hlk202138014"/>
        <w:r w:rsidR="00320B0A" w:rsidRPr="00320B0A">
          <w:t>While lengths can provide valuable insights for stock assessment, this is true only under certain applications; for example, the Length-Based Spawning Potential Ratio (LBSPR) method does not estimate recruitment, growth, or natural mortality, as these are assumed values.</w:t>
        </w:r>
      </w:ins>
      <w:ins w:id="28" w:author="Ataher Ali" w:date="2025-06-28T04:33:00Z" w16du:dateUtc="2025-06-27T22:33:00Z">
        <w:r w:rsidR="00320B0A">
          <w:t xml:space="preserve"> Nevertheless, the application of length frequency data-based stock assessment models has become increasingly popular, particular</w:t>
        </w:r>
      </w:ins>
      <w:ins w:id="29" w:author="Ataher Ali" w:date="2025-06-28T04:34:00Z" w16du:dateUtc="2025-06-27T22:34:00Z">
        <w:r w:rsidR="00320B0A">
          <w:t xml:space="preserve">ly in areas with low financial and technological resources </w:t>
        </w:r>
      </w:ins>
      <w:del w:id="30" w:author="Ataher Ali" w:date="2025-06-28T04:32:00Z" w16du:dateUtc="2025-06-27T22:32:00Z">
        <w:r w:rsidR="000B0A23" w:rsidRPr="00AD0DAD" w:rsidDel="00320B0A">
          <w:delText xml:space="preserve"> </w:delText>
        </w:r>
      </w:del>
      <w:del w:id="31" w:author="Ataher Ali" w:date="2025-06-28T04:34:00Z" w16du:dateUtc="2025-06-27T22:34:00Z">
        <w:r w:rsidRPr="00AD0DAD" w:rsidDel="00320B0A">
          <w:delText>Due to their</w:delText>
        </w:r>
        <w:r w:rsidR="004F2DC4" w:rsidRPr="00AD0DAD" w:rsidDel="00320B0A">
          <w:delText xml:space="preserve"> economic </w:delText>
        </w:r>
        <w:r w:rsidRPr="00AD0DAD" w:rsidDel="00320B0A">
          <w:delText xml:space="preserve">viability </w:delText>
        </w:r>
        <w:r w:rsidR="004F2DC4" w:rsidRPr="00AD0DAD" w:rsidDel="00320B0A">
          <w:delText>and readily accessib</w:delText>
        </w:r>
        <w:r w:rsidRPr="00AD0DAD" w:rsidDel="00320B0A">
          <w:delText>ility</w:delText>
        </w:r>
        <w:r w:rsidR="000B0A23" w:rsidRPr="00AD0DAD" w:rsidDel="00320B0A">
          <w:delText xml:space="preserve"> application of length frequency database</w:delText>
        </w:r>
        <w:r w:rsidR="00CB37A1" w:rsidRPr="00AD0DAD" w:rsidDel="00320B0A">
          <w:delText>d</w:delText>
        </w:r>
        <w:r w:rsidR="000B0A23" w:rsidRPr="00AD0DAD" w:rsidDel="00320B0A">
          <w:delText xml:space="preserve"> stock assessment models</w:delText>
        </w:r>
        <w:r w:rsidR="00CB37A1" w:rsidRPr="00AD0DAD" w:rsidDel="00320B0A">
          <w:delText xml:space="preserve"> become</w:delText>
        </w:r>
        <w:r w:rsidR="000B0A23" w:rsidRPr="00AD0DAD" w:rsidDel="00320B0A">
          <w:delText xml:space="preserve"> increasingly popular, particularly in areas with low financial and technological resources</w:delText>
        </w:r>
        <w:r w:rsidR="007F0708" w:rsidRPr="00AD0DAD" w:rsidDel="00320B0A">
          <w:delText xml:space="preserve"> </w:delText>
        </w:r>
      </w:del>
      <w:r w:rsidR="004555EF" w:rsidRPr="00AD0DAD">
        <w:t>(</w:t>
      </w:r>
      <w:r w:rsidR="004F2DC4" w:rsidRPr="00AD0DAD">
        <w:t>Gayanilo &amp; Sparre et al., 2005</w:t>
      </w:r>
      <w:r w:rsidR="000B0A23" w:rsidRPr="00AD0DAD">
        <w:t>; Hoggarth et al., 2006</w:t>
      </w:r>
      <w:r w:rsidR="004555EF" w:rsidRPr="00AD0DAD">
        <w:t>)</w:t>
      </w:r>
      <w:r w:rsidR="000B0A23" w:rsidRPr="00AD0DAD">
        <w:t>.</w:t>
      </w:r>
    </w:p>
    <w:bookmarkEnd w:id="27"/>
    <w:p w14:paraId="36C7664F" w14:textId="379D418A" w:rsidR="00540F81" w:rsidRDefault="00826451" w:rsidP="004719B0">
      <w:pPr>
        <w:ind w:firstLine="0"/>
        <w:rPr>
          <w:ins w:id="32" w:author="Ataher Ali" w:date="2025-06-30T01:09:00Z" w16du:dateUtc="2025-06-29T19:09:00Z"/>
        </w:rPr>
      </w:pPr>
      <w:r w:rsidRPr="000A534D">
        <w:rPr>
          <w:rFonts w:eastAsia="Times New Roman"/>
        </w:rPr>
        <w:t xml:space="preserve">To address data limitations in fish stock assessment, scientists have developed various methods </w:t>
      </w:r>
      <w:r>
        <w:rPr>
          <w:rFonts w:eastAsia="Times New Roman"/>
        </w:rPr>
        <w:t>based</w:t>
      </w:r>
      <w:r w:rsidRPr="000A534D">
        <w:rPr>
          <w:rFonts w:eastAsia="Times New Roman"/>
        </w:rPr>
        <w:t xml:space="preserve"> on </w:t>
      </w:r>
      <w:r>
        <w:rPr>
          <w:rFonts w:eastAsia="Times New Roman"/>
        </w:rPr>
        <w:t>length-</w:t>
      </w:r>
      <w:r w:rsidRPr="000A534D">
        <w:rPr>
          <w:rFonts w:eastAsia="Times New Roman"/>
        </w:rPr>
        <w:t>frequency data</w:t>
      </w:r>
      <w:r>
        <w:rPr>
          <w:rFonts w:eastAsia="Times New Roman"/>
        </w:rPr>
        <w:t xml:space="preserve"> </w:t>
      </w:r>
      <w:r w:rsidR="00B219B3" w:rsidRPr="00AD0DAD">
        <w:t>(Mildenberger et al., 2017; Hordyk et al., 2015; Froese et al., 2018; Froese, 2004)</w:t>
      </w:r>
      <w:r w:rsidR="0074539D" w:rsidRPr="00AD0DAD">
        <w:t>.</w:t>
      </w:r>
      <w:r>
        <w:t xml:space="preserve"> </w:t>
      </w:r>
      <w:r w:rsidRPr="000A534D">
        <w:rPr>
          <w:rFonts w:eastAsia="Times New Roman"/>
        </w:rPr>
        <w:t>These methods have gained popularity due to the simplicity of collecting length data, which is readily available from landing centers and fish markets</w:t>
      </w:r>
      <w:r>
        <w:rPr>
          <w:rFonts w:eastAsia="Times New Roman"/>
        </w:rPr>
        <w:t xml:space="preserve">. </w:t>
      </w:r>
      <w:r w:rsidRPr="000A534D">
        <w:rPr>
          <w:rFonts w:eastAsia="Times New Roman"/>
        </w:rPr>
        <w:t xml:space="preserve">Among these approaches, the length-based indicators proposed by Froese (2004) stand out for their straightforward methodology and outputs </w:t>
      </w:r>
      <w:r>
        <w:rPr>
          <w:rFonts w:eastAsia="Times New Roman"/>
        </w:rPr>
        <w:t xml:space="preserve">that are easily understood by all </w:t>
      </w:r>
      <w:r w:rsidRPr="000A534D">
        <w:rPr>
          <w:rFonts w:eastAsia="Times New Roman"/>
        </w:rPr>
        <w:t>stakeholders, from fishermen to policymakers. This method evaluates stock health by determining whether a stock is experiencing growth or recruitment overfishing, and whether the spawning biomass is at or below reference points. In extreme data-poor situations, this approach remains an effective and practical tool for fisheries management</w:t>
      </w:r>
      <w:r w:rsidR="00B22BB8">
        <w:rPr>
          <w:rFonts w:eastAsia="Times New Roman"/>
        </w:rPr>
        <w:t xml:space="preserve"> if</w:t>
      </w:r>
      <w:r w:rsidR="00B22BB8">
        <w:t xml:space="preserve"> the methods properly interpret selectivity</w:t>
      </w:r>
      <w:r w:rsidRPr="000A534D">
        <w:rPr>
          <w:rFonts w:eastAsia="Times New Roman"/>
        </w:rPr>
        <w:t>, promoting the sustainability of fish stocks</w:t>
      </w:r>
      <w:r>
        <w:rPr>
          <w:rFonts w:eastAsia="Times New Roman"/>
        </w:rPr>
        <w:t xml:space="preserve"> </w:t>
      </w:r>
      <w:r w:rsidR="00EF7CBB" w:rsidRPr="00AD0DAD">
        <w:t>(Froese, 2004; Cope &amp; Punt, 2009). By simplifying the evaluation of stock sustainability, these metrics serve as practical tools for both scientific research and fisheries management in data-limited settings.</w:t>
      </w:r>
      <w:r w:rsidR="000902F7" w:rsidRPr="00AD0DAD">
        <w:t xml:space="preserve"> </w:t>
      </w:r>
      <w:r w:rsidR="004630C3" w:rsidRPr="004630C3">
        <w:t>Therefore, this study aims to develop a simple, robust, and user-friendly R package, “aLBI,” to estimate Froese’s length-based indicators (LBIs)—such as the proportion of mature individuals (</w:t>
      </w:r>
      <w:r w:rsidR="004630C3" w:rsidRPr="00174909">
        <w:rPr>
          <w:i/>
          <w:iCs/>
        </w:rPr>
        <w:t>P</w:t>
      </w:r>
      <w:r w:rsidR="004630C3" w:rsidRPr="00174909">
        <w:rPr>
          <w:i/>
          <w:iCs/>
          <w:vertAlign w:val="subscript"/>
        </w:rPr>
        <w:t>mat</w:t>
      </w:r>
      <w:r w:rsidR="004630C3" w:rsidRPr="004630C3">
        <w:t>), optimally sized fish (</w:t>
      </w:r>
      <w:r w:rsidR="004630C3" w:rsidRPr="00174909">
        <w:rPr>
          <w:i/>
          <w:iCs/>
        </w:rPr>
        <w:t>P</w:t>
      </w:r>
      <w:r w:rsidR="004630C3" w:rsidRPr="00174909">
        <w:rPr>
          <w:i/>
          <w:iCs/>
          <w:vertAlign w:val="subscript"/>
        </w:rPr>
        <w:t>opt</w:t>
      </w:r>
      <w:r w:rsidR="004630C3" w:rsidRPr="004630C3">
        <w:t>), and large, older fish (</w:t>
      </w:r>
      <w:r w:rsidR="004630C3" w:rsidRPr="00174909">
        <w:rPr>
          <w:i/>
          <w:iCs/>
        </w:rPr>
        <w:t>P</w:t>
      </w:r>
      <w:r w:rsidR="004630C3" w:rsidRPr="00174909">
        <w:rPr>
          <w:i/>
          <w:iCs/>
          <w:vertAlign w:val="subscript"/>
        </w:rPr>
        <w:t>mega</w:t>
      </w:r>
      <w:r w:rsidR="004630C3" w:rsidRPr="004630C3">
        <w:t>)—directly from length-frequency data. The package also incorporates a decision-tree approach proposed by Cope and Punt (2009) to evaluate current stock biomass status relative to biological reference points, accounting for gear selectivity. The automated procedures of the package make it an easy-to-use and valuable tool for fisheries researchers and managers, especially in data-limited contexts.</w:t>
      </w:r>
    </w:p>
    <w:p w14:paraId="51A32AD5" w14:textId="77777777" w:rsidR="0007699B" w:rsidRDefault="0007699B" w:rsidP="004719B0">
      <w:pPr>
        <w:ind w:firstLine="0"/>
      </w:pPr>
    </w:p>
    <w:p w14:paraId="26E82BDE" w14:textId="704E3386" w:rsidR="0099263C" w:rsidDel="0007699B" w:rsidRDefault="0099263C" w:rsidP="004719B0">
      <w:pPr>
        <w:ind w:firstLine="0"/>
        <w:rPr>
          <w:del w:id="33" w:author="Ataher Ali" w:date="2025-06-30T01:09:00Z" w16du:dateUtc="2025-06-29T19:09:00Z"/>
        </w:rPr>
      </w:pPr>
    </w:p>
    <w:p w14:paraId="0BACCAE2" w14:textId="3A8B4E29" w:rsidR="0099263C" w:rsidDel="0007699B" w:rsidRDefault="0099263C" w:rsidP="004719B0">
      <w:pPr>
        <w:ind w:firstLine="0"/>
        <w:rPr>
          <w:del w:id="34" w:author="Ataher Ali" w:date="2025-06-30T01:09:00Z" w16du:dateUtc="2025-06-29T19:09:00Z"/>
        </w:rPr>
      </w:pPr>
    </w:p>
    <w:p w14:paraId="6CB5A38C" w14:textId="5D8DFD7C" w:rsidR="0099263C" w:rsidDel="0007699B" w:rsidRDefault="0099263C" w:rsidP="004719B0">
      <w:pPr>
        <w:ind w:firstLine="0"/>
        <w:rPr>
          <w:del w:id="35" w:author="Ataher Ali" w:date="2025-06-30T01:09:00Z" w16du:dateUtc="2025-06-29T19:09:00Z"/>
        </w:rPr>
      </w:pPr>
    </w:p>
    <w:p w14:paraId="5A1F30F0" w14:textId="28D14DC8" w:rsidR="0099263C" w:rsidDel="0007699B" w:rsidRDefault="0099263C" w:rsidP="004719B0">
      <w:pPr>
        <w:ind w:firstLine="0"/>
        <w:rPr>
          <w:del w:id="36" w:author="Ataher Ali" w:date="2025-06-30T01:09:00Z" w16du:dateUtc="2025-06-29T19:09:00Z"/>
        </w:rPr>
      </w:pPr>
    </w:p>
    <w:p w14:paraId="7ED27580" w14:textId="74FD7113" w:rsidR="0099263C" w:rsidDel="0007699B" w:rsidRDefault="0099263C" w:rsidP="004719B0">
      <w:pPr>
        <w:ind w:firstLine="0"/>
        <w:rPr>
          <w:del w:id="37" w:author="Ataher Ali" w:date="2025-06-30T01:09:00Z" w16du:dateUtc="2025-06-29T19:09:00Z"/>
        </w:rPr>
      </w:pPr>
    </w:p>
    <w:p w14:paraId="40BF7D74" w14:textId="4F083435" w:rsidR="0099263C" w:rsidDel="0007699B" w:rsidRDefault="0099263C" w:rsidP="004719B0">
      <w:pPr>
        <w:ind w:firstLine="0"/>
        <w:rPr>
          <w:del w:id="38" w:author="Ataher Ali" w:date="2025-06-30T01:09:00Z" w16du:dateUtc="2025-06-29T19:09:00Z"/>
        </w:rPr>
      </w:pPr>
    </w:p>
    <w:p w14:paraId="7F7F48F5" w14:textId="4A3AD9D4" w:rsidR="0099263C" w:rsidDel="0007699B" w:rsidRDefault="0099263C" w:rsidP="004719B0">
      <w:pPr>
        <w:ind w:firstLine="0"/>
        <w:rPr>
          <w:del w:id="39" w:author="Ataher Ali" w:date="2025-06-30T01:09:00Z" w16du:dateUtc="2025-06-29T19:09:00Z"/>
        </w:rPr>
      </w:pPr>
    </w:p>
    <w:p w14:paraId="3B683075" w14:textId="0B630861" w:rsidR="0099263C" w:rsidRPr="00AD0DAD" w:rsidDel="0007699B" w:rsidRDefault="0099263C" w:rsidP="004719B0">
      <w:pPr>
        <w:ind w:firstLine="0"/>
        <w:rPr>
          <w:del w:id="40" w:author="Ataher Ali" w:date="2025-06-30T01:09:00Z" w16du:dateUtc="2025-06-29T19:09:00Z"/>
        </w:rPr>
      </w:pPr>
    </w:p>
    <w:p w14:paraId="14A52C7C" w14:textId="77777777" w:rsidR="00016402" w:rsidRPr="00016402" w:rsidRDefault="008E1F2B" w:rsidP="00F030F2">
      <w:pPr>
        <w:pStyle w:val="Heading10"/>
      </w:pPr>
      <w:bookmarkStart w:id="41" w:name="_Toc171390617"/>
      <w:bookmarkStart w:id="42" w:name="_Toc171391890"/>
      <w:bookmarkStart w:id="43" w:name="_Toc171463488"/>
      <w:r w:rsidRPr="00AD0DAD">
        <w:t>METHODOLOGY</w:t>
      </w:r>
      <w:bookmarkEnd w:id="41"/>
      <w:bookmarkEnd w:id="42"/>
      <w:bookmarkEnd w:id="43"/>
    </w:p>
    <w:p w14:paraId="183BD509" w14:textId="72B958E6" w:rsidR="00016402" w:rsidRDefault="00016402" w:rsidP="00F030F2">
      <w:pPr>
        <w:pStyle w:val="Heading20"/>
        <w:rPr>
          <w:ins w:id="44" w:author="Ataher Ali" w:date="2025-06-28T05:05:00Z" w16du:dateUtc="2025-06-27T23:05:00Z"/>
        </w:rPr>
      </w:pPr>
      <w:bookmarkStart w:id="45" w:name="_Toc171390618"/>
      <w:bookmarkStart w:id="46" w:name="_Toc171391891"/>
      <w:bookmarkStart w:id="47" w:name="_Toc171463489"/>
      <w:r w:rsidRPr="0099263C">
        <w:t>Analytical</w:t>
      </w:r>
      <w:r>
        <w:t xml:space="preserve"> </w:t>
      </w:r>
      <w:r w:rsidRPr="00F030F2">
        <w:t>Approach</w:t>
      </w:r>
      <w:r>
        <w:t xml:space="preserve"> and Description of the aLBI Tool</w:t>
      </w:r>
    </w:p>
    <w:p w14:paraId="65C7BA58" w14:textId="77777777" w:rsidR="00AE2CB0" w:rsidRPr="00AD0DAD" w:rsidRDefault="00AE2CB0">
      <w:pPr>
        <w:pStyle w:val="Heading3"/>
        <w:rPr>
          <w:moveTo w:id="48" w:author="Ataher Ali" w:date="2025-06-28T05:05:00Z" w16du:dateUtc="2025-06-27T23:05:00Z"/>
        </w:rPr>
        <w:pPrChange w:id="49" w:author="Ataher Ali" w:date="2025-06-28T05:05:00Z" w16du:dateUtc="2025-06-27T23:05:00Z">
          <w:pPr>
            <w:pStyle w:val="Heading20"/>
          </w:pPr>
        </w:pPrChange>
      </w:pPr>
      <w:moveToRangeStart w:id="50" w:author="Ataher Ali" w:date="2025-06-28T05:05:00Z" w:name="move201979530"/>
      <w:moveTo w:id="51" w:author="Ataher Ali" w:date="2025-06-28T05:05:00Z" w16du:dateUtc="2025-06-27T23:05:00Z">
        <w:r w:rsidRPr="00AD0DAD">
          <w:t>Installation of the package</w:t>
        </w:r>
      </w:moveTo>
    </w:p>
    <w:p w14:paraId="3A44A087" w14:textId="77777777" w:rsidR="00AE2CB0" w:rsidRPr="00AD0DAD" w:rsidRDefault="00AE2CB0" w:rsidP="00AE2CB0">
      <w:pPr>
        <w:ind w:firstLine="0"/>
        <w:rPr>
          <w:moveTo w:id="52" w:author="Ataher Ali" w:date="2025-06-28T05:05:00Z" w16du:dateUtc="2025-06-27T23:05:00Z"/>
        </w:rPr>
      </w:pPr>
      <w:moveTo w:id="53" w:author="Ataher Ali" w:date="2025-06-28T05:05:00Z" w16du:dateUtc="2025-06-27T23:05:00Z">
        <w:r w:rsidRPr="00AD0DAD">
          <w:t>The package (aLBI) is accessible on GitHub repository (for latest update) and also available on CRAN (</w:t>
        </w:r>
        <w:r>
          <w:fldChar w:fldCharType="begin"/>
        </w:r>
        <w:r>
          <w:instrText>HYPERLINK "https://cran.r-project.org/web/packages/aLBI/index.html"</w:instrText>
        </w:r>
      </w:moveTo>
      <w:ins w:id="54" w:author="Ataher Ali" w:date="2025-06-28T05:05:00Z" w16du:dateUtc="2025-06-27T23:05:00Z"/>
      <w:moveTo w:id="55" w:author="Ataher Ali" w:date="2025-06-28T05:05:00Z" w16du:dateUtc="2025-06-27T23:05:00Z">
        <w:r>
          <w:fldChar w:fldCharType="separate"/>
        </w:r>
        <w:r w:rsidRPr="00AD0DAD">
          <w:rPr>
            <w:rStyle w:val="Hyperlink"/>
            <w:color w:val="auto"/>
            <w:u w:val="none"/>
          </w:rPr>
          <w:t>https://cran.r-project.org/web/packages/aLBI/index.html</w:t>
        </w:r>
        <w:r>
          <w:fldChar w:fldCharType="end"/>
        </w:r>
        <w:r w:rsidRPr="00AD0DAD">
          <w:t>).</w:t>
        </w:r>
        <w:r>
          <w:t xml:space="preserve"> </w:t>
        </w:r>
        <w:r w:rsidRPr="00AD0DAD">
          <w:t>For detailed installation instructions, troubleshooting tips, and additional information, users can refer to the vignettes (</w:t>
        </w:r>
        <w:r w:rsidRPr="004D3E3F">
          <w:t>https://cran.r-project.org/web/packages/aLBI/vignettes/Introduction.html</w:t>
        </w:r>
        <w:r w:rsidRPr="00AD0DAD">
          <w:t>).</w:t>
        </w:r>
      </w:moveTo>
    </w:p>
    <w:moveToRangeEnd w:id="50"/>
    <w:p w14:paraId="069F8C73" w14:textId="7730AEB2" w:rsidR="00AE2CB0" w:rsidRPr="00AE2CB0" w:rsidDel="00AE2CB0" w:rsidRDefault="00AE2CB0">
      <w:pPr>
        <w:pStyle w:val="Heading3"/>
        <w:numPr>
          <w:ilvl w:val="0"/>
          <w:numId w:val="0"/>
        </w:numPr>
        <w:rPr>
          <w:del w:id="56" w:author="Ataher Ali" w:date="2025-06-28T05:05:00Z" w16du:dateUtc="2025-06-27T23:05:00Z"/>
        </w:rPr>
        <w:pPrChange w:id="57" w:author="Ataher Ali" w:date="2025-06-28T05:05:00Z" w16du:dateUtc="2025-06-27T23:05:00Z">
          <w:pPr>
            <w:pStyle w:val="Heading20"/>
          </w:pPr>
        </w:pPrChange>
      </w:pPr>
    </w:p>
    <w:p w14:paraId="0E5AE12A" w14:textId="76E9941A" w:rsidR="00174909" w:rsidRDefault="00016402" w:rsidP="006A12A8">
      <w:pPr>
        <w:pStyle w:val="Heading3"/>
      </w:pPr>
      <w:r w:rsidRPr="00F030F2">
        <w:t>Main functions of aLBI package</w:t>
      </w:r>
    </w:p>
    <w:p w14:paraId="6A0C235D" w14:textId="5CC861C0" w:rsidR="001C736C" w:rsidRPr="00AD0DAD" w:rsidRDefault="001C736C" w:rsidP="001C736C">
      <w:pPr>
        <w:pStyle w:val="Caption"/>
      </w:pPr>
      <w:r w:rsidRPr="00AD0DAD">
        <w:t>Table 1. Main Functions of aLBI R package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Change w:id="58" w:author="Ataher Ali" w:date="2025-06-29T03:53:00Z" w16du:dateUtc="2025-06-28T21:53: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PrChange>
      </w:tblPr>
      <w:tblGrid>
        <w:gridCol w:w="1170"/>
        <w:gridCol w:w="1710"/>
        <w:gridCol w:w="1620"/>
        <w:gridCol w:w="3955"/>
        <w:tblGridChange w:id="59">
          <w:tblGrid>
            <w:gridCol w:w="1170"/>
            <w:gridCol w:w="1710"/>
            <w:gridCol w:w="450"/>
            <w:gridCol w:w="1170"/>
            <w:gridCol w:w="270"/>
            <w:gridCol w:w="3685"/>
          </w:tblGrid>
        </w:tblGridChange>
      </w:tblGrid>
      <w:tr w:rsidR="001C736C" w:rsidRPr="00AD0DAD" w14:paraId="302DBE6F" w14:textId="77777777" w:rsidTr="002458FD">
        <w:trPr>
          <w:trHeight w:val="474"/>
          <w:tblHeader/>
          <w:trPrChange w:id="60" w:author="Ataher Ali" w:date="2025-06-29T03:53:00Z" w16du:dateUtc="2025-06-28T21:53:00Z">
            <w:trPr>
              <w:trHeight w:val="474"/>
              <w:tblHeader/>
            </w:trPr>
          </w:trPrChange>
        </w:trPr>
        <w:tc>
          <w:tcPr>
            <w:tcW w:w="1170" w:type="dxa"/>
            <w:tcBorders>
              <w:top w:val="single" w:sz="12" w:space="0" w:color="auto"/>
              <w:bottom w:val="single" w:sz="12" w:space="0" w:color="auto"/>
            </w:tcBorders>
            <w:vAlign w:val="center"/>
            <w:tcPrChange w:id="61" w:author="Ataher Ali" w:date="2025-06-29T03:53:00Z" w16du:dateUtc="2025-06-28T21:53:00Z">
              <w:tcPr>
                <w:tcW w:w="1170" w:type="dxa"/>
                <w:tcBorders>
                  <w:top w:val="single" w:sz="12" w:space="0" w:color="auto"/>
                  <w:bottom w:val="single" w:sz="12" w:space="0" w:color="auto"/>
                </w:tcBorders>
                <w:vAlign w:val="center"/>
              </w:tcPr>
            </w:tcPrChange>
          </w:tcPr>
          <w:p w14:paraId="6EB58903" w14:textId="77777777" w:rsidR="001C736C" w:rsidRPr="00AD0DAD" w:rsidRDefault="001C736C" w:rsidP="00483552">
            <w:pPr>
              <w:spacing w:before="80" w:after="80" w:line="276" w:lineRule="auto"/>
              <w:ind w:firstLine="0"/>
              <w:jc w:val="left"/>
              <w:rPr>
                <w:b/>
                <w:bCs/>
              </w:rPr>
            </w:pPr>
            <w:r w:rsidRPr="00AD0DAD">
              <w:rPr>
                <w:b/>
                <w:bCs/>
              </w:rPr>
              <w:t>Functions</w:t>
            </w:r>
          </w:p>
        </w:tc>
        <w:tc>
          <w:tcPr>
            <w:tcW w:w="1710" w:type="dxa"/>
            <w:tcBorders>
              <w:top w:val="single" w:sz="12" w:space="0" w:color="auto"/>
              <w:bottom w:val="single" w:sz="12" w:space="0" w:color="auto"/>
            </w:tcBorders>
            <w:vAlign w:val="center"/>
            <w:tcPrChange w:id="62" w:author="Ataher Ali" w:date="2025-06-29T03:53:00Z" w16du:dateUtc="2025-06-28T21:53:00Z">
              <w:tcPr>
                <w:tcW w:w="2160" w:type="dxa"/>
                <w:gridSpan w:val="2"/>
                <w:tcBorders>
                  <w:top w:val="single" w:sz="12" w:space="0" w:color="auto"/>
                  <w:bottom w:val="single" w:sz="12" w:space="0" w:color="auto"/>
                </w:tcBorders>
                <w:vAlign w:val="center"/>
              </w:tcPr>
            </w:tcPrChange>
          </w:tcPr>
          <w:p w14:paraId="45563D50" w14:textId="77777777" w:rsidR="001C736C" w:rsidRPr="00AD0DAD" w:rsidRDefault="001C736C" w:rsidP="00483552">
            <w:pPr>
              <w:spacing w:before="80" w:after="80" w:line="276" w:lineRule="auto"/>
              <w:ind w:firstLine="0"/>
              <w:jc w:val="left"/>
              <w:rPr>
                <w:b/>
                <w:bCs/>
              </w:rPr>
            </w:pPr>
            <w:r w:rsidRPr="00AD0DAD">
              <w:rPr>
                <w:b/>
                <w:bCs/>
              </w:rPr>
              <w:t>Descriptions</w:t>
            </w:r>
          </w:p>
        </w:tc>
        <w:tc>
          <w:tcPr>
            <w:tcW w:w="1620" w:type="dxa"/>
            <w:tcBorders>
              <w:top w:val="single" w:sz="12" w:space="0" w:color="auto"/>
              <w:bottom w:val="single" w:sz="12" w:space="0" w:color="auto"/>
            </w:tcBorders>
            <w:vAlign w:val="center"/>
            <w:tcPrChange w:id="63" w:author="Ataher Ali" w:date="2025-06-29T03:53:00Z" w16du:dateUtc="2025-06-28T21:53:00Z">
              <w:tcPr>
                <w:tcW w:w="1440" w:type="dxa"/>
                <w:gridSpan w:val="2"/>
                <w:tcBorders>
                  <w:top w:val="single" w:sz="12" w:space="0" w:color="auto"/>
                  <w:bottom w:val="single" w:sz="12" w:space="0" w:color="auto"/>
                </w:tcBorders>
                <w:vAlign w:val="center"/>
              </w:tcPr>
            </w:tcPrChange>
          </w:tcPr>
          <w:p w14:paraId="187AFE68" w14:textId="77777777" w:rsidR="001C736C" w:rsidRPr="00AD0DAD" w:rsidRDefault="001C736C" w:rsidP="00483552">
            <w:pPr>
              <w:spacing w:before="80" w:after="80" w:line="276" w:lineRule="auto"/>
              <w:ind w:firstLine="0"/>
              <w:jc w:val="left"/>
              <w:rPr>
                <w:b/>
                <w:bCs/>
              </w:rPr>
            </w:pPr>
            <w:r w:rsidRPr="00AD0DAD">
              <w:rPr>
                <w:b/>
                <w:bCs/>
              </w:rPr>
              <w:t>Usage</w:t>
            </w:r>
          </w:p>
        </w:tc>
        <w:tc>
          <w:tcPr>
            <w:tcW w:w="3955" w:type="dxa"/>
            <w:tcBorders>
              <w:top w:val="single" w:sz="12" w:space="0" w:color="auto"/>
              <w:bottom w:val="single" w:sz="12" w:space="0" w:color="auto"/>
            </w:tcBorders>
            <w:vAlign w:val="center"/>
            <w:tcPrChange w:id="64" w:author="Ataher Ali" w:date="2025-06-29T03:53:00Z" w16du:dateUtc="2025-06-28T21:53:00Z">
              <w:tcPr>
                <w:tcW w:w="3685" w:type="dxa"/>
                <w:tcBorders>
                  <w:top w:val="single" w:sz="12" w:space="0" w:color="auto"/>
                  <w:bottom w:val="single" w:sz="12" w:space="0" w:color="auto"/>
                </w:tcBorders>
                <w:vAlign w:val="center"/>
              </w:tcPr>
            </w:tcPrChange>
          </w:tcPr>
          <w:p w14:paraId="417E952D" w14:textId="77777777" w:rsidR="001C736C" w:rsidRPr="00AD0DAD" w:rsidRDefault="001C736C" w:rsidP="00483552">
            <w:pPr>
              <w:spacing w:before="80" w:after="80" w:line="276" w:lineRule="auto"/>
              <w:ind w:firstLine="0"/>
              <w:jc w:val="left"/>
              <w:rPr>
                <w:b/>
                <w:bCs/>
              </w:rPr>
            </w:pPr>
            <w:r w:rsidRPr="00AD0DAD">
              <w:rPr>
                <w:b/>
                <w:bCs/>
              </w:rPr>
              <w:t>Arguments</w:t>
            </w:r>
          </w:p>
        </w:tc>
      </w:tr>
      <w:tr w:rsidR="001C736C" w:rsidRPr="00AD0DAD" w14:paraId="381F76F6" w14:textId="77777777" w:rsidTr="002458FD">
        <w:trPr>
          <w:trHeight w:val="2508"/>
          <w:trPrChange w:id="65" w:author="Ataher Ali" w:date="2025-06-29T03:53:00Z" w16du:dateUtc="2025-06-28T21:53:00Z">
            <w:trPr>
              <w:trHeight w:val="2508"/>
            </w:trPr>
          </w:trPrChange>
        </w:trPr>
        <w:tc>
          <w:tcPr>
            <w:tcW w:w="1170" w:type="dxa"/>
            <w:tcBorders>
              <w:top w:val="single" w:sz="12" w:space="0" w:color="auto"/>
              <w:bottom w:val="single" w:sz="4" w:space="0" w:color="auto"/>
            </w:tcBorders>
            <w:vAlign w:val="center"/>
            <w:tcPrChange w:id="66" w:author="Ataher Ali" w:date="2025-06-29T03:53:00Z" w16du:dateUtc="2025-06-28T21:53:00Z">
              <w:tcPr>
                <w:tcW w:w="1170" w:type="dxa"/>
                <w:tcBorders>
                  <w:top w:val="single" w:sz="12" w:space="0" w:color="auto"/>
                  <w:bottom w:val="single" w:sz="4" w:space="0" w:color="auto"/>
                </w:tcBorders>
                <w:vAlign w:val="center"/>
              </w:tcPr>
            </w:tcPrChange>
          </w:tcPr>
          <w:p w14:paraId="65EF6F0E" w14:textId="77777777" w:rsidR="001C736C" w:rsidRPr="004D3E3F" w:rsidRDefault="001C736C" w:rsidP="00483552">
            <w:pPr>
              <w:spacing w:before="80" w:after="80" w:line="276" w:lineRule="auto"/>
              <w:ind w:firstLine="0"/>
              <w:jc w:val="left"/>
              <w:rPr>
                <w:sz w:val="22"/>
                <w:szCs w:val="22"/>
              </w:rPr>
            </w:pPr>
            <w:r w:rsidRPr="004D3E3F">
              <w:rPr>
                <w:sz w:val="22"/>
                <w:szCs w:val="22"/>
              </w:rPr>
              <w:t>FrequencyTable</w:t>
            </w:r>
          </w:p>
        </w:tc>
        <w:tc>
          <w:tcPr>
            <w:tcW w:w="1710" w:type="dxa"/>
            <w:tcBorders>
              <w:top w:val="single" w:sz="12" w:space="0" w:color="auto"/>
              <w:bottom w:val="single" w:sz="4" w:space="0" w:color="auto"/>
            </w:tcBorders>
            <w:vAlign w:val="center"/>
            <w:tcPrChange w:id="67" w:author="Ataher Ali" w:date="2025-06-29T03:53:00Z" w16du:dateUtc="2025-06-28T21:53:00Z">
              <w:tcPr>
                <w:tcW w:w="2160" w:type="dxa"/>
                <w:gridSpan w:val="2"/>
                <w:tcBorders>
                  <w:top w:val="single" w:sz="12" w:space="0" w:color="auto"/>
                  <w:bottom w:val="single" w:sz="4" w:space="0" w:color="auto"/>
                </w:tcBorders>
                <w:vAlign w:val="center"/>
              </w:tcPr>
            </w:tcPrChange>
          </w:tcPr>
          <w:p w14:paraId="2D8457E9" w14:textId="77777777" w:rsidR="001C736C" w:rsidRPr="004D3E3F" w:rsidRDefault="001C736C" w:rsidP="00483552">
            <w:pPr>
              <w:spacing w:before="80" w:after="80" w:line="276" w:lineRule="auto"/>
              <w:ind w:firstLine="0"/>
              <w:jc w:val="left"/>
              <w:rPr>
                <w:sz w:val="22"/>
                <w:szCs w:val="22"/>
              </w:rPr>
            </w:pPr>
            <w:r w:rsidRPr="004D3E3F">
              <w:rPr>
                <w:sz w:val="22"/>
                <w:szCs w:val="22"/>
              </w:rPr>
              <w:t>This function creates a frequency distribution table for fish length data</w:t>
            </w:r>
          </w:p>
        </w:tc>
        <w:tc>
          <w:tcPr>
            <w:tcW w:w="1620" w:type="dxa"/>
            <w:tcBorders>
              <w:top w:val="single" w:sz="12" w:space="0" w:color="auto"/>
              <w:bottom w:val="single" w:sz="4" w:space="0" w:color="auto"/>
            </w:tcBorders>
            <w:vAlign w:val="center"/>
            <w:tcPrChange w:id="68" w:author="Ataher Ali" w:date="2025-06-29T03:53:00Z" w16du:dateUtc="2025-06-28T21:53:00Z">
              <w:tcPr>
                <w:tcW w:w="1440" w:type="dxa"/>
                <w:gridSpan w:val="2"/>
                <w:tcBorders>
                  <w:top w:val="single" w:sz="12" w:space="0" w:color="auto"/>
                  <w:bottom w:val="single" w:sz="4" w:space="0" w:color="auto"/>
                </w:tcBorders>
                <w:vAlign w:val="center"/>
              </w:tcPr>
            </w:tcPrChange>
          </w:tcPr>
          <w:p w14:paraId="492D47BB"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FrequencyTable(</w:t>
            </w:r>
            <w:proofErr w:type="gramEnd"/>
            <w:r w:rsidRPr="004D3E3F">
              <w:rPr>
                <w:sz w:val="22"/>
                <w:szCs w:val="22"/>
              </w:rPr>
              <w:t xml:space="preserve">data, method, </w:t>
            </w:r>
            <w:proofErr w:type="spellStart"/>
            <w:r w:rsidRPr="004D3E3F">
              <w:rPr>
                <w:sz w:val="22"/>
                <w:szCs w:val="22"/>
              </w:rPr>
              <w:t>bin_width</w:t>
            </w:r>
            <w:proofErr w:type="spellEnd"/>
            <w:r w:rsidRPr="004D3E3F">
              <w:rPr>
                <w:sz w:val="22"/>
                <w:szCs w:val="22"/>
              </w:rPr>
              <w:t>, Lmax)</w:t>
            </w:r>
            <w:r w:rsidRPr="004D3E3F" w:rsidDel="008F4E3D">
              <w:rPr>
                <w:sz w:val="22"/>
                <w:szCs w:val="22"/>
              </w:rPr>
              <w:t xml:space="preserve"> </w:t>
            </w:r>
          </w:p>
        </w:tc>
        <w:tc>
          <w:tcPr>
            <w:tcW w:w="3955" w:type="dxa"/>
            <w:tcBorders>
              <w:top w:val="single" w:sz="12" w:space="0" w:color="auto"/>
              <w:bottom w:val="single" w:sz="4" w:space="0" w:color="auto"/>
            </w:tcBorders>
            <w:vAlign w:val="center"/>
            <w:tcPrChange w:id="69" w:author="Ataher Ali" w:date="2025-06-29T03:53:00Z" w16du:dateUtc="2025-06-28T21:53:00Z">
              <w:tcPr>
                <w:tcW w:w="3685" w:type="dxa"/>
                <w:tcBorders>
                  <w:top w:val="single" w:sz="12" w:space="0" w:color="auto"/>
                  <w:bottom w:val="single" w:sz="4" w:space="0" w:color="auto"/>
                </w:tcBorders>
                <w:vAlign w:val="center"/>
              </w:tcPr>
            </w:tcPrChange>
          </w:tcPr>
          <w:p w14:paraId="6925B2B6" w14:textId="77777777" w:rsidR="001C736C" w:rsidRPr="004D3E3F" w:rsidRDefault="001C736C" w:rsidP="00483552">
            <w:pPr>
              <w:spacing w:before="80" w:after="80" w:line="276" w:lineRule="auto"/>
              <w:ind w:firstLine="0"/>
              <w:jc w:val="left"/>
              <w:rPr>
                <w:sz w:val="22"/>
                <w:szCs w:val="22"/>
              </w:rPr>
            </w:pPr>
            <w:r w:rsidRPr="00DA5FCB">
              <w:rPr>
                <w:b/>
                <w:bCs/>
                <w:i/>
                <w:iCs/>
                <w:sz w:val="22"/>
                <w:szCs w:val="22"/>
                <w:rPrChange w:id="70" w:author="Ataher Ali" w:date="2025-06-29T03:49:00Z" w16du:dateUtc="2025-06-28T21:49:00Z">
                  <w:rPr>
                    <w:b/>
                    <w:bCs/>
                    <w:sz w:val="22"/>
                    <w:szCs w:val="22"/>
                  </w:rPr>
                </w:rPrChange>
              </w:rPr>
              <w:t>data</w:t>
            </w:r>
            <w:r w:rsidRPr="004D3E3F">
              <w:rPr>
                <w:b/>
                <w:bCs/>
                <w:sz w:val="22"/>
                <w:szCs w:val="22"/>
              </w:rPr>
              <w:t>:</w:t>
            </w:r>
            <w:r w:rsidRPr="004D3E3F">
              <w:rPr>
                <w:sz w:val="22"/>
                <w:szCs w:val="22"/>
              </w:rPr>
              <w:t xml:space="preserve"> A numeric vector of fish lengths.</w:t>
            </w:r>
          </w:p>
          <w:p w14:paraId="6645F1E4" w14:textId="77777777" w:rsidR="001C736C" w:rsidRPr="004D3E3F" w:rsidRDefault="001C736C" w:rsidP="00483552">
            <w:pPr>
              <w:spacing w:before="80" w:after="80" w:line="276" w:lineRule="auto"/>
              <w:ind w:firstLine="0"/>
              <w:jc w:val="left"/>
              <w:rPr>
                <w:sz w:val="22"/>
                <w:szCs w:val="22"/>
              </w:rPr>
            </w:pPr>
            <w:proofErr w:type="spellStart"/>
            <w:r w:rsidRPr="00DA5FCB">
              <w:rPr>
                <w:b/>
                <w:bCs/>
                <w:i/>
                <w:iCs/>
                <w:sz w:val="22"/>
                <w:szCs w:val="22"/>
                <w:rPrChange w:id="71" w:author="Ataher Ali" w:date="2025-06-29T03:49:00Z" w16du:dateUtc="2025-06-28T21:49:00Z">
                  <w:rPr>
                    <w:b/>
                    <w:bCs/>
                    <w:sz w:val="22"/>
                    <w:szCs w:val="22"/>
                  </w:rPr>
                </w:rPrChange>
              </w:rPr>
              <w:t>bin_width</w:t>
            </w:r>
            <w:proofErr w:type="spellEnd"/>
            <w:r w:rsidRPr="00DA5FCB">
              <w:rPr>
                <w:b/>
                <w:bCs/>
                <w:i/>
                <w:iCs/>
                <w:sz w:val="22"/>
                <w:szCs w:val="22"/>
                <w:rPrChange w:id="72" w:author="Ataher Ali" w:date="2025-06-29T03:49:00Z" w16du:dateUtc="2025-06-28T21:49:00Z">
                  <w:rPr>
                    <w:b/>
                    <w:bCs/>
                    <w:sz w:val="22"/>
                    <w:szCs w:val="22"/>
                  </w:rPr>
                </w:rPrChange>
              </w:rPr>
              <w:t>:</w:t>
            </w:r>
            <w:r w:rsidRPr="004D3E3F">
              <w:rPr>
                <w:sz w:val="22"/>
                <w:szCs w:val="22"/>
              </w:rPr>
              <w:t xml:space="preserve"> Optional. A numeric value specifying the bin width for class intervals, if left NULL, the bin width is automatically calculated using Wang et al. (2020) optimum bin size (OBS) formula.</w:t>
            </w:r>
          </w:p>
          <w:p w14:paraId="245DA8BF" w14:textId="47F47778" w:rsidR="001C736C" w:rsidRPr="004D3E3F" w:rsidRDefault="00DA5FCB" w:rsidP="00483552">
            <w:pPr>
              <w:spacing w:before="80" w:after="80" w:line="276" w:lineRule="auto"/>
              <w:ind w:firstLine="0"/>
              <w:jc w:val="left"/>
              <w:rPr>
                <w:sz w:val="22"/>
                <w:szCs w:val="22"/>
              </w:rPr>
            </w:pPr>
            <w:ins w:id="73" w:author="Ataher Ali" w:date="2025-06-29T03:49:00Z" w16du:dateUtc="2025-06-28T21:49:00Z">
              <w:r w:rsidRPr="00DA5FCB">
                <w:rPr>
                  <w:rFonts w:eastAsiaTheme="minorEastAsia"/>
                  <w:b/>
                  <w:i/>
                  <w:iCs/>
                  <w:rPrChange w:id="74" w:author="Ataher Ali" w:date="2025-06-29T03:49:00Z" w16du:dateUtc="2025-06-28T21:49:00Z">
                    <w:rPr>
                      <w:rFonts w:eastAsiaTheme="minorEastAsia"/>
                      <w:bCs/>
                      <w:i/>
                      <w:iCs/>
                    </w:rPr>
                  </w:rPrChange>
                </w:rPr>
                <w:t>L</w:t>
              </w:r>
              <w:r w:rsidRPr="00DA5FCB">
                <w:rPr>
                  <w:rFonts w:eastAsiaTheme="minorEastAsia"/>
                  <w:b/>
                  <w:i/>
                  <w:iCs/>
                  <w:vertAlign w:val="subscript"/>
                  <w:rPrChange w:id="75" w:author="Ataher Ali" w:date="2025-06-29T03:49:00Z" w16du:dateUtc="2025-06-28T21:49:00Z">
                    <w:rPr>
                      <w:rFonts w:eastAsiaTheme="minorEastAsia"/>
                      <w:bCs/>
                      <w:i/>
                      <w:iCs/>
                      <w:vertAlign w:val="subscript"/>
                    </w:rPr>
                  </w:rPrChange>
                </w:rPr>
                <w:t>max</w:t>
              </w:r>
            </w:ins>
            <w:del w:id="76" w:author="Ataher Ali" w:date="2025-06-29T03:49:00Z" w16du:dateUtc="2025-06-28T21:49:00Z">
              <w:r w:rsidR="001C736C" w:rsidRPr="00DA5FCB" w:rsidDel="00DA5FCB">
                <w:rPr>
                  <w:b/>
                  <w:sz w:val="22"/>
                  <w:szCs w:val="22"/>
                  <w:rPrChange w:id="77" w:author="Ataher Ali" w:date="2025-06-29T03:49:00Z" w16du:dateUtc="2025-06-28T21:49:00Z">
                    <w:rPr>
                      <w:b/>
                      <w:bCs/>
                      <w:sz w:val="22"/>
                      <w:szCs w:val="22"/>
                    </w:rPr>
                  </w:rPrChange>
                </w:rPr>
                <w:delText>Lmax</w:delText>
              </w:r>
            </w:del>
            <w:r w:rsidR="001C736C" w:rsidRPr="00DA5FCB">
              <w:rPr>
                <w:b/>
                <w:sz w:val="22"/>
                <w:szCs w:val="22"/>
                <w:rPrChange w:id="78" w:author="Ataher Ali" w:date="2025-06-29T03:49:00Z" w16du:dateUtc="2025-06-28T21:49:00Z">
                  <w:rPr>
                    <w:b/>
                    <w:bCs/>
                    <w:sz w:val="22"/>
                    <w:szCs w:val="22"/>
                  </w:rPr>
                </w:rPrChange>
              </w:rPr>
              <w:t>:</w:t>
            </w:r>
            <w:r w:rsidR="001C736C" w:rsidRPr="004D3E3F">
              <w:rPr>
                <w:sz w:val="22"/>
                <w:szCs w:val="22"/>
              </w:rPr>
              <w:t xml:space="preserve"> Optional. The maximum</w:t>
            </w:r>
            <w:r w:rsidR="001C736C" w:rsidRPr="00AD0DAD">
              <w:rPr>
                <w:sz w:val="22"/>
                <w:szCs w:val="22"/>
              </w:rPr>
              <w:t xml:space="preserve"> </w:t>
            </w:r>
            <w:r w:rsidR="001C736C" w:rsidRPr="004D3E3F">
              <w:rPr>
                <w:sz w:val="22"/>
                <w:szCs w:val="22"/>
              </w:rPr>
              <w:t>length of fish. If left NULL then automatically calculate the frequency table with the observed maximum length of the provided data.</w:t>
            </w:r>
            <w:r w:rsidR="001C736C" w:rsidRPr="004D3E3F" w:rsidDel="008F4E3D">
              <w:rPr>
                <w:sz w:val="22"/>
                <w:szCs w:val="22"/>
              </w:rPr>
              <w:t xml:space="preserve"> </w:t>
            </w:r>
          </w:p>
        </w:tc>
      </w:tr>
      <w:tr w:rsidR="001C736C" w:rsidRPr="002E1D33" w14:paraId="6C759AFE" w14:textId="77777777" w:rsidTr="002458FD">
        <w:trPr>
          <w:trHeight w:val="1077"/>
          <w:trPrChange w:id="79" w:author="Ataher Ali" w:date="2025-06-29T03:53:00Z" w16du:dateUtc="2025-06-28T21:53:00Z">
            <w:trPr>
              <w:trHeight w:val="2508"/>
            </w:trPr>
          </w:trPrChange>
        </w:trPr>
        <w:tc>
          <w:tcPr>
            <w:tcW w:w="1170" w:type="dxa"/>
            <w:tcBorders>
              <w:top w:val="single" w:sz="12" w:space="0" w:color="auto"/>
              <w:bottom w:val="single" w:sz="4" w:space="0" w:color="auto"/>
            </w:tcBorders>
            <w:vAlign w:val="center"/>
            <w:tcPrChange w:id="80" w:author="Ataher Ali" w:date="2025-06-29T03:53:00Z" w16du:dateUtc="2025-06-28T21:53:00Z">
              <w:tcPr>
                <w:tcW w:w="1170" w:type="dxa"/>
                <w:tcBorders>
                  <w:top w:val="single" w:sz="12" w:space="0" w:color="auto"/>
                  <w:bottom w:val="single" w:sz="4" w:space="0" w:color="auto"/>
                </w:tcBorders>
                <w:vAlign w:val="center"/>
              </w:tcPr>
            </w:tcPrChange>
          </w:tcPr>
          <w:p w14:paraId="2A239176" w14:textId="77777777" w:rsidR="001C736C" w:rsidRPr="004D3E3F" w:rsidRDefault="001C736C" w:rsidP="00483552">
            <w:pPr>
              <w:spacing w:before="80" w:after="80" w:line="276" w:lineRule="auto"/>
              <w:ind w:firstLine="0"/>
              <w:jc w:val="left"/>
              <w:rPr>
                <w:sz w:val="22"/>
                <w:szCs w:val="22"/>
              </w:rPr>
            </w:pPr>
            <w:r w:rsidRPr="004D3E3F">
              <w:rPr>
                <w:sz w:val="22"/>
                <w:szCs w:val="22"/>
              </w:rPr>
              <w:t>FishPar</w:t>
            </w:r>
          </w:p>
        </w:tc>
        <w:tc>
          <w:tcPr>
            <w:tcW w:w="1710" w:type="dxa"/>
            <w:tcBorders>
              <w:top w:val="single" w:sz="12" w:space="0" w:color="auto"/>
              <w:bottom w:val="single" w:sz="4" w:space="0" w:color="auto"/>
            </w:tcBorders>
            <w:vAlign w:val="center"/>
            <w:tcPrChange w:id="81" w:author="Ataher Ali" w:date="2025-06-29T03:53:00Z" w16du:dateUtc="2025-06-28T21:53:00Z">
              <w:tcPr>
                <w:tcW w:w="2160" w:type="dxa"/>
                <w:gridSpan w:val="2"/>
                <w:tcBorders>
                  <w:top w:val="single" w:sz="12" w:space="0" w:color="auto"/>
                  <w:bottom w:val="single" w:sz="4" w:space="0" w:color="auto"/>
                </w:tcBorders>
                <w:vAlign w:val="center"/>
              </w:tcPr>
            </w:tcPrChange>
          </w:tcPr>
          <w:p w14:paraId="31902A65" w14:textId="77777777" w:rsidR="001C736C" w:rsidRPr="004D3E3F" w:rsidRDefault="001C736C" w:rsidP="00483552">
            <w:pPr>
              <w:spacing w:before="80" w:after="80" w:line="276" w:lineRule="auto"/>
              <w:ind w:firstLine="0"/>
              <w:jc w:val="left"/>
              <w:rPr>
                <w:sz w:val="22"/>
                <w:szCs w:val="22"/>
              </w:rPr>
            </w:pPr>
            <w:r w:rsidRPr="004D3E3F">
              <w:rPr>
                <w:sz w:val="22"/>
                <w:szCs w:val="22"/>
              </w:rPr>
              <w:t>Calculates various length-based indicators for fish stock assessment using length frequency data and bootstrap resampling.</w:t>
            </w:r>
          </w:p>
        </w:tc>
        <w:tc>
          <w:tcPr>
            <w:tcW w:w="1620" w:type="dxa"/>
            <w:tcBorders>
              <w:top w:val="single" w:sz="12" w:space="0" w:color="auto"/>
              <w:bottom w:val="single" w:sz="4" w:space="0" w:color="auto"/>
            </w:tcBorders>
            <w:vAlign w:val="center"/>
            <w:tcPrChange w:id="82" w:author="Ataher Ali" w:date="2025-06-29T03:53:00Z" w16du:dateUtc="2025-06-28T21:53:00Z">
              <w:tcPr>
                <w:tcW w:w="1440" w:type="dxa"/>
                <w:gridSpan w:val="2"/>
                <w:tcBorders>
                  <w:top w:val="single" w:sz="12" w:space="0" w:color="auto"/>
                  <w:bottom w:val="single" w:sz="4" w:space="0" w:color="auto"/>
                </w:tcBorders>
                <w:vAlign w:val="center"/>
              </w:tcPr>
            </w:tcPrChange>
          </w:tcPr>
          <w:p w14:paraId="02B725F5"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FishPar(</w:t>
            </w:r>
            <w:proofErr w:type="gramEnd"/>
            <w:r w:rsidRPr="004D3E3F">
              <w:rPr>
                <w:sz w:val="22"/>
                <w:szCs w:val="22"/>
              </w:rPr>
              <w:t>data, resample, progress)</w:t>
            </w:r>
          </w:p>
        </w:tc>
        <w:tc>
          <w:tcPr>
            <w:tcW w:w="3955" w:type="dxa"/>
            <w:tcBorders>
              <w:top w:val="single" w:sz="12" w:space="0" w:color="auto"/>
              <w:bottom w:val="single" w:sz="4" w:space="0" w:color="auto"/>
            </w:tcBorders>
            <w:vAlign w:val="center"/>
            <w:tcPrChange w:id="83" w:author="Ataher Ali" w:date="2025-06-29T03:53:00Z" w16du:dateUtc="2025-06-28T21:53:00Z">
              <w:tcPr>
                <w:tcW w:w="3685" w:type="dxa"/>
                <w:tcBorders>
                  <w:top w:val="single" w:sz="12" w:space="0" w:color="auto"/>
                  <w:bottom w:val="single" w:sz="4" w:space="0" w:color="auto"/>
                </w:tcBorders>
                <w:vAlign w:val="center"/>
              </w:tcPr>
            </w:tcPrChange>
          </w:tcPr>
          <w:p w14:paraId="4737E37F" w14:textId="77777777" w:rsidR="001C736C" w:rsidRPr="004D3E3F" w:rsidRDefault="001C736C" w:rsidP="00483552">
            <w:pPr>
              <w:spacing w:before="80" w:after="80" w:line="276" w:lineRule="auto"/>
              <w:ind w:firstLine="0"/>
              <w:jc w:val="left"/>
              <w:rPr>
                <w:sz w:val="22"/>
                <w:szCs w:val="22"/>
              </w:rPr>
            </w:pPr>
            <w:r w:rsidRPr="00DA5FCB">
              <w:rPr>
                <w:b/>
                <w:bCs/>
                <w:i/>
                <w:iCs/>
                <w:sz w:val="22"/>
                <w:szCs w:val="22"/>
                <w:rPrChange w:id="84" w:author="Ataher Ali" w:date="2025-06-29T03:49:00Z" w16du:dateUtc="2025-06-28T21:49:00Z">
                  <w:rPr>
                    <w:b/>
                    <w:bCs/>
                    <w:sz w:val="22"/>
                    <w:szCs w:val="22"/>
                  </w:rPr>
                </w:rPrChange>
              </w:rPr>
              <w:t>data</w:t>
            </w:r>
            <w:r w:rsidRPr="004D3E3F">
              <w:rPr>
                <w:b/>
                <w:bCs/>
                <w:sz w:val="22"/>
                <w:szCs w:val="22"/>
              </w:rPr>
              <w:t>:</w:t>
            </w:r>
            <w:r w:rsidRPr="004D3E3F">
              <w:rPr>
                <w:sz w:val="22"/>
                <w:szCs w:val="22"/>
              </w:rPr>
              <w:t xml:space="preserve"> A data frame containing two columns: Length and Frequency.</w:t>
            </w:r>
          </w:p>
          <w:p w14:paraId="461F6185" w14:textId="77777777" w:rsidR="001C736C" w:rsidRPr="004D3E3F" w:rsidRDefault="001C736C" w:rsidP="00483552">
            <w:pPr>
              <w:spacing w:before="80" w:after="80" w:line="276" w:lineRule="auto"/>
              <w:ind w:firstLine="0"/>
              <w:jc w:val="left"/>
              <w:rPr>
                <w:sz w:val="22"/>
                <w:szCs w:val="22"/>
              </w:rPr>
            </w:pPr>
            <w:r w:rsidRPr="00DA5FCB">
              <w:rPr>
                <w:b/>
                <w:bCs/>
                <w:i/>
                <w:iCs/>
                <w:sz w:val="22"/>
                <w:szCs w:val="22"/>
                <w:rPrChange w:id="85" w:author="Ataher Ali" w:date="2025-06-29T03:49:00Z" w16du:dateUtc="2025-06-28T21:49:00Z">
                  <w:rPr>
                    <w:b/>
                    <w:bCs/>
                    <w:sz w:val="22"/>
                    <w:szCs w:val="22"/>
                  </w:rPr>
                </w:rPrChange>
              </w:rPr>
              <w:t>resample</w:t>
            </w:r>
            <w:r w:rsidRPr="004D3E3F">
              <w:rPr>
                <w:b/>
                <w:bCs/>
                <w:sz w:val="22"/>
                <w:szCs w:val="22"/>
              </w:rPr>
              <w:t>:</w:t>
            </w:r>
            <w:r w:rsidRPr="004D3E3F">
              <w:rPr>
                <w:sz w:val="22"/>
                <w:szCs w:val="22"/>
              </w:rPr>
              <w:t xml:space="preserve"> An integer indicating the number of bootstraps resamples.</w:t>
            </w:r>
          </w:p>
          <w:p w14:paraId="7C24A738" w14:textId="77777777" w:rsidR="001C736C" w:rsidRDefault="001C736C" w:rsidP="00483552">
            <w:pPr>
              <w:spacing w:before="80" w:after="80" w:line="276" w:lineRule="auto"/>
              <w:ind w:firstLine="0"/>
              <w:jc w:val="left"/>
              <w:rPr>
                <w:ins w:id="86" w:author="Ataher Ali" w:date="2025-06-29T03:44:00Z" w16du:dateUtc="2025-06-28T21:44:00Z"/>
                <w:sz w:val="22"/>
                <w:szCs w:val="22"/>
              </w:rPr>
            </w:pPr>
            <w:r w:rsidRPr="00DA5FCB">
              <w:rPr>
                <w:b/>
                <w:bCs/>
                <w:i/>
                <w:iCs/>
                <w:sz w:val="22"/>
                <w:szCs w:val="22"/>
                <w:rPrChange w:id="87" w:author="Ataher Ali" w:date="2025-06-29T03:49:00Z" w16du:dateUtc="2025-06-28T21:49:00Z">
                  <w:rPr>
                    <w:b/>
                    <w:bCs/>
                    <w:sz w:val="22"/>
                    <w:szCs w:val="22"/>
                  </w:rPr>
                </w:rPrChange>
              </w:rPr>
              <w:t>progress</w:t>
            </w:r>
            <w:r w:rsidRPr="004D3E3F">
              <w:rPr>
                <w:b/>
                <w:bCs/>
                <w:sz w:val="22"/>
                <w:szCs w:val="22"/>
              </w:rPr>
              <w:t>:</w:t>
            </w:r>
            <w:r w:rsidRPr="004D3E3F">
              <w:rPr>
                <w:sz w:val="22"/>
                <w:szCs w:val="22"/>
              </w:rPr>
              <w:t xml:space="preserve"> A logical value indicating whether to display progress.</w:t>
            </w:r>
          </w:p>
          <w:p w14:paraId="0E63072B" w14:textId="0DED6F1B" w:rsidR="000C274B" w:rsidRDefault="000C274B" w:rsidP="00483552">
            <w:pPr>
              <w:spacing w:before="80" w:after="80" w:line="276" w:lineRule="auto"/>
              <w:ind w:firstLine="0"/>
              <w:jc w:val="left"/>
              <w:rPr>
                <w:ins w:id="88" w:author="Ataher Ali" w:date="2025-06-29T03:46:00Z" w16du:dateUtc="2025-06-28T21:46:00Z"/>
                <w:sz w:val="22"/>
                <w:szCs w:val="22"/>
              </w:rPr>
            </w:pPr>
            <w:ins w:id="89" w:author="Ataher Ali" w:date="2025-06-29T03:45:00Z" w16du:dateUtc="2025-06-28T21:45:00Z">
              <w:r w:rsidRPr="000C274B">
                <w:rPr>
                  <w:b/>
                  <w:bCs/>
                  <w:i/>
                  <w:iCs/>
                  <w:sz w:val="22"/>
                  <w:szCs w:val="22"/>
                  <w:rPrChange w:id="90" w:author="Ataher Ali" w:date="2025-06-29T03:45:00Z" w16du:dateUtc="2025-06-28T21:45:00Z">
                    <w:rPr>
                      <w:b/>
                      <w:bCs/>
                      <w:sz w:val="22"/>
                      <w:szCs w:val="22"/>
                    </w:rPr>
                  </w:rPrChange>
                </w:rPr>
                <w:t>L</w:t>
              </w:r>
              <w:r w:rsidRPr="000C274B">
                <w:rPr>
                  <w:b/>
                  <w:bCs/>
                  <w:i/>
                  <w:iCs/>
                  <w:sz w:val="22"/>
                  <w:szCs w:val="22"/>
                  <w:vertAlign w:val="subscript"/>
                  <w:rPrChange w:id="91" w:author="Ataher Ali" w:date="2025-06-29T03:45:00Z" w16du:dateUtc="2025-06-28T21:45:00Z">
                    <w:rPr>
                      <w:b/>
                      <w:bCs/>
                      <w:sz w:val="22"/>
                      <w:szCs w:val="22"/>
                    </w:rPr>
                  </w:rPrChange>
                </w:rPr>
                <w:t>∞</w:t>
              </w:r>
            </w:ins>
            <w:ins w:id="92" w:author="Ataher Ali" w:date="2025-06-29T03:46:00Z" w16du:dateUtc="2025-06-28T21:46:00Z">
              <w:r>
                <w:rPr>
                  <w:b/>
                  <w:bCs/>
                  <w:i/>
                  <w:iCs/>
                  <w:sz w:val="22"/>
                  <w:szCs w:val="22"/>
                </w:rPr>
                <w:t>:</w:t>
              </w:r>
            </w:ins>
            <w:ins w:id="93" w:author="Ataher Ali" w:date="2025-06-29T03:45:00Z" w16du:dateUtc="2025-06-28T21:45:00Z">
              <w:r>
                <w:rPr>
                  <w:b/>
                  <w:bCs/>
                  <w:i/>
                  <w:iCs/>
                  <w:sz w:val="22"/>
                  <w:szCs w:val="22"/>
                  <w:vertAlign w:val="subscript"/>
                </w:rPr>
                <w:t xml:space="preserve"> </w:t>
              </w:r>
            </w:ins>
            <w:ins w:id="94" w:author="Ataher Ali" w:date="2025-06-29T03:44:00Z" w16du:dateUtc="2025-06-28T21:44:00Z">
              <w:r w:rsidRPr="000C274B">
                <w:rPr>
                  <w:sz w:val="22"/>
                  <w:szCs w:val="22"/>
                  <w:rPrChange w:id="95" w:author="Ataher Ali" w:date="2025-06-29T03:44:00Z" w16du:dateUtc="2025-06-28T21:44:00Z">
                    <w:rPr>
                      <w:b/>
                      <w:bCs/>
                      <w:sz w:val="22"/>
                      <w:szCs w:val="22"/>
                    </w:rPr>
                  </w:rPrChange>
                </w:rPr>
                <w:t>A numeric value for the asymptotic length (optional)</w:t>
              </w:r>
            </w:ins>
            <w:ins w:id="96" w:author="Ataher Ali" w:date="2025-06-29T03:47:00Z" w16du:dateUtc="2025-06-28T21:47:00Z">
              <w:r>
                <w:rPr>
                  <w:sz w:val="22"/>
                  <w:szCs w:val="22"/>
                </w:rPr>
                <w:t>.</w:t>
              </w:r>
            </w:ins>
          </w:p>
          <w:p w14:paraId="1F0FE909" w14:textId="56E81D8E" w:rsidR="000C274B" w:rsidRDefault="000C274B" w:rsidP="00483552">
            <w:pPr>
              <w:spacing w:before="80" w:after="80" w:line="276" w:lineRule="auto"/>
              <w:ind w:firstLine="0"/>
              <w:jc w:val="left"/>
              <w:rPr>
                <w:ins w:id="97" w:author="Ataher Ali" w:date="2025-06-29T03:47:00Z" w16du:dateUtc="2025-06-28T21:47:00Z"/>
                <w:sz w:val="22"/>
                <w:szCs w:val="22"/>
              </w:rPr>
            </w:pPr>
            <w:proofErr w:type="spellStart"/>
            <w:ins w:id="98" w:author="Ataher Ali" w:date="2025-06-29T03:46:00Z" w16du:dateUtc="2025-06-28T21:46:00Z">
              <w:r w:rsidRPr="00DA5FCB">
                <w:rPr>
                  <w:b/>
                  <w:bCs/>
                  <w:i/>
                  <w:iCs/>
                  <w:sz w:val="22"/>
                  <w:szCs w:val="22"/>
                  <w:rPrChange w:id="99" w:author="Ataher Ali" w:date="2025-06-29T03:49:00Z" w16du:dateUtc="2025-06-28T21:49:00Z">
                    <w:rPr>
                      <w:b/>
                      <w:bCs/>
                      <w:sz w:val="22"/>
                      <w:szCs w:val="22"/>
                    </w:rPr>
                  </w:rPrChange>
                </w:rPr>
                <w:t>Linf_sd</w:t>
              </w:r>
              <w:proofErr w:type="spellEnd"/>
              <w:r w:rsidRPr="000C274B">
                <w:rPr>
                  <w:b/>
                  <w:bCs/>
                  <w:sz w:val="22"/>
                  <w:szCs w:val="22"/>
                  <w:rPrChange w:id="100" w:author="Ataher Ali" w:date="2025-06-29T03:47:00Z" w16du:dateUtc="2025-06-28T21:47:00Z">
                    <w:rPr>
                      <w:sz w:val="22"/>
                      <w:szCs w:val="22"/>
                    </w:rPr>
                  </w:rPrChange>
                </w:rPr>
                <w:t>:</w:t>
              </w:r>
              <w:r w:rsidRPr="000C274B">
                <w:rPr>
                  <w:sz w:val="22"/>
                  <w:szCs w:val="22"/>
                  <w:rPrChange w:id="101" w:author="Ataher Ali" w:date="2025-06-29T03:46:00Z" w16du:dateUtc="2025-06-28T21:46:00Z">
                    <w:rPr>
                      <w:b/>
                      <w:bCs/>
                      <w:sz w:val="22"/>
                      <w:szCs w:val="22"/>
                    </w:rPr>
                  </w:rPrChange>
                </w:rPr>
                <w:t xml:space="preserve"> A numeric value for the standard deviation of random variation added to Linf (default: 0.5)</w:t>
              </w:r>
            </w:ins>
            <w:ins w:id="102" w:author="Ataher Ali" w:date="2025-06-29T03:47:00Z" w16du:dateUtc="2025-06-28T21:47:00Z">
              <w:r>
                <w:rPr>
                  <w:sz w:val="22"/>
                  <w:szCs w:val="22"/>
                </w:rPr>
                <w:t>.</w:t>
              </w:r>
            </w:ins>
            <w:ins w:id="103" w:author="Ataher Ali" w:date="2025-06-29T03:51:00Z" w16du:dateUtc="2025-06-28T21:51:00Z">
              <w:r w:rsidR="00DA5FCB">
                <w:rPr>
                  <w:sz w:val="22"/>
                  <w:szCs w:val="22"/>
                </w:rPr>
                <w:t xml:space="preserve"> O</w:t>
              </w:r>
              <w:r w:rsidR="00DA5FCB" w:rsidRPr="00DA5FCB">
                <w:rPr>
                  <w:sz w:val="22"/>
                  <w:szCs w:val="22"/>
                </w:rPr>
                <w:t xml:space="preserve">nly used if </w:t>
              </w:r>
              <w:r w:rsidR="00DA5FCB" w:rsidRPr="00DA5FCB">
                <w:rPr>
                  <w:i/>
                  <w:iCs/>
                  <w:sz w:val="22"/>
                  <w:szCs w:val="22"/>
                  <w:rPrChange w:id="104" w:author="Ataher Ali" w:date="2025-06-29T03:51:00Z" w16du:dateUtc="2025-06-28T21:51:00Z">
                    <w:rPr>
                      <w:b/>
                      <w:bCs/>
                      <w:i/>
                      <w:iCs/>
                      <w:sz w:val="22"/>
                      <w:szCs w:val="22"/>
                    </w:rPr>
                  </w:rPrChange>
                </w:rPr>
                <w:t>L</w:t>
              </w:r>
              <w:r w:rsidR="00DA5FCB" w:rsidRPr="00DA5FCB">
                <w:rPr>
                  <w:i/>
                  <w:iCs/>
                  <w:sz w:val="22"/>
                  <w:szCs w:val="22"/>
                  <w:vertAlign w:val="subscript"/>
                  <w:rPrChange w:id="105" w:author="Ataher Ali" w:date="2025-06-29T03:51:00Z" w16du:dateUtc="2025-06-28T21:51:00Z">
                    <w:rPr>
                      <w:b/>
                      <w:bCs/>
                      <w:i/>
                      <w:iCs/>
                      <w:sz w:val="22"/>
                      <w:szCs w:val="22"/>
                      <w:vertAlign w:val="subscript"/>
                    </w:rPr>
                  </w:rPrChange>
                </w:rPr>
                <w:t>∞</w:t>
              </w:r>
              <w:r w:rsidR="00DA5FCB">
                <w:rPr>
                  <w:b/>
                  <w:bCs/>
                  <w:i/>
                  <w:iCs/>
                  <w:sz w:val="22"/>
                  <w:szCs w:val="22"/>
                </w:rPr>
                <w:t xml:space="preserve"> </w:t>
              </w:r>
              <w:r w:rsidR="00DA5FCB" w:rsidRPr="00DA5FCB">
                <w:rPr>
                  <w:sz w:val="22"/>
                  <w:szCs w:val="22"/>
                </w:rPr>
                <w:t>is provided</w:t>
              </w:r>
              <w:r w:rsidR="00DA5FCB">
                <w:rPr>
                  <w:sz w:val="22"/>
                  <w:szCs w:val="22"/>
                </w:rPr>
                <w:t xml:space="preserve"> by users</w:t>
              </w:r>
              <w:r w:rsidR="00DA5FCB" w:rsidRPr="00DA5FCB">
                <w:rPr>
                  <w:sz w:val="22"/>
                  <w:szCs w:val="22"/>
                </w:rPr>
                <w:t>.</w:t>
              </w:r>
            </w:ins>
          </w:p>
          <w:p w14:paraId="228021A6" w14:textId="77777777" w:rsidR="000C274B" w:rsidRDefault="000C274B" w:rsidP="00483552">
            <w:pPr>
              <w:spacing w:before="80" w:after="80" w:line="276" w:lineRule="auto"/>
              <w:ind w:firstLine="0"/>
              <w:jc w:val="left"/>
              <w:rPr>
                <w:ins w:id="106" w:author="Ataher Ali" w:date="2025-06-29T03:48:00Z" w16du:dateUtc="2025-06-28T21:48:00Z"/>
                <w:sz w:val="22"/>
                <w:szCs w:val="22"/>
              </w:rPr>
            </w:pPr>
            <w:ins w:id="107" w:author="Ataher Ali" w:date="2025-06-29T03:47:00Z" w16du:dateUtc="2025-06-28T21:47:00Z">
              <w:r w:rsidRPr="000C274B">
                <w:rPr>
                  <w:b/>
                  <w:bCs/>
                  <w:i/>
                  <w:rPrChange w:id="108" w:author="Ataher Ali" w:date="2025-06-29T03:48:00Z" w16du:dateUtc="2025-06-28T21:48:00Z">
                    <w:rPr>
                      <w:i/>
                    </w:rPr>
                  </w:rPrChange>
                </w:rPr>
                <w:t>L</w:t>
              </w:r>
              <w:r w:rsidRPr="000C274B">
                <w:rPr>
                  <w:b/>
                  <w:bCs/>
                  <w:i/>
                  <w:vertAlign w:val="subscript"/>
                  <w:rPrChange w:id="109" w:author="Ataher Ali" w:date="2025-06-29T03:48:00Z" w16du:dateUtc="2025-06-28T21:48:00Z">
                    <w:rPr>
                      <w:i/>
                      <w:vertAlign w:val="subscript"/>
                    </w:rPr>
                  </w:rPrChange>
                </w:rPr>
                <w:t>mat</w:t>
              </w:r>
              <w:r w:rsidRPr="000C274B">
                <w:rPr>
                  <w:b/>
                  <w:bCs/>
                  <w:i/>
                  <w:rPrChange w:id="110" w:author="Ataher Ali" w:date="2025-06-29T03:48:00Z" w16du:dateUtc="2025-06-28T21:48:00Z">
                    <w:rPr>
                      <w:i/>
                    </w:rPr>
                  </w:rPrChange>
                </w:rPr>
                <w:t>:</w:t>
              </w:r>
              <w:r w:rsidRPr="000C274B">
                <w:rPr>
                  <w:sz w:val="22"/>
                  <w:szCs w:val="22"/>
                </w:rPr>
                <w:t xml:space="preserve"> A numeric value for the length at maturity (optional)</w:t>
              </w:r>
            </w:ins>
            <w:ins w:id="111" w:author="Ataher Ali" w:date="2025-06-29T03:48:00Z" w16du:dateUtc="2025-06-28T21:48:00Z">
              <w:r>
                <w:rPr>
                  <w:sz w:val="22"/>
                  <w:szCs w:val="22"/>
                </w:rPr>
                <w:t>.</w:t>
              </w:r>
            </w:ins>
          </w:p>
          <w:p w14:paraId="3CED08C1" w14:textId="7E9EC11C" w:rsidR="000C274B" w:rsidRPr="000C274B" w:rsidRDefault="00DA5FCB" w:rsidP="00483552">
            <w:pPr>
              <w:spacing w:before="80" w:after="80" w:line="276" w:lineRule="auto"/>
              <w:ind w:firstLine="0"/>
              <w:jc w:val="left"/>
              <w:rPr>
                <w:sz w:val="22"/>
                <w:szCs w:val="22"/>
                <w:rPrChange w:id="112" w:author="Ataher Ali" w:date="2025-06-29T03:46:00Z" w16du:dateUtc="2025-06-28T21:46:00Z">
                  <w:rPr>
                    <w:b/>
                    <w:bCs/>
                    <w:sz w:val="22"/>
                    <w:szCs w:val="22"/>
                  </w:rPr>
                </w:rPrChange>
              </w:rPr>
            </w:pPr>
            <w:proofErr w:type="spellStart"/>
            <w:ins w:id="113" w:author="Ataher Ali" w:date="2025-06-29T03:48:00Z" w16du:dateUtc="2025-06-28T21:48:00Z">
              <w:r w:rsidRPr="00DA5FCB">
                <w:rPr>
                  <w:b/>
                  <w:bCs/>
                  <w:i/>
                  <w:iCs/>
                  <w:sz w:val="22"/>
                  <w:szCs w:val="22"/>
                  <w:rPrChange w:id="114" w:author="Ataher Ali" w:date="2025-06-29T03:49:00Z" w16du:dateUtc="2025-06-28T21:49:00Z">
                    <w:rPr>
                      <w:sz w:val="22"/>
                      <w:szCs w:val="22"/>
                    </w:rPr>
                  </w:rPrChange>
                </w:rPr>
                <w:t>Lmat_sd</w:t>
              </w:r>
              <w:proofErr w:type="spellEnd"/>
              <w:r w:rsidRPr="00DA5FCB">
                <w:rPr>
                  <w:sz w:val="22"/>
                  <w:szCs w:val="22"/>
                </w:rPr>
                <w:t xml:space="preserve"> A numeric value for the standard deviation of random variation added to Lmat (default: 0.5). Only used if </w:t>
              </w:r>
            </w:ins>
            <w:ins w:id="115" w:author="Ataher Ali" w:date="2025-06-29T03:50:00Z" w16du:dateUtc="2025-06-28T21:50:00Z">
              <w:r w:rsidRPr="00DA5FCB">
                <w:rPr>
                  <w:i/>
                  <w:iCs/>
                  <w:sz w:val="22"/>
                  <w:szCs w:val="22"/>
                  <w:rPrChange w:id="116" w:author="Ataher Ali" w:date="2025-06-29T03:50:00Z" w16du:dateUtc="2025-06-28T21:50:00Z">
                    <w:rPr>
                      <w:b/>
                      <w:bCs/>
                      <w:i/>
                      <w:iCs/>
                      <w:sz w:val="22"/>
                      <w:szCs w:val="22"/>
                    </w:rPr>
                  </w:rPrChange>
                </w:rPr>
                <w:t>Lmat</w:t>
              </w:r>
              <w:r w:rsidRPr="00DA5FCB">
                <w:rPr>
                  <w:sz w:val="22"/>
                  <w:szCs w:val="22"/>
                </w:rPr>
                <w:t xml:space="preserve"> </w:t>
              </w:r>
            </w:ins>
            <w:ins w:id="117" w:author="Ataher Ali" w:date="2025-06-29T03:48:00Z" w16du:dateUtc="2025-06-28T21:48:00Z">
              <w:r w:rsidRPr="00DA5FCB">
                <w:rPr>
                  <w:sz w:val="22"/>
                  <w:szCs w:val="22"/>
                </w:rPr>
                <w:t>is provided</w:t>
              </w:r>
            </w:ins>
            <w:ins w:id="118" w:author="Ataher Ali" w:date="2025-06-29T03:51:00Z" w16du:dateUtc="2025-06-28T21:51:00Z">
              <w:r>
                <w:rPr>
                  <w:sz w:val="22"/>
                  <w:szCs w:val="22"/>
                </w:rPr>
                <w:t xml:space="preserve"> by users</w:t>
              </w:r>
            </w:ins>
            <w:ins w:id="119" w:author="Ataher Ali" w:date="2025-06-29T03:48:00Z" w16du:dateUtc="2025-06-28T21:48:00Z">
              <w:r w:rsidRPr="00DA5FCB">
                <w:rPr>
                  <w:sz w:val="22"/>
                  <w:szCs w:val="22"/>
                </w:rPr>
                <w:t>.</w:t>
              </w:r>
            </w:ins>
          </w:p>
        </w:tc>
      </w:tr>
      <w:tr w:rsidR="001C736C" w:rsidRPr="00AD0DAD" w14:paraId="6F97E817" w14:textId="77777777" w:rsidTr="002458FD">
        <w:trPr>
          <w:trHeight w:val="3501"/>
          <w:trPrChange w:id="120" w:author="Ataher Ali" w:date="2025-06-29T03:53:00Z" w16du:dateUtc="2025-06-28T21:53:00Z">
            <w:trPr>
              <w:trHeight w:val="3501"/>
            </w:trPr>
          </w:trPrChange>
        </w:trPr>
        <w:tc>
          <w:tcPr>
            <w:tcW w:w="1170" w:type="dxa"/>
            <w:tcBorders>
              <w:top w:val="single" w:sz="4" w:space="0" w:color="auto"/>
              <w:bottom w:val="single" w:sz="12" w:space="0" w:color="auto"/>
            </w:tcBorders>
            <w:vAlign w:val="center"/>
            <w:tcPrChange w:id="121" w:author="Ataher Ali" w:date="2025-06-29T03:53:00Z" w16du:dateUtc="2025-06-28T21:53:00Z">
              <w:tcPr>
                <w:tcW w:w="1170" w:type="dxa"/>
                <w:tcBorders>
                  <w:top w:val="single" w:sz="4" w:space="0" w:color="auto"/>
                  <w:bottom w:val="single" w:sz="12" w:space="0" w:color="auto"/>
                </w:tcBorders>
                <w:vAlign w:val="center"/>
              </w:tcPr>
            </w:tcPrChange>
          </w:tcPr>
          <w:p w14:paraId="76C7FC07" w14:textId="77777777" w:rsidR="001C736C" w:rsidRPr="004D3E3F" w:rsidRDefault="001C736C" w:rsidP="00483552">
            <w:pPr>
              <w:spacing w:before="80" w:after="80" w:line="276" w:lineRule="auto"/>
              <w:ind w:firstLine="0"/>
              <w:jc w:val="left"/>
              <w:rPr>
                <w:sz w:val="22"/>
                <w:szCs w:val="22"/>
              </w:rPr>
            </w:pPr>
            <w:r w:rsidRPr="004D3E3F">
              <w:rPr>
                <w:sz w:val="22"/>
                <w:szCs w:val="22"/>
              </w:rPr>
              <w:t>FishSS</w:t>
            </w:r>
          </w:p>
        </w:tc>
        <w:tc>
          <w:tcPr>
            <w:tcW w:w="1710" w:type="dxa"/>
            <w:tcBorders>
              <w:top w:val="single" w:sz="4" w:space="0" w:color="auto"/>
              <w:bottom w:val="single" w:sz="12" w:space="0" w:color="auto"/>
            </w:tcBorders>
            <w:vAlign w:val="center"/>
            <w:tcPrChange w:id="122" w:author="Ataher Ali" w:date="2025-06-29T03:53:00Z" w16du:dateUtc="2025-06-28T21:53:00Z">
              <w:tcPr>
                <w:tcW w:w="2160" w:type="dxa"/>
                <w:gridSpan w:val="2"/>
                <w:tcBorders>
                  <w:top w:val="single" w:sz="4" w:space="0" w:color="auto"/>
                  <w:bottom w:val="single" w:sz="12" w:space="0" w:color="auto"/>
                </w:tcBorders>
                <w:vAlign w:val="center"/>
              </w:tcPr>
            </w:tcPrChange>
          </w:tcPr>
          <w:p w14:paraId="711C9F30" w14:textId="77777777" w:rsidR="001C736C" w:rsidRPr="004D3E3F" w:rsidRDefault="001C736C" w:rsidP="00483552">
            <w:pPr>
              <w:spacing w:before="80" w:after="80" w:line="276" w:lineRule="auto"/>
              <w:ind w:firstLine="0"/>
              <w:jc w:val="left"/>
              <w:rPr>
                <w:sz w:val="22"/>
                <w:szCs w:val="22"/>
              </w:rPr>
            </w:pPr>
            <w:r w:rsidRPr="004D3E3F">
              <w:rPr>
                <w:sz w:val="22"/>
                <w:szCs w:val="22"/>
              </w:rPr>
              <w:t>Assesses the stock status based on parameters calculated by the Fish</w:t>
            </w:r>
            <w:r>
              <w:rPr>
                <w:sz w:val="22"/>
                <w:szCs w:val="22"/>
              </w:rPr>
              <w:t>Par</w:t>
            </w:r>
            <w:r w:rsidRPr="00AD0DAD">
              <w:rPr>
                <w:sz w:val="22"/>
                <w:szCs w:val="22"/>
              </w:rPr>
              <w:t xml:space="preserve"> </w:t>
            </w:r>
            <w:r w:rsidRPr="004D3E3F">
              <w:rPr>
                <w:sz w:val="22"/>
                <w:szCs w:val="22"/>
              </w:rPr>
              <w:t>function</w:t>
            </w:r>
          </w:p>
        </w:tc>
        <w:tc>
          <w:tcPr>
            <w:tcW w:w="1620" w:type="dxa"/>
            <w:tcBorders>
              <w:top w:val="single" w:sz="4" w:space="0" w:color="auto"/>
              <w:bottom w:val="single" w:sz="12" w:space="0" w:color="auto"/>
            </w:tcBorders>
            <w:vAlign w:val="center"/>
            <w:tcPrChange w:id="123" w:author="Ataher Ali" w:date="2025-06-29T03:53:00Z" w16du:dateUtc="2025-06-28T21:53:00Z">
              <w:tcPr>
                <w:tcW w:w="1440" w:type="dxa"/>
                <w:gridSpan w:val="2"/>
                <w:tcBorders>
                  <w:top w:val="single" w:sz="4" w:space="0" w:color="auto"/>
                  <w:bottom w:val="single" w:sz="12" w:space="0" w:color="auto"/>
                </w:tcBorders>
                <w:vAlign w:val="center"/>
              </w:tcPr>
            </w:tcPrChange>
          </w:tcPr>
          <w:p w14:paraId="7213DE02"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FishSS(</w:t>
            </w:r>
            <w:proofErr w:type="gramEnd"/>
            <w:r w:rsidRPr="004D3E3F">
              <w:rPr>
                <w:sz w:val="22"/>
                <w:szCs w:val="22"/>
              </w:rPr>
              <w:t xml:space="preserve">data, </w:t>
            </w:r>
            <w:proofErr w:type="spellStart"/>
            <w:r w:rsidRPr="004D3E3F">
              <w:rPr>
                <w:i/>
                <w:sz w:val="22"/>
                <w:szCs w:val="22"/>
              </w:rPr>
              <w:t>LM</w:t>
            </w:r>
            <w:r w:rsidRPr="004D3E3F">
              <w:rPr>
                <w:sz w:val="22"/>
                <w:szCs w:val="22"/>
              </w:rPr>
              <w:t>_ratio</w:t>
            </w:r>
            <w:proofErr w:type="spellEnd"/>
            <w:r w:rsidRPr="004D3E3F">
              <w:rPr>
                <w:sz w:val="22"/>
                <w:szCs w:val="22"/>
              </w:rPr>
              <w:t xml:space="preserve">, </w:t>
            </w:r>
            <w:r w:rsidRPr="004D3E3F">
              <w:rPr>
                <w:i/>
                <w:sz w:val="22"/>
                <w:szCs w:val="22"/>
              </w:rPr>
              <w:t>P</w:t>
            </w:r>
            <w:r w:rsidRPr="004D3E3F">
              <w:rPr>
                <w:i/>
                <w:sz w:val="22"/>
                <w:szCs w:val="22"/>
                <w:vertAlign w:val="subscript"/>
              </w:rPr>
              <w:t>obj</w:t>
            </w:r>
            <w:r w:rsidRPr="004D3E3F">
              <w:rPr>
                <w:sz w:val="22"/>
                <w:szCs w:val="22"/>
              </w:rPr>
              <w:t xml:space="preserve">, </w:t>
            </w:r>
            <w:r w:rsidRPr="004D3E3F">
              <w:rPr>
                <w:i/>
                <w:sz w:val="22"/>
                <w:szCs w:val="22"/>
              </w:rPr>
              <w:t>P</w:t>
            </w:r>
            <w:r w:rsidRPr="004D3E3F">
              <w:rPr>
                <w:i/>
                <w:sz w:val="22"/>
                <w:szCs w:val="22"/>
                <w:vertAlign w:val="subscript"/>
              </w:rPr>
              <w:t>mat</w:t>
            </w:r>
            <w:r w:rsidRPr="004D3E3F">
              <w:rPr>
                <w:sz w:val="22"/>
                <w:szCs w:val="22"/>
              </w:rPr>
              <w:t xml:space="preserve">, </w:t>
            </w:r>
            <w:r w:rsidRPr="004D3E3F">
              <w:rPr>
                <w:i/>
                <w:sz w:val="22"/>
                <w:szCs w:val="22"/>
              </w:rPr>
              <w:t>P</w:t>
            </w:r>
            <w:r w:rsidRPr="004D3E3F">
              <w:rPr>
                <w:i/>
                <w:sz w:val="22"/>
                <w:szCs w:val="22"/>
                <w:vertAlign w:val="subscript"/>
              </w:rPr>
              <w:t>opt</w:t>
            </w:r>
            <w:r w:rsidRPr="004D3E3F">
              <w:rPr>
                <w:sz w:val="22"/>
                <w:szCs w:val="22"/>
              </w:rPr>
              <w:t>)</w:t>
            </w:r>
          </w:p>
        </w:tc>
        <w:tc>
          <w:tcPr>
            <w:tcW w:w="3955" w:type="dxa"/>
            <w:tcBorders>
              <w:top w:val="single" w:sz="4" w:space="0" w:color="auto"/>
              <w:bottom w:val="single" w:sz="12" w:space="0" w:color="auto"/>
            </w:tcBorders>
            <w:vAlign w:val="center"/>
            <w:tcPrChange w:id="124" w:author="Ataher Ali" w:date="2025-06-29T03:53:00Z" w16du:dateUtc="2025-06-28T21:53:00Z">
              <w:tcPr>
                <w:tcW w:w="3685" w:type="dxa"/>
                <w:tcBorders>
                  <w:top w:val="single" w:sz="4" w:space="0" w:color="auto"/>
                  <w:bottom w:val="single" w:sz="12" w:space="0" w:color="auto"/>
                </w:tcBorders>
                <w:vAlign w:val="center"/>
              </w:tcPr>
            </w:tcPrChange>
          </w:tcPr>
          <w:p w14:paraId="7F38F061" w14:textId="77777777" w:rsidR="001C736C" w:rsidRPr="004D3E3F" w:rsidRDefault="001C736C" w:rsidP="00483552">
            <w:pPr>
              <w:spacing w:before="80" w:after="80" w:line="276" w:lineRule="auto"/>
              <w:ind w:firstLine="0"/>
              <w:jc w:val="left"/>
              <w:rPr>
                <w:sz w:val="22"/>
                <w:szCs w:val="22"/>
              </w:rPr>
            </w:pPr>
            <w:r w:rsidRPr="004D3E3F">
              <w:rPr>
                <w:b/>
                <w:bCs/>
                <w:sz w:val="22"/>
                <w:szCs w:val="22"/>
              </w:rPr>
              <w:t>data:</w:t>
            </w:r>
            <w:r w:rsidRPr="004D3E3F">
              <w:rPr>
                <w:sz w:val="22"/>
                <w:szCs w:val="22"/>
              </w:rPr>
              <w:t xml:space="preserve"> A data frame containing the necessary columns for stock status calculation. </w:t>
            </w:r>
            <w:r w:rsidRPr="004D3E3F">
              <w:rPr>
                <w:sz w:val="22"/>
                <w:szCs w:val="22"/>
              </w:rPr>
              <w:fldChar w:fldCharType="begin"/>
            </w:r>
            <w:r w:rsidRPr="004D3E3F">
              <w:rPr>
                <w:sz w:val="22"/>
                <w:szCs w:val="22"/>
              </w:rPr>
              <w:instrText xml:space="preserve"> ADDIN ZOTERO_ITEM CSL_CITATION {"citationID":"VDpehyJW","properties":{"formattedCitation":"(Cope &amp; Punt, 2009)","plainCitation":"(Cope &amp; Punt, 2009)","noteIndex":0},"citationItems":[{"id":204,"uris":["http://zotero.org/users/local/X5k6H2lV/items/DCIAHG6X"],"itemData":{"id":204,"type":"article-journal","abstract":"Current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Pr="004D3E3F">
              <w:rPr>
                <w:sz w:val="22"/>
                <w:szCs w:val="22"/>
              </w:rPr>
              <w:fldChar w:fldCharType="separate"/>
            </w:r>
            <w:r w:rsidRPr="004D3E3F">
              <w:rPr>
                <w:sz w:val="22"/>
                <w:szCs w:val="22"/>
              </w:rPr>
              <w:t>(Cope &amp; Punt, 2009)</w:t>
            </w:r>
            <w:r w:rsidRPr="004D3E3F">
              <w:rPr>
                <w:sz w:val="22"/>
                <w:szCs w:val="22"/>
              </w:rPr>
              <w:fldChar w:fldCharType="end"/>
            </w:r>
          </w:p>
          <w:p w14:paraId="466AAA9B" w14:textId="77777777" w:rsidR="001C736C" w:rsidRPr="004D3E3F" w:rsidRDefault="001C736C" w:rsidP="00483552">
            <w:pPr>
              <w:spacing w:before="80" w:after="80" w:line="276" w:lineRule="auto"/>
              <w:ind w:firstLine="0"/>
              <w:jc w:val="left"/>
              <w:rPr>
                <w:sz w:val="22"/>
                <w:szCs w:val="22"/>
              </w:rPr>
            </w:pPr>
            <w:proofErr w:type="spellStart"/>
            <w:r w:rsidRPr="004D3E3F">
              <w:rPr>
                <w:b/>
                <w:bCs/>
                <w:i/>
                <w:sz w:val="22"/>
                <w:szCs w:val="22"/>
              </w:rPr>
              <w:t>LM</w:t>
            </w:r>
            <w:r w:rsidRPr="004D3E3F">
              <w:rPr>
                <w:b/>
                <w:bCs/>
                <w:sz w:val="22"/>
                <w:szCs w:val="22"/>
              </w:rPr>
              <w:t>_ratio</w:t>
            </w:r>
            <w:proofErr w:type="spellEnd"/>
            <w:r w:rsidRPr="004D3E3F">
              <w:rPr>
                <w:sz w:val="22"/>
                <w:szCs w:val="22"/>
              </w:rPr>
              <w:t xml:space="preserve">: A numeric value representing the ratio of </w:t>
            </w:r>
            <w:r w:rsidRPr="004D3E3F">
              <w:rPr>
                <w:i/>
                <w:iCs/>
                <w:sz w:val="22"/>
                <w:szCs w:val="22"/>
              </w:rPr>
              <w:t>L</w:t>
            </w:r>
            <w:r w:rsidRPr="004D3E3F">
              <w:rPr>
                <w:i/>
                <w:iCs/>
                <w:sz w:val="22"/>
                <w:szCs w:val="22"/>
                <w:vertAlign w:val="subscript"/>
              </w:rPr>
              <w:t>mat</w:t>
            </w:r>
            <w:r w:rsidRPr="004D3E3F">
              <w:rPr>
                <w:sz w:val="22"/>
                <w:szCs w:val="22"/>
              </w:rPr>
              <w:t xml:space="preserve"> and </w:t>
            </w:r>
            <w:r w:rsidRPr="004D3E3F">
              <w:rPr>
                <w:i/>
                <w:iCs/>
                <w:sz w:val="22"/>
                <w:szCs w:val="22"/>
              </w:rPr>
              <w:t>L</w:t>
            </w:r>
            <w:r w:rsidRPr="004D3E3F">
              <w:rPr>
                <w:i/>
                <w:iCs/>
                <w:sz w:val="22"/>
                <w:szCs w:val="22"/>
                <w:vertAlign w:val="subscript"/>
              </w:rPr>
              <w:t>opt</w:t>
            </w:r>
            <w:r w:rsidRPr="004D3E3F">
              <w:rPr>
                <w:sz w:val="22"/>
                <w:szCs w:val="22"/>
              </w:rPr>
              <w:t>.</w:t>
            </w:r>
          </w:p>
          <w:p w14:paraId="051FCF68"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obj</w:t>
            </w:r>
            <w:r w:rsidRPr="004D3E3F">
              <w:rPr>
                <w:b/>
                <w:bCs/>
                <w:sz w:val="22"/>
                <w:szCs w:val="22"/>
              </w:rPr>
              <w:t>:</w:t>
            </w:r>
            <w:r w:rsidRPr="004D3E3F">
              <w:rPr>
                <w:sz w:val="22"/>
                <w:szCs w:val="22"/>
              </w:rPr>
              <w:t xml:space="preserve"> A numeric value representing the sum of </w:t>
            </w:r>
            <w:r w:rsidRPr="004D3E3F">
              <w:rPr>
                <w:i/>
                <w:iCs/>
                <w:sz w:val="22"/>
                <w:szCs w:val="22"/>
              </w:rPr>
              <w:t>P</w:t>
            </w:r>
            <w:r w:rsidRPr="004D3E3F">
              <w:rPr>
                <w:i/>
                <w:iCs/>
                <w:sz w:val="22"/>
                <w:szCs w:val="22"/>
                <w:vertAlign w:val="subscript"/>
              </w:rPr>
              <w:t>mat</w:t>
            </w:r>
            <w:r w:rsidRPr="004D3E3F">
              <w:rPr>
                <w:sz w:val="22"/>
                <w:szCs w:val="22"/>
              </w:rPr>
              <w:t xml:space="preserve">, </w:t>
            </w:r>
            <w:r w:rsidRPr="004D3E3F">
              <w:rPr>
                <w:i/>
                <w:iCs/>
                <w:sz w:val="22"/>
                <w:szCs w:val="22"/>
              </w:rPr>
              <w:t>P</w:t>
            </w:r>
            <w:r w:rsidRPr="004D3E3F">
              <w:rPr>
                <w:i/>
                <w:iCs/>
                <w:sz w:val="22"/>
                <w:szCs w:val="22"/>
                <w:vertAlign w:val="subscript"/>
              </w:rPr>
              <w:t>opt</w:t>
            </w:r>
            <w:r w:rsidRPr="004D3E3F">
              <w:rPr>
                <w:sz w:val="22"/>
                <w:szCs w:val="22"/>
              </w:rPr>
              <w:t xml:space="preserve"> and </w:t>
            </w:r>
            <w:r w:rsidRPr="004D3E3F">
              <w:rPr>
                <w:i/>
                <w:iCs/>
                <w:sz w:val="22"/>
                <w:szCs w:val="22"/>
              </w:rPr>
              <w:t>P</w:t>
            </w:r>
            <w:r w:rsidRPr="004D3E3F">
              <w:rPr>
                <w:i/>
                <w:iCs/>
                <w:sz w:val="22"/>
                <w:szCs w:val="22"/>
                <w:vertAlign w:val="subscript"/>
              </w:rPr>
              <w:t>mega</w:t>
            </w:r>
            <w:r w:rsidRPr="004D3E3F">
              <w:rPr>
                <w:sz w:val="22"/>
                <w:szCs w:val="22"/>
              </w:rPr>
              <w:t>.</w:t>
            </w:r>
          </w:p>
          <w:p w14:paraId="30648D1E"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mat</w:t>
            </w:r>
            <w:r w:rsidRPr="004D3E3F">
              <w:rPr>
                <w:b/>
                <w:bCs/>
                <w:sz w:val="22"/>
                <w:szCs w:val="22"/>
              </w:rPr>
              <w:t>:</w:t>
            </w:r>
            <w:r w:rsidRPr="004D3E3F">
              <w:rPr>
                <w:sz w:val="22"/>
                <w:szCs w:val="22"/>
              </w:rPr>
              <w:t xml:space="preserve"> A numeric value representing the percentage of mature fish.</w:t>
            </w:r>
          </w:p>
          <w:p w14:paraId="1C86848D"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opt</w:t>
            </w:r>
            <w:r w:rsidRPr="004D3E3F">
              <w:rPr>
                <w:b/>
                <w:bCs/>
                <w:sz w:val="22"/>
                <w:szCs w:val="22"/>
              </w:rPr>
              <w:t>:</w:t>
            </w:r>
            <w:r w:rsidRPr="004D3E3F">
              <w:rPr>
                <w:sz w:val="22"/>
                <w:szCs w:val="22"/>
              </w:rPr>
              <w:t xml:space="preserve"> A numeric value representing the percentage of optimally sized fish.</w:t>
            </w:r>
          </w:p>
        </w:tc>
      </w:tr>
    </w:tbl>
    <w:p w14:paraId="5EA2B1CF" w14:textId="562ECAFB" w:rsidR="0099263C" w:rsidRDefault="001C736C" w:rsidP="006E75A1">
      <w:pPr>
        <w:ind w:firstLine="0"/>
        <w:rPr>
          <w:ins w:id="125" w:author="Ataher Ali" w:date="2025-06-30T00:33:00Z" w16du:dateUtc="2025-06-29T18:33:00Z"/>
        </w:rPr>
      </w:pPr>
      <w:bookmarkStart w:id="126" w:name="_Hlk198994485"/>
      <w:r w:rsidRPr="00AD0DAD">
        <w:t>The Frequency</w:t>
      </w:r>
      <w:r>
        <w:t xml:space="preserve"> </w:t>
      </w:r>
      <w:r w:rsidRPr="00AD0DAD">
        <w:t>Table function generates the frequency table as well as provide</w:t>
      </w:r>
      <w:r>
        <w:t>s</w:t>
      </w:r>
      <w:r w:rsidRPr="00AD0DAD">
        <w:t xml:space="preserve"> a data frame containing the upper length class and their corresponding frequencies. With this frequency table the </w:t>
      </w:r>
      <w:r w:rsidRPr="00AD0DAD">
        <w:rPr>
          <w:rStyle w:val="Strong"/>
          <w:b w:val="0"/>
          <w:bCs w:val="0"/>
        </w:rPr>
        <w:t>FishPar</w:t>
      </w:r>
      <w:r w:rsidRPr="00AD0DAD">
        <w:t xml:space="preserve"> function facilitates the analysis by estimating key biological parameters, such as the maximum length (</w:t>
      </w:r>
      <w:r w:rsidRPr="00AD0DAD">
        <w:rPr>
          <w:i/>
        </w:rPr>
        <w:t>L</w:t>
      </w:r>
      <w:r w:rsidRPr="00AD0DAD">
        <w:rPr>
          <w:i/>
          <w:vertAlign w:val="subscript"/>
        </w:rPr>
        <w:t>max</w:t>
      </w:r>
      <w:r w:rsidRPr="00AD0DAD">
        <w:t>), asymptotic length (</w:t>
      </w:r>
      <w:r w:rsidRPr="00AD0DAD">
        <w:rPr>
          <w:i/>
        </w:rPr>
        <w:t>L</w:t>
      </w:r>
      <w:r w:rsidRPr="00AD0DAD">
        <w:rPr>
          <w:i/>
          <w:vertAlign w:val="subscript"/>
        </w:rPr>
        <w:t>∞</w:t>
      </w:r>
      <w:r w:rsidRPr="00AD0DAD">
        <w:t>), and length at maturity (</w:t>
      </w:r>
      <w:r w:rsidRPr="00AD0DAD">
        <w:rPr>
          <w:i/>
        </w:rPr>
        <w:t>L</w:t>
      </w:r>
      <w:r w:rsidRPr="00AD0DAD">
        <w:rPr>
          <w:i/>
          <w:vertAlign w:val="subscript"/>
        </w:rPr>
        <w:t>mat</w:t>
      </w:r>
      <w:r w:rsidRPr="00AD0DAD">
        <w:t xml:space="preserve">), using </w:t>
      </w:r>
      <w:ins w:id="127" w:author="Ataher Ali" w:date="2025-06-29T14:30:00Z" w16du:dateUtc="2025-06-29T08:30:00Z">
        <w:r w:rsidR="003B1174" w:rsidRPr="005B1657">
          <w:t xml:space="preserve">Monte Carlo and bootstrap methods </w:t>
        </w:r>
      </w:ins>
      <w:del w:id="128" w:author="Ataher Ali" w:date="2025-06-29T14:30:00Z" w16du:dateUtc="2025-06-29T08:30:00Z">
        <w:r w:rsidRPr="000866DE" w:rsidDel="003B1174">
          <w:rPr>
            <w:color w:val="EE0000"/>
            <w:rPrChange w:id="129" w:author="Ataher Ali" w:date="2025-06-29T13:27:00Z" w16du:dateUtc="2025-06-29T07:27:00Z">
              <w:rPr/>
            </w:rPrChange>
          </w:rPr>
          <w:delText xml:space="preserve">bootstrap resampling techniques </w:delText>
        </w:r>
      </w:del>
      <w:r w:rsidRPr="00AD0DAD">
        <w:t xml:space="preserve">(Table 1). It ensures data integrity by validating input data and generating robust confidence intervals for parameter estimates. Additionally, it provides insightful visualizations to help interpret the results, making it a valuable tool for researchers and fishery managers. In addition, the FishPar function also calculate particular indicators such as </w:t>
      </w:r>
      <w:r w:rsidRPr="004D3E3F">
        <w:rPr>
          <w:i/>
          <w:iCs/>
        </w:rPr>
        <w:t>L</w:t>
      </w:r>
      <w:r w:rsidRPr="004D3E3F">
        <w:rPr>
          <w:i/>
          <w:iCs/>
          <w:vertAlign w:val="subscript"/>
        </w:rPr>
        <w:t>mat</w:t>
      </w:r>
      <w:r w:rsidRPr="00AD0DAD">
        <w:t>/</w:t>
      </w:r>
      <w:r w:rsidRPr="004D3E3F">
        <w:rPr>
          <w:i/>
          <w:iCs/>
        </w:rPr>
        <w:t>L</w:t>
      </w:r>
      <w:r w:rsidRPr="004D3E3F">
        <w:rPr>
          <w:i/>
          <w:iCs/>
          <w:vertAlign w:val="subscript"/>
        </w:rPr>
        <w:t>opt</w:t>
      </w:r>
      <w:r w:rsidRPr="00AD0DAD">
        <w:t xml:space="preserve"> ratio (</w:t>
      </w:r>
      <w:proofErr w:type="spellStart"/>
      <w:r w:rsidRPr="00AD0DAD">
        <w:rPr>
          <w:i/>
        </w:rPr>
        <w:t>LM</w:t>
      </w:r>
      <w:r w:rsidRPr="00AD0DAD">
        <w:t>_ratio</w:t>
      </w:r>
      <w:proofErr w:type="spellEnd"/>
      <w:r w:rsidRPr="00AD0DAD">
        <w:t xml:space="preserve">) and sum of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w:t>
      </w:r>
      <w:r w:rsidRPr="004D3E3F">
        <w:rPr>
          <w:i/>
          <w:iCs/>
        </w:rPr>
        <w:t>P</w:t>
      </w:r>
      <w:r w:rsidRPr="004D3E3F">
        <w:rPr>
          <w:i/>
          <w:iCs/>
          <w:vertAlign w:val="subscript"/>
        </w:rPr>
        <w:t>mega</w:t>
      </w:r>
      <w:r w:rsidRPr="00AD0DAD">
        <w:t xml:space="preserve"> (</w:t>
      </w:r>
      <w:r w:rsidRPr="00AD0DAD">
        <w:rPr>
          <w:i/>
        </w:rPr>
        <w:t>P</w:t>
      </w:r>
      <w:r w:rsidRPr="004D3E3F">
        <w:rPr>
          <w:i/>
          <w:vertAlign w:val="subscript"/>
        </w:rPr>
        <w:t>obj</w:t>
      </w:r>
      <w:r w:rsidRPr="00AD0DAD">
        <w:rPr>
          <w:iCs/>
        </w:rPr>
        <w:t>)</w:t>
      </w:r>
      <w:r w:rsidRPr="00AD0DAD">
        <w:t xml:space="preserve"> to ascertain the stock </w:t>
      </w:r>
      <w:del w:id="130" w:author="Ataher Ali" w:date="2025-06-28T04:39:00Z" w16du:dateUtc="2025-06-27T22:39:00Z">
        <w:r w:rsidRPr="00AD0DAD" w:rsidDel="001E40F6">
          <w:delText>situation</w:delText>
        </w:r>
      </w:del>
      <w:ins w:id="131" w:author="Ataher Ali" w:date="2025-06-28T04:39:00Z" w16du:dateUtc="2025-06-27T22:39:00Z">
        <w:r w:rsidR="001E40F6">
          <w:t>status</w:t>
        </w:r>
      </w:ins>
      <w:r w:rsidRPr="00AD0DAD">
        <w:t>. Analyzing these indicat</w:t>
      </w:r>
      <w:r>
        <w:t xml:space="preserve">ors </w:t>
      </w:r>
      <w:r w:rsidRPr="00AD0DAD">
        <w:t>help one to choose suitable columns from the input data to create important stock metrics such</w:t>
      </w:r>
      <w:r>
        <w:t xml:space="preserve"> as</w:t>
      </w:r>
      <w:r w:rsidRPr="00AD0DAD">
        <w:t xml:space="preserve"> Limit Spawning Biomass (LSB25) and Target Spawning Biomass (TSB40) (Table 1)</w:t>
      </w:r>
      <w:r>
        <w:t xml:space="preserve"> by FishSS function</w:t>
      </w:r>
      <w:r w:rsidRPr="00AD0DAD">
        <w:t>. This dual-function strategy improves our knowledge of fish population dynamics, therefore helping to guide the development of sensible management plans and fisheries policies.</w:t>
      </w:r>
    </w:p>
    <w:p w14:paraId="6F9A35C5" w14:textId="48FBB8C0" w:rsidR="0033575E" w:rsidDel="0033575E" w:rsidRDefault="0033575E" w:rsidP="006E75A1">
      <w:pPr>
        <w:ind w:firstLine="0"/>
        <w:rPr>
          <w:del w:id="132" w:author="Ataher Ali" w:date="2025-06-30T00:33:00Z" w16du:dateUtc="2025-06-29T18:33:00Z"/>
        </w:rPr>
      </w:pPr>
    </w:p>
    <w:p w14:paraId="06BDAD15" w14:textId="659D4D13" w:rsidR="00C84DC1" w:rsidRPr="0099263C" w:rsidRDefault="00F4484F" w:rsidP="00F030F2">
      <w:pPr>
        <w:pStyle w:val="Heading20"/>
      </w:pPr>
      <w:r w:rsidRPr="0099263C">
        <w:t>Analytical procedures</w:t>
      </w:r>
    </w:p>
    <w:bookmarkEnd w:id="126"/>
    <w:p w14:paraId="3B13F5CB" w14:textId="19227D6C" w:rsidR="00E1223D" w:rsidRPr="00AD0DAD" w:rsidRDefault="00F4484F" w:rsidP="006A12A8">
      <w:pPr>
        <w:pStyle w:val="Heading3"/>
      </w:pPr>
      <w:r>
        <w:t xml:space="preserve"> </w:t>
      </w:r>
      <w:r w:rsidR="00E1223D" w:rsidRPr="00F030F2">
        <w:t>Calculating</w:t>
      </w:r>
      <w:r w:rsidR="00E1223D" w:rsidRPr="00AD0DAD">
        <w:t xml:space="preserve"> frequency table</w:t>
      </w:r>
      <w:ins w:id="133" w:author="Ataher Ali" w:date="2025-06-28T05:26:00Z" w16du:dateUtc="2025-06-27T23:26:00Z">
        <w:r w:rsidR="0059190C">
          <w:t xml:space="preserve"> by FrequencyTable </w:t>
        </w:r>
      </w:ins>
      <w:ins w:id="134" w:author="Ataher Ali" w:date="2025-06-28T05:27:00Z" w16du:dateUtc="2025-06-27T23:27:00Z">
        <w:r w:rsidR="0059190C">
          <w:t>function</w:t>
        </w:r>
      </w:ins>
    </w:p>
    <w:p w14:paraId="07C94205" w14:textId="77777777" w:rsidR="00E1223D" w:rsidRPr="00AD0DAD" w:rsidRDefault="00E1223D" w:rsidP="00E1223D">
      <w:pPr>
        <w:ind w:firstLine="0"/>
      </w:pPr>
      <w:r w:rsidRPr="00AD0DAD">
        <w:t xml:space="preserve">Frequency distribution table was constructed using the following formula of optimum bin size (OBS) recommended by </w:t>
      </w:r>
      <w:r w:rsidRPr="00AD0DAD">
        <w:fldChar w:fldCharType="begin"/>
      </w:r>
      <w:r w:rsidRPr="00AD0DAD">
        <w:instrText xml:space="preserve"> ADDIN ZOTERO_ITEM CSL_CITATION {"citationID":"3SFeLX4l","properties":{"formattedCitation":"(Wang et al., 2020)","plainCitation":"(Wang et al., 2020)","noteIndex":0},"citationItems":[{"id":869,"uris":["http://zotero.org/users/local/X5k6H2lV/items/D5G7BP95"],"itemData":{"id":869,"type":"article-journal","abstract":"Electronic LEngth Frequency ANalysis (ELEFAN) is a widely used method to fit von-Bertalanffy Growth Function (VBGF) using length frequency data for data-poor fisheries. However accuracy of this method depends on diverse assumptions, among which the variability of individual growth may be particularly influential. In addition, the selection of class interval of length frequency data, defined as bin size, is also considerable source of uncertainty. However, rare guidance exists on how to account for the growth variability and to select bin size. In this study, we considered the effects of growth variability and bin size together by testing whether appropriate bin size can reduce estimating bias due to growth variability. We used a Monte Carlo simulation framework to evaluate the performances of ELEFAN under scenarios of different bin size and levels of individual growth variability for 10 fish species. The results indicated that growth variability might result in large variations and biased estimation of growth parameters if the bin size was chosen arbitrarily. On the contrary, there was an optimal bin size for each species, which led to unbiased estimates even in a substantially high level of growth variability. Summarizing the optimal bin sizes of the 10 species, we proposed a rule of thumb to select optimal bin size (OBS) for the future applications of ELEFAN according to the maximum body length (OBS=0.23×Lmax0.6) and age (OBS=1.86×(Lmax/A)0.45) of fish species. The improvement of accuracy of VBGF parameter estimation will help to understand the growth characteristics and reduce the uncertainty for data-limited stock assessment methods.","container-title":"Fisheries Research","DOI":"10.1016/j.fishres.2019.105474","ISSN":"0165-7836","journalAbbreviation":"Fisheries Research","page":"105474","source":"ScienceDirect","title":"Selecting optimal bin size to account for growth variability in Electronic LEngth Frequency ANalysis (ELEFAN)","volume":"225","author":[{"family":"Wang","given":"Kun"},{"family":"Zhang","given":"Chongliang"},{"family":"Xu","given":"Binduo"},{"family":"Xue","given":"Ying"},{"family":"Ren","given":"Yiping"}],"issued":{"date-parts":[["2020",5,1]]}}}],"schema":"https://github.com/citation-style-language/schema/raw/master/csl-citation.json"} </w:instrText>
      </w:r>
      <w:r w:rsidRPr="00AD0DAD">
        <w:fldChar w:fldCharType="separate"/>
      </w:r>
      <w:r w:rsidRPr="00AD0DAD">
        <w:t>Wang et al. (2020)</w:t>
      </w:r>
      <w:r w:rsidRPr="00AD0DAD">
        <w:fldChar w:fldCharType="end"/>
      </w:r>
      <w:r w:rsidRPr="00AD0DAD">
        <w:t xml:space="preserve">, facilitate by the </w:t>
      </w:r>
      <w:r w:rsidRPr="004D3E3F">
        <w:rPr>
          <w:i/>
          <w:iCs/>
        </w:rPr>
        <w:t>Frequency</w:t>
      </w:r>
      <w:r>
        <w:rPr>
          <w:i/>
          <w:iCs/>
        </w:rPr>
        <w:t xml:space="preserve"> </w:t>
      </w:r>
      <w:r w:rsidRPr="004D3E3F">
        <w:rPr>
          <w:i/>
          <w:iCs/>
        </w:rPr>
        <w:t>Table</w:t>
      </w:r>
      <w:r w:rsidRPr="00AD0DAD">
        <w:t xml:space="preserve"> function of aLBI package.</w:t>
      </w:r>
    </w:p>
    <w:p w14:paraId="4EF6620D" w14:textId="77777777" w:rsidR="00E1223D" w:rsidRPr="00AD0DAD" w:rsidRDefault="00E1223D" w:rsidP="00E1223D">
      <w:pPr>
        <w:ind w:firstLine="0"/>
        <w:jc w:val="center"/>
        <w:rPr>
          <w:rFonts w:eastAsiaTheme="minorEastAsia"/>
          <w:bCs/>
        </w:rPr>
      </w:pPr>
      <m:oMath>
        <m:r>
          <m:rPr>
            <m:sty m:val="p"/>
          </m:rPr>
          <w:rPr>
            <w:rFonts w:ascii="Cambria Math" w:hAnsi="Cambria Math"/>
          </w:rPr>
          <m:t>Optimum Bin Size (OBS)</m:t>
        </m:r>
        <m:r>
          <w:rPr>
            <w:rFonts w:ascii="Cambria Math" w:hAnsi="Cambria Math"/>
          </w:rPr>
          <m:t xml:space="preserve"> </m:t>
        </m:r>
        <m:r>
          <m:rPr>
            <m:sty m:val="bi"/>
          </m:rPr>
          <w:rPr>
            <w:rFonts w:ascii="Cambria Math" w:hAnsi="Cambria Math"/>
          </w:rPr>
          <m:t>=(</m:t>
        </m:r>
        <m:r>
          <w:rPr>
            <w:rFonts w:ascii="Cambria Math" w:hAnsi="Cambria Math"/>
          </w:rPr>
          <m:t>0.23*(</m:t>
        </m:r>
        <m:sSup>
          <m:sSupPr>
            <m:ctrlPr>
              <w:rPr>
                <w:rFonts w:ascii="Cambria Math" w:hAnsi="Cambria Math"/>
                <w:bCs/>
                <w:i/>
              </w:rPr>
            </m:ctrlPr>
          </m:sSupPr>
          <m:e>
            <m:r>
              <w:rPr>
                <w:rFonts w:ascii="Cambria Math" w:hAnsi="Cambria Math"/>
              </w:rPr>
              <m:t>Lmax</m:t>
            </m:r>
          </m:e>
          <m:sup>
            <m:r>
              <w:rPr>
                <w:rFonts w:ascii="Cambria Math" w:hAnsi="Cambria Math"/>
              </w:rPr>
              <m:t>0.6</m:t>
            </m:r>
          </m:sup>
        </m:sSup>
        <m:r>
          <w:rPr>
            <w:rFonts w:ascii="Cambria Math" w:hAnsi="Cambria Math"/>
          </w:rPr>
          <m:t>)</m:t>
        </m:r>
      </m:oMath>
      <w:r w:rsidRPr="00AD0DAD">
        <w:rPr>
          <w:rFonts w:eastAsiaTheme="minorEastAsia"/>
          <w:bCs/>
        </w:rPr>
        <w:t>............... (1)</w:t>
      </w:r>
    </w:p>
    <w:p w14:paraId="28B3B02A" w14:textId="151E6134" w:rsidR="00CA5C35" w:rsidRDefault="00E1223D" w:rsidP="00E1223D">
      <w:pPr>
        <w:ind w:firstLine="0"/>
        <w:jc w:val="left"/>
        <w:rPr>
          <w:ins w:id="135" w:author="Ataher Ali" w:date="2025-06-30T01:33:00Z" w16du:dateUtc="2025-06-29T19:33:00Z"/>
          <w:rFonts w:eastAsiaTheme="minorEastAsia"/>
          <w:bCs/>
        </w:rPr>
      </w:pPr>
      <w:r w:rsidRPr="004D3E3F">
        <w:rPr>
          <w:rFonts w:eastAsiaTheme="minorEastAsia"/>
          <w:bCs/>
          <w:i/>
          <w:iCs/>
        </w:rPr>
        <w:t>L</w:t>
      </w:r>
      <w:r w:rsidRPr="004D3E3F">
        <w:rPr>
          <w:rFonts w:eastAsiaTheme="minorEastAsia"/>
          <w:bCs/>
          <w:i/>
          <w:iCs/>
          <w:vertAlign w:val="subscript"/>
        </w:rPr>
        <w:t>max</w:t>
      </w:r>
      <w:r w:rsidRPr="00AD0DAD">
        <w:rPr>
          <w:rFonts w:eastAsiaTheme="minorEastAsia"/>
          <w:bCs/>
          <w:vertAlign w:val="subscript"/>
        </w:rPr>
        <w:t xml:space="preserve"> </w:t>
      </w:r>
      <w:r w:rsidRPr="00AD0DAD">
        <w:rPr>
          <w:rFonts w:eastAsiaTheme="minorEastAsia"/>
          <w:bCs/>
        </w:rPr>
        <w:t>= Maximum length</w:t>
      </w:r>
      <w:ins w:id="136" w:author="Ataher Ali" w:date="2025-06-30T01:33:00Z" w16du:dateUtc="2025-06-29T19:33:00Z">
        <w:r w:rsidR="00CA5C35">
          <w:rPr>
            <w:rFonts w:eastAsiaTheme="minorEastAsia"/>
            <w:bCs/>
          </w:rPr>
          <w:br w:type="page"/>
        </w:r>
      </w:ins>
    </w:p>
    <w:p w14:paraId="4D9A4C5F" w14:textId="5C0A28E6" w:rsidR="0054088E" w:rsidRPr="004D3E3F" w:rsidDel="0054088E" w:rsidRDefault="0054088E">
      <w:pPr>
        <w:pStyle w:val="Heading3"/>
        <w:rPr>
          <w:del w:id="137" w:author="Ataher Ali" w:date="2025-06-28T05:22:00Z" w16du:dateUtc="2025-06-27T23:22:00Z"/>
        </w:rPr>
        <w:pPrChange w:id="138" w:author="Ataher Ali" w:date="2025-06-28T05:21:00Z" w16du:dateUtc="2025-06-27T23:21:00Z">
          <w:pPr>
            <w:ind w:firstLine="0"/>
            <w:jc w:val="left"/>
          </w:pPr>
        </w:pPrChange>
      </w:pPr>
    </w:p>
    <w:p w14:paraId="1079F7A7" w14:textId="0C10FB0A" w:rsidR="00E1223D" w:rsidRDefault="00E1223D" w:rsidP="006A12A8">
      <w:pPr>
        <w:pStyle w:val="Heading3"/>
        <w:rPr>
          <w:ins w:id="139" w:author="Ataher Ali" w:date="2025-06-28T21:27:00Z" w16du:dateUtc="2025-06-28T15:27:00Z"/>
        </w:rPr>
      </w:pPr>
      <w:r w:rsidRPr="00AD0DAD">
        <w:t>Estimating growth parameters by FishPar function</w:t>
      </w:r>
    </w:p>
    <w:p w14:paraId="50D1967C" w14:textId="2C9A25C8" w:rsidR="0042586D" w:rsidRPr="0042586D" w:rsidDel="00AB079B" w:rsidRDefault="0042586D">
      <w:pPr>
        <w:ind w:firstLine="0"/>
        <w:rPr>
          <w:del w:id="140" w:author="Ataher Ali" w:date="2025-06-28T21:32:00Z" w16du:dateUtc="2025-06-28T15:32:00Z"/>
        </w:rPr>
        <w:pPrChange w:id="141" w:author="Ataher Ali" w:date="2025-06-28T23:43:00Z" w16du:dateUtc="2025-06-28T17:43:00Z">
          <w:pPr>
            <w:pStyle w:val="Heading3"/>
          </w:pPr>
        </w:pPrChange>
      </w:pPr>
    </w:p>
    <w:p w14:paraId="563CF82C" w14:textId="7AB3DAB0" w:rsidR="00057F7C" w:rsidRPr="00057F7C" w:rsidRDefault="004071BD">
      <w:pPr>
        <w:ind w:firstLine="0"/>
        <w:rPr>
          <w:ins w:id="142" w:author="Ataher Ali" w:date="2025-06-28T23:39:00Z" w16du:dateUtc="2025-06-28T17:39:00Z"/>
        </w:rPr>
        <w:pPrChange w:id="143" w:author="Ataher Ali" w:date="2025-06-28T23:43:00Z" w16du:dateUtc="2025-06-28T17:43:00Z">
          <w:pPr/>
        </w:pPrChange>
      </w:pPr>
      <w:ins w:id="144" w:author="Ataher Ali" w:date="2025-06-28T20:44:00Z" w16du:dateUtc="2025-06-28T14:44:00Z">
        <w:r w:rsidRPr="004071BD">
          <w:t xml:space="preserve">Key length parameters for </w:t>
        </w:r>
        <w:r w:rsidRPr="004071BD">
          <w:rPr>
            <w:i/>
            <w:iCs/>
            <w:rPrChange w:id="145" w:author="Ataher Ali" w:date="2025-06-28T20:44:00Z" w16du:dateUtc="2025-06-28T14:44:00Z">
              <w:rPr/>
            </w:rPrChange>
          </w:rPr>
          <w:t>S</w:t>
        </w:r>
        <w:r>
          <w:rPr>
            <w:i/>
            <w:iCs/>
          </w:rPr>
          <w:t>.</w:t>
        </w:r>
        <w:r w:rsidRPr="004071BD">
          <w:rPr>
            <w:i/>
            <w:iCs/>
            <w:rPrChange w:id="146" w:author="Ataher Ali" w:date="2025-06-28T20:44:00Z" w16du:dateUtc="2025-06-28T14:44:00Z">
              <w:rPr/>
            </w:rPrChange>
          </w:rPr>
          <w:t xml:space="preserve"> </w:t>
        </w:r>
        <w:proofErr w:type="spellStart"/>
        <w:r w:rsidRPr="004071BD">
          <w:rPr>
            <w:i/>
            <w:iCs/>
            <w:rPrChange w:id="147" w:author="Ataher Ali" w:date="2025-06-28T20:44:00Z" w16du:dateUtc="2025-06-28T14:44:00Z">
              <w:rPr/>
            </w:rPrChange>
          </w:rPr>
          <w:t>aor</w:t>
        </w:r>
        <w:proofErr w:type="spellEnd"/>
        <w:r w:rsidRPr="004071BD">
          <w:t>, including maximum length (</w:t>
        </w:r>
        <w:r w:rsidRPr="004D3E3F">
          <w:rPr>
            <w:i/>
            <w:iCs/>
          </w:rPr>
          <w:t>L</w:t>
        </w:r>
        <w:r w:rsidRPr="004D3E3F">
          <w:rPr>
            <w:i/>
            <w:iCs/>
            <w:vertAlign w:val="subscript"/>
          </w:rPr>
          <w:t>max</w:t>
        </w:r>
        <w:r w:rsidRPr="004071BD">
          <w:t>), asymptotic length (</w:t>
        </w:r>
      </w:ins>
      <w:ins w:id="148" w:author="Ataher Ali" w:date="2025-06-28T20:45:00Z" w16du:dateUtc="2025-06-28T14:45:00Z">
        <w:r w:rsidRPr="004D3E3F">
          <w:rPr>
            <w:i/>
            <w:iCs/>
          </w:rPr>
          <w:t>L</w:t>
        </w:r>
        <w:r w:rsidRPr="004D3E3F">
          <w:rPr>
            <w:i/>
            <w:iCs/>
            <w:vertAlign w:val="subscript"/>
          </w:rPr>
          <w:t>∞</w:t>
        </w:r>
      </w:ins>
      <w:ins w:id="149" w:author="Ataher Ali" w:date="2025-06-28T20:44:00Z" w16du:dateUtc="2025-06-28T14:44:00Z">
        <w:r w:rsidRPr="004071BD">
          <w:t>), length at maturity (</w:t>
        </w:r>
      </w:ins>
      <w:ins w:id="150" w:author="Ataher Ali" w:date="2025-06-28T20:45:00Z" w16du:dateUtc="2025-06-28T14:45:00Z">
        <w:r w:rsidRPr="004D3E3F">
          <w:rPr>
            <w:i/>
            <w:iCs/>
          </w:rPr>
          <w:t>L</w:t>
        </w:r>
        <w:r w:rsidRPr="004D3E3F">
          <w:rPr>
            <w:i/>
            <w:iCs/>
            <w:vertAlign w:val="subscript"/>
          </w:rPr>
          <w:t>mat</w:t>
        </w:r>
      </w:ins>
      <w:ins w:id="151" w:author="Ataher Ali" w:date="2025-06-28T20:44:00Z" w16du:dateUtc="2025-06-28T14:44:00Z">
        <w:r w:rsidRPr="004071BD">
          <w:t>), and optimum length (</w:t>
        </w:r>
      </w:ins>
      <w:ins w:id="152" w:author="Ataher Ali" w:date="2025-06-28T20:45:00Z" w16du:dateUtc="2025-06-28T14:45:00Z">
        <w:r w:rsidRPr="004D3E3F">
          <w:rPr>
            <w:i/>
            <w:iCs/>
          </w:rPr>
          <w:t>L</w:t>
        </w:r>
        <w:r w:rsidRPr="004D3E3F">
          <w:rPr>
            <w:i/>
            <w:iCs/>
            <w:vertAlign w:val="subscript"/>
          </w:rPr>
          <w:t>opt</w:t>
        </w:r>
      </w:ins>
      <w:ins w:id="153" w:author="Ataher Ali" w:date="2025-06-28T20:44:00Z" w16du:dateUtc="2025-06-28T14:44:00Z">
        <w:r w:rsidRPr="004071BD">
          <w:t xml:space="preserve">), were estimated using the FishPar function within the aLBI package. </w:t>
        </w:r>
      </w:ins>
      <w:ins w:id="154" w:author="Ataher Ali" w:date="2025-06-28T20:49:00Z" w16du:dateUtc="2025-06-28T14:49:00Z">
        <w:r w:rsidR="00962094" w:rsidRPr="004D3E3F">
          <w:rPr>
            <w:i/>
            <w:iCs/>
          </w:rPr>
          <w:t>L</w:t>
        </w:r>
        <w:r w:rsidR="00962094" w:rsidRPr="004D3E3F">
          <w:rPr>
            <w:i/>
            <w:iCs/>
            <w:vertAlign w:val="subscript"/>
          </w:rPr>
          <w:t>max</w:t>
        </w:r>
        <w:r w:rsidR="00962094" w:rsidRPr="004071BD">
          <w:t xml:space="preserve"> </w:t>
        </w:r>
      </w:ins>
      <w:ins w:id="155" w:author="Ataher Ali" w:date="2025-06-28T20:44:00Z" w16du:dateUtc="2025-06-28T14:44:00Z">
        <w:r w:rsidRPr="004071BD">
          <w:t xml:space="preserve">was defined as the maximum observed length in the dataset unless derived from a user-specified </w:t>
        </w:r>
      </w:ins>
      <w:ins w:id="156" w:author="Ataher Ali" w:date="2025-06-28T20:46:00Z" w16du:dateUtc="2025-06-28T14:46:00Z">
        <w:r w:rsidRPr="004D3E3F">
          <w:rPr>
            <w:i/>
            <w:iCs/>
          </w:rPr>
          <w:t>L</w:t>
        </w:r>
        <w:r w:rsidRPr="004D3E3F">
          <w:rPr>
            <w:i/>
            <w:iCs/>
            <w:vertAlign w:val="subscript"/>
          </w:rPr>
          <w:t>∞</w:t>
        </w:r>
      </w:ins>
      <w:ins w:id="157" w:author="Ataher Ali" w:date="2025-06-28T20:44:00Z" w16du:dateUtc="2025-06-28T14:44:00Z">
        <w:r w:rsidRPr="004071BD">
          <w:t>.</w:t>
        </w:r>
      </w:ins>
      <w:ins w:id="158" w:author="Ataher Ali" w:date="2025-06-28T23:39:00Z" w16du:dateUtc="2025-06-28T17:39:00Z">
        <w:r w:rsidR="00057F7C">
          <w:t xml:space="preserve"> </w:t>
        </w:r>
        <w:r w:rsidR="00057F7C" w:rsidRPr="00057F7C">
          <w:t xml:space="preserve">When not provided, </w:t>
        </w:r>
        <w:r w:rsidR="00057F7C" w:rsidRPr="004D3E3F">
          <w:rPr>
            <w:i/>
            <w:iCs/>
          </w:rPr>
          <w:t>L</w:t>
        </w:r>
        <w:r w:rsidR="00057F7C" w:rsidRPr="004D3E3F">
          <w:rPr>
            <w:i/>
            <w:iCs/>
            <w:vertAlign w:val="subscript"/>
          </w:rPr>
          <w:t>∞</w:t>
        </w:r>
        <w:r w:rsidR="00057F7C" w:rsidRPr="00057F7C">
          <w:t xml:space="preserve"> was calculated</w:t>
        </w:r>
        <w:r w:rsidR="00057F7C">
          <w:t xml:space="preserve"> according to</w:t>
        </w:r>
      </w:ins>
      <w:ins w:id="159" w:author="Ataher Ali" w:date="2025-06-28T23:40:00Z" w16du:dateUtc="2025-06-28T17:40:00Z">
        <w:r w:rsidR="00057F7C">
          <w:t xml:space="preserve"> following</w:t>
        </w:r>
      </w:ins>
      <w:ins w:id="160" w:author="Ataher Ali" w:date="2025-06-28T23:39:00Z" w16du:dateUtc="2025-06-28T17:39:00Z">
        <w:r w:rsidR="00057F7C">
          <w:t xml:space="preserve"> equation </w:t>
        </w:r>
        <w:r w:rsidR="00057F7C" w:rsidRPr="00AD0DAD">
          <w:t>proposed by Pauly (1984</w:t>
        </w:r>
        <w:r w:rsidR="00057F7C">
          <w:t>)</w:t>
        </w:r>
      </w:ins>
      <w:ins w:id="161" w:author="Ataher Ali" w:date="2025-06-28T23:40:00Z" w16du:dateUtc="2025-06-28T17:40:00Z">
        <w:r w:rsidR="00057F7C">
          <w:t>:</w:t>
        </w:r>
      </w:ins>
    </w:p>
    <w:p w14:paraId="321E8495" w14:textId="1307A78F" w:rsidR="00E1223D" w:rsidRPr="00AD0DAD" w:rsidDel="00CF3660" w:rsidRDefault="00962094" w:rsidP="007A4067">
      <w:pPr>
        <w:ind w:firstLine="0"/>
        <w:rPr>
          <w:del w:id="162" w:author="Ataher Ali" w:date="2025-06-28T20:54:00Z" w16du:dateUtc="2025-06-28T14:54:00Z"/>
        </w:rPr>
      </w:pPr>
      <w:ins w:id="163" w:author="Ataher Ali" w:date="2025-06-28T20:49:00Z" w16du:dateUtc="2025-06-28T14:49:00Z">
        <w:r>
          <w:t xml:space="preserve"> </w:t>
        </w:r>
      </w:ins>
      <w:del w:id="164" w:author="Ataher Ali" w:date="2025-06-28T20:54:00Z" w16du:dateUtc="2025-06-28T14:54:00Z">
        <w:r w:rsidR="00E1223D" w:rsidRPr="00AD0DAD" w:rsidDel="00CF3660">
          <w:delText>Then an initial value for asymptotic length (</w:delText>
        </w:r>
        <w:r w:rsidR="00E1223D" w:rsidRPr="00AD0DAD" w:rsidDel="00CF3660">
          <w:rPr>
            <w:i/>
          </w:rPr>
          <w:delText>L</w:delText>
        </w:r>
        <w:r w:rsidR="00E1223D" w:rsidRPr="00AD0DAD" w:rsidDel="00CF3660">
          <w:rPr>
            <w:i/>
            <w:vertAlign w:val="subscript"/>
          </w:rPr>
          <w:delText>∞</w:delText>
        </w:r>
        <w:r w:rsidR="00E1223D" w:rsidRPr="004D3E3F" w:rsidDel="00CF3660">
          <w:rPr>
            <w:iCs/>
          </w:rPr>
          <w:delText>)</w:delText>
        </w:r>
        <w:r w:rsidR="00E1223D" w:rsidRPr="00AD0DAD" w:rsidDel="00CF3660">
          <w:rPr>
            <w:vertAlign w:val="subscript"/>
          </w:rPr>
          <w:delText xml:space="preserve"> </w:delText>
        </w:r>
        <w:r w:rsidR="00E1223D" w:rsidRPr="00AD0DAD" w:rsidDel="00CF3660">
          <w:delText>was calculated using the following formula proposed by Pauly (1984):</w:delText>
        </w:r>
      </w:del>
    </w:p>
    <w:p w14:paraId="57D10379" w14:textId="1D2C0BB3" w:rsidR="00E1223D" w:rsidRDefault="00E1223D" w:rsidP="00E1223D">
      <w:pPr>
        <w:rPr>
          <w:ins w:id="165" w:author="Ataher Ali" w:date="2025-06-28T20:54:00Z" w16du:dateUtc="2025-06-28T14:54:00Z"/>
          <w:rFonts w:eastAsiaTheme="minorEastAsia"/>
        </w:rPr>
      </w:pPr>
      <w:r w:rsidRPr="00AD0DAD">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max</m:t>
                </m:r>
              </m:sub>
            </m:sSub>
          </m:num>
          <m:den>
            <m:r>
              <w:rPr>
                <w:rFonts w:ascii="Cambria Math" w:hAnsi="Cambria Math"/>
              </w:rPr>
              <m:t>0.95</m:t>
            </m:r>
          </m:den>
        </m:f>
        <m:r>
          <w:rPr>
            <w:rFonts w:ascii="Cambria Math" w:hAnsi="Cambria Math"/>
          </w:rPr>
          <m:t xml:space="preserve"> </m:t>
        </m:r>
      </m:oMath>
      <w:r w:rsidRPr="00AD0DAD">
        <w:rPr>
          <w:rFonts w:eastAsiaTheme="minorEastAsia"/>
        </w:rPr>
        <w:t>……………</w:t>
      </w:r>
      <w:ins w:id="166" w:author="Ataher Ali" w:date="2025-06-28T23:32:00Z" w16du:dateUtc="2025-06-28T17:32:00Z">
        <w:r w:rsidR="00057F7C">
          <w:rPr>
            <w:rFonts w:eastAsiaTheme="minorEastAsia"/>
          </w:rPr>
          <w:t>............................</w:t>
        </w:r>
      </w:ins>
      <w:r w:rsidRPr="00AD0DAD">
        <w:rPr>
          <w:rFonts w:eastAsiaTheme="minorEastAsia"/>
        </w:rPr>
        <w:t>. (</w:t>
      </w:r>
      <w:r>
        <w:rPr>
          <w:rFonts w:eastAsiaTheme="minorEastAsia"/>
        </w:rPr>
        <w:t>2</w:t>
      </w:r>
      <w:r w:rsidRPr="00AD0DAD">
        <w:rPr>
          <w:rFonts w:eastAsiaTheme="minorEastAsia"/>
        </w:rPr>
        <w:t>)</w:t>
      </w:r>
    </w:p>
    <w:p w14:paraId="4F521FC2" w14:textId="26A2025E" w:rsidR="00CF3660" w:rsidRPr="00AD0DAD" w:rsidDel="00CF3660" w:rsidRDefault="00456F11">
      <w:pPr>
        <w:ind w:firstLine="0"/>
        <w:rPr>
          <w:del w:id="167" w:author="Ataher Ali" w:date="2025-06-28T20:55:00Z" w16du:dateUtc="2025-06-28T14:55:00Z"/>
          <w:rFonts w:eastAsiaTheme="minorEastAsia"/>
        </w:rPr>
        <w:pPrChange w:id="168" w:author="Ataher Ali" w:date="2025-06-28T21:13:00Z" w16du:dateUtc="2025-06-28T15:13:00Z">
          <w:pPr/>
        </w:pPrChange>
      </w:pPr>
      <w:ins w:id="169" w:author="Ataher Ali" w:date="2025-06-28T21:12:00Z" w16du:dateUtc="2025-06-28T15:12:00Z">
        <w:r>
          <w:rPr>
            <w:rFonts w:eastAsiaTheme="minorEastAsia"/>
          </w:rPr>
          <w:t>T</w:t>
        </w:r>
      </w:ins>
      <w:ins w:id="170" w:author="Ataher Ali" w:date="2025-06-28T21:12:00Z">
        <w:r w:rsidRPr="00456F11">
          <w:rPr>
            <w:rFonts w:eastAsiaTheme="minorEastAsia"/>
          </w:rPr>
          <w:t xml:space="preserve">he </w:t>
        </w:r>
      </w:ins>
    </w:p>
    <w:p w14:paraId="75DF8A02" w14:textId="74F767B1" w:rsidR="00456F11" w:rsidRPr="00456F11" w:rsidRDefault="00E1223D">
      <w:pPr>
        <w:ind w:firstLine="0"/>
        <w:rPr>
          <w:ins w:id="171" w:author="Ataher Ali" w:date="2025-06-28T21:13:00Z" w16du:dateUtc="2025-06-28T15:13:00Z"/>
        </w:rPr>
        <w:pPrChange w:id="172" w:author="Ataher Ali" w:date="2025-06-28T21:13:00Z" w16du:dateUtc="2025-06-28T15:13:00Z">
          <w:pPr/>
        </w:pPrChange>
      </w:pPr>
      <w:del w:id="173" w:author="Ataher Ali" w:date="2025-06-28T21:06:00Z" w16du:dateUtc="2025-06-28T15:06:00Z">
        <w:r w:rsidRPr="00AD0DAD" w:rsidDel="00BC402D">
          <w:delText>To estimate the length at sexual maturity (</w:delText>
        </w:r>
      </w:del>
      <w:r w:rsidRPr="00AD0DAD">
        <w:rPr>
          <w:i/>
        </w:rPr>
        <w:t>L</w:t>
      </w:r>
      <w:r w:rsidRPr="00AD0DAD">
        <w:rPr>
          <w:i/>
          <w:vertAlign w:val="subscript"/>
        </w:rPr>
        <w:t>m</w:t>
      </w:r>
      <w:ins w:id="174" w:author="Ataher Ali" w:date="2025-06-28T21:06:00Z" w16du:dateUtc="2025-06-28T15:06:00Z">
        <w:r w:rsidR="00BC402D">
          <w:rPr>
            <w:i/>
            <w:vertAlign w:val="subscript"/>
          </w:rPr>
          <w:t>at</w:t>
        </w:r>
      </w:ins>
      <w:del w:id="175" w:author="Ataher Ali" w:date="2025-06-28T21:06:00Z" w16du:dateUtc="2025-06-28T15:06:00Z">
        <w:r w:rsidRPr="00AD0DAD" w:rsidDel="00BC402D">
          <w:delText>)</w:delText>
        </w:r>
      </w:del>
      <w:ins w:id="176" w:author="Ataher Ali" w:date="2025-06-28T21:06:00Z" w16du:dateUtc="2025-06-28T15:06:00Z">
        <w:r w:rsidR="00BC402D">
          <w:t xml:space="preserve"> and</w:t>
        </w:r>
      </w:ins>
      <w:ins w:id="177" w:author="Ataher Ali" w:date="2025-06-28T21:12:00Z" w16du:dateUtc="2025-06-28T15:12:00Z">
        <w:r w:rsidR="00456F11">
          <w:t xml:space="preserve"> </w:t>
        </w:r>
      </w:ins>
      <w:ins w:id="178" w:author="Ataher Ali" w:date="2025-06-28T21:06:00Z" w16du:dateUtc="2025-06-28T15:06:00Z">
        <w:r w:rsidR="00BC402D">
          <w:t xml:space="preserve"> </w:t>
        </w:r>
        <w:r w:rsidR="00BC402D" w:rsidRPr="004D3E3F">
          <w:rPr>
            <w:i/>
            <w:iCs/>
          </w:rPr>
          <w:t>L</w:t>
        </w:r>
        <w:r w:rsidR="00BC402D" w:rsidRPr="004D3E3F">
          <w:rPr>
            <w:i/>
            <w:iCs/>
            <w:vertAlign w:val="subscript"/>
          </w:rPr>
          <w:t>opt</w:t>
        </w:r>
      </w:ins>
      <w:del w:id="179" w:author="Ataher Ali" w:date="2025-06-28T21:06:00Z" w16du:dateUtc="2025-06-28T15:06:00Z">
        <w:r w:rsidRPr="00AD0DAD" w:rsidDel="00BC402D">
          <w:delText>,</w:delText>
        </w:r>
      </w:del>
      <w:r w:rsidRPr="00AD0DAD">
        <w:t xml:space="preserve"> </w:t>
      </w:r>
      <w:ins w:id="180" w:author="Ataher Ali" w:date="2025-06-28T21:12:00Z" w16du:dateUtc="2025-06-28T15:12:00Z">
        <w:r w:rsidR="00456F11" w:rsidRPr="00456F11">
          <w:t xml:space="preserve">for </w:t>
        </w:r>
        <w:r w:rsidR="00456F11" w:rsidRPr="00456F11">
          <w:rPr>
            <w:i/>
            <w:iCs/>
            <w:rPrChange w:id="181" w:author="Ataher Ali" w:date="2025-06-28T21:13:00Z" w16du:dateUtc="2025-06-28T15:13:00Z">
              <w:rPr/>
            </w:rPrChange>
          </w:rPr>
          <w:t>S.</w:t>
        </w:r>
      </w:ins>
      <w:ins w:id="182" w:author="Ataher Ali" w:date="2025-06-28T21:13:00Z" w16du:dateUtc="2025-06-28T15:13:00Z">
        <w:r w:rsidR="00456F11" w:rsidRPr="00456F11">
          <w:rPr>
            <w:i/>
            <w:iCs/>
            <w:rPrChange w:id="183" w:author="Ataher Ali" w:date="2025-06-28T21:13:00Z" w16du:dateUtc="2025-06-28T15:13:00Z">
              <w:rPr/>
            </w:rPrChange>
          </w:rPr>
          <w:t xml:space="preserve"> </w:t>
        </w:r>
      </w:ins>
      <w:proofErr w:type="spellStart"/>
      <w:ins w:id="184" w:author="Ataher Ali" w:date="2025-06-28T21:12:00Z" w16du:dateUtc="2025-06-28T15:12:00Z">
        <w:r w:rsidR="00456F11" w:rsidRPr="00456F11">
          <w:rPr>
            <w:i/>
            <w:iCs/>
            <w:rPrChange w:id="185" w:author="Ataher Ali" w:date="2025-06-28T21:13:00Z" w16du:dateUtc="2025-06-28T15:13:00Z">
              <w:rPr/>
            </w:rPrChange>
          </w:rPr>
          <w:t>aor</w:t>
        </w:r>
        <w:proofErr w:type="spellEnd"/>
        <w:r w:rsidR="00456F11" w:rsidRPr="00456F11">
          <w:t xml:space="preserve"> were estimated using empirical equations from</w:t>
        </w:r>
      </w:ins>
      <w:ins w:id="186" w:author="Ataher Ali" w:date="2025-06-28T21:13:00Z" w16du:dateUtc="2025-06-28T15:13:00Z">
        <w:r w:rsidR="00456F11">
          <w:t xml:space="preserve"> </w:t>
        </w:r>
      </w:ins>
      <w:del w:id="187" w:author="Ataher Ali" w:date="2025-06-28T21:06:00Z" w16du:dateUtc="2025-06-28T15:06:00Z">
        <w:r w:rsidRPr="00AD0DAD" w:rsidDel="00BC402D">
          <w:delText xml:space="preserve">an </w:delText>
        </w:r>
      </w:del>
      <w:del w:id="188" w:author="Ataher Ali" w:date="2025-06-28T21:12:00Z" w16du:dateUtc="2025-06-28T15:12:00Z">
        <w:r w:rsidRPr="00AD0DAD" w:rsidDel="00456F11">
          <w:delText>empirical equation proposed by</w:delText>
        </w:r>
      </w:del>
      <w:del w:id="189" w:author="Ataher Ali" w:date="2025-06-28T21:13:00Z" w16du:dateUtc="2025-06-28T15:13:00Z">
        <w:r w:rsidRPr="00AD0DAD" w:rsidDel="00456F11">
          <w:delText xml:space="preserve"> </w:delText>
        </w:r>
      </w:del>
      <w:r w:rsidRPr="00AD0DAD">
        <w:fldChar w:fldCharType="begin"/>
      </w:r>
      <w:r w:rsidRPr="00AD0DAD">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Pr="00AD0DAD">
        <w:fldChar w:fldCharType="separate"/>
      </w:r>
      <w:r w:rsidRPr="00AD0DAD">
        <w:t>Froese &amp; Binohlan (2000)</w:t>
      </w:r>
      <w:r w:rsidRPr="00AD0DAD">
        <w:fldChar w:fldCharType="end"/>
      </w:r>
      <w:del w:id="190" w:author="Ataher Ali" w:date="2025-06-28T21:09:00Z" w16du:dateUtc="2025-06-28T15:09:00Z">
        <w:r w:rsidRPr="00AD0DAD" w:rsidDel="00BC402D">
          <w:delText xml:space="preserve"> </w:delText>
        </w:r>
      </w:del>
      <w:del w:id="191" w:author="Ataher Ali" w:date="2025-06-28T21:07:00Z" w16du:dateUtc="2025-06-28T15:07:00Z">
        <w:r w:rsidRPr="00AD0DAD" w:rsidDel="00BC402D">
          <w:delText>was used as followed</w:delText>
        </w:r>
      </w:del>
      <w:ins w:id="192" w:author="Ataher Ali" w:date="2025-06-28T21:13:00Z" w16du:dateUtc="2025-06-28T15:13:00Z">
        <w:r w:rsidR="00456F11">
          <w:t xml:space="preserve"> </w:t>
        </w:r>
        <w:r w:rsidR="00456F11" w:rsidRPr="00456F11">
          <w:t xml:space="preserve">within the FishPar function of the aLBI package. </w:t>
        </w:r>
        <w:r w:rsidR="00456F11" w:rsidRPr="00AD0DAD">
          <w:rPr>
            <w:i/>
          </w:rPr>
          <w:t>L</w:t>
        </w:r>
        <w:r w:rsidR="00456F11" w:rsidRPr="00AD0DAD">
          <w:rPr>
            <w:i/>
            <w:vertAlign w:val="subscript"/>
          </w:rPr>
          <w:t>m</w:t>
        </w:r>
        <w:r w:rsidR="00456F11">
          <w:rPr>
            <w:i/>
            <w:vertAlign w:val="subscript"/>
          </w:rPr>
          <w:t>at</w:t>
        </w:r>
        <w:r w:rsidR="00456F11">
          <w:t xml:space="preserve"> </w:t>
        </w:r>
        <w:r w:rsidR="00456F11" w:rsidRPr="00456F11">
          <w:t>was calculated as:</w:t>
        </w:r>
      </w:ins>
    </w:p>
    <w:p w14:paraId="087F0D68" w14:textId="3C4E49AA" w:rsidR="00E1223D" w:rsidRPr="00AD0DAD" w:rsidDel="00456F11" w:rsidRDefault="00E1223D" w:rsidP="00E1223D">
      <w:pPr>
        <w:ind w:firstLine="0"/>
        <w:rPr>
          <w:del w:id="193" w:author="Ataher Ali" w:date="2025-06-28T21:13:00Z" w16du:dateUtc="2025-06-28T15:13:00Z"/>
        </w:rPr>
      </w:pPr>
      <w:del w:id="194" w:author="Ataher Ali" w:date="2025-06-28T21:13:00Z" w16du:dateUtc="2025-06-28T15:13:00Z">
        <w:r w:rsidRPr="00AD0DAD" w:rsidDel="00456F11">
          <w:delText>:</w:delText>
        </w:r>
      </w:del>
    </w:p>
    <w:p w14:paraId="56E52D1E" w14:textId="3CAAB02C" w:rsidR="00BC402D" w:rsidRDefault="00000000" w:rsidP="00456F11">
      <w:pPr>
        <w:ind w:firstLine="0"/>
        <w:jc w:val="center"/>
        <w:rPr>
          <w:ins w:id="195" w:author="Ataher Ali" w:date="2025-06-28T21:13:00Z" w16du:dateUtc="2025-06-28T15:13:00Z"/>
          <w:rFonts w:eastAsiaTheme="minorEastAsia"/>
        </w:r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m:t>
                    </m:r>
                    <m:r>
                      <w:ins w:id="196" w:author="Ataher Ali" w:date="2025-06-29T13:28:00Z" w16du:dateUtc="2025-06-29T07:28:00Z">
                        <m:rPr>
                          <m:sty m:val="p"/>
                        </m:rPr>
                        <w:rPr>
                          <w:rFonts w:ascii="Cambria Math" w:hAnsi="Cambria Math"/>
                        </w:rPr>
                        <m:t>at</m:t>
                      </w:ins>
                    </m:r>
                  </m:sub>
                </m:sSub>
              </m:e>
            </m:d>
          </m:e>
        </m:func>
        <m:r>
          <w:rPr>
            <w:rFonts w:ascii="Cambria Math" w:hAnsi="Cambria Math"/>
          </w:rPr>
          <m:t>=0.8979</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t>
                        </m:r>
                      </m:sub>
                    </m:sSub>
                  </m:e>
                </m:d>
              </m:e>
            </m:func>
          </m:e>
        </m:d>
        <m:r>
          <w:rPr>
            <w:rFonts w:ascii="Cambria Math" w:hAnsi="Cambria Math"/>
          </w:rPr>
          <m:t>-0.0782</m:t>
        </m:r>
      </m:oMath>
      <w:r w:rsidR="00E1223D" w:rsidRPr="00AD0DAD">
        <w:rPr>
          <w:rFonts w:eastAsiaTheme="minorEastAsia"/>
        </w:rPr>
        <w:t>……………. (</w:t>
      </w:r>
      <w:r w:rsidR="00E1223D">
        <w:rPr>
          <w:rFonts w:eastAsiaTheme="minorEastAsia"/>
        </w:rPr>
        <w:t>3</w:t>
      </w:r>
      <w:r w:rsidR="00E1223D" w:rsidRPr="00AD0DAD">
        <w:rPr>
          <w:rFonts w:eastAsiaTheme="minorEastAsia"/>
        </w:rPr>
        <w:t>)</w:t>
      </w:r>
    </w:p>
    <w:p w14:paraId="4386F463" w14:textId="2B81B050" w:rsidR="00456F11" w:rsidRDefault="00456F11">
      <w:pPr>
        <w:ind w:firstLine="0"/>
        <w:jc w:val="left"/>
        <w:rPr>
          <w:ins w:id="197" w:author="Ataher Ali" w:date="2025-06-28T21:04:00Z" w16du:dateUtc="2025-06-28T15:04:00Z"/>
          <w:rFonts w:eastAsiaTheme="minorEastAsia"/>
        </w:rPr>
        <w:pPrChange w:id="198" w:author="Ataher Ali" w:date="2025-06-28T21:15:00Z" w16du:dateUtc="2025-06-28T15:15:00Z">
          <w:pPr>
            <w:ind w:firstLine="0"/>
            <w:jc w:val="center"/>
          </w:pPr>
        </w:pPrChange>
      </w:pPr>
      <w:ins w:id="199" w:author="Ataher Ali" w:date="2025-06-28T21:14:00Z" w16du:dateUtc="2025-06-28T15:14:00Z">
        <w:r w:rsidRPr="00456F11">
          <w:rPr>
            <w:rFonts w:eastAsiaTheme="minorEastAsia"/>
          </w:rPr>
          <w:t>Where</w:t>
        </w:r>
        <w:r>
          <w:rPr>
            <w:rFonts w:eastAsiaTheme="minorEastAsia"/>
          </w:rPr>
          <w:t>,</w:t>
        </w:r>
        <w:r w:rsidRPr="00456F11">
          <w:rPr>
            <w:rFonts w:eastAsiaTheme="minorEastAsia"/>
          </w:rPr>
          <w:t xml:space="preserve"> </w:t>
        </w:r>
        <w:r w:rsidRPr="004D3E3F">
          <w:rPr>
            <w:i/>
            <w:iCs/>
          </w:rPr>
          <w:t>L</w:t>
        </w:r>
        <w:r w:rsidRPr="004D3E3F">
          <w:rPr>
            <w:i/>
            <w:iCs/>
            <w:vertAlign w:val="subscript"/>
          </w:rPr>
          <w:t>∞</w:t>
        </w:r>
        <w:r w:rsidRPr="004071BD">
          <w:t xml:space="preserve"> </w:t>
        </w:r>
        <w:r w:rsidRPr="00456F11">
          <w:rPr>
            <w:rFonts w:eastAsiaTheme="minorEastAsia"/>
          </w:rPr>
          <w:t xml:space="preserve">is the asymptotic length. </w:t>
        </w:r>
        <w:r w:rsidRPr="004D3E3F">
          <w:rPr>
            <w:i/>
            <w:iCs/>
          </w:rPr>
          <w:t>L</w:t>
        </w:r>
        <w:r w:rsidRPr="004D3E3F">
          <w:rPr>
            <w:i/>
            <w:iCs/>
            <w:vertAlign w:val="subscript"/>
          </w:rPr>
          <w:t>opt</w:t>
        </w:r>
        <w:r w:rsidRPr="00456F11">
          <w:rPr>
            <w:rFonts w:eastAsiaTheme="minorEastAsia"/>
          </w:rPr>
          <w:t xml:space="preserve"> was then derived from </w:t>
        </w:r>
        <w:r w:rsidRPr="00AD0DAD">
          <w:rPr>
            <w:i/>
          </w:rPr>
          <w:t>L</w:t>
        </w:r>
        <w:r w:rsidRPr="00AD0DAD">
          <w:rPr>
            <w:i/>
            <w:vertAlign w:val="subscript"/>
          </w:rPr>
          <w:t>m</w:t>
        </w:r>
        <w:r>
          <w:rPr>
            <w:i/>
            <w:vertAlign w:val="subscript"/>
          </w:rPr>
          <w:t>at</w:t>
        </w:r>
        <w:r>
          <w:t xml:space="preserve"> </w:t>
        </w:r>
        <w:r w:rsidRPr="00456F11">
          <w:rPr>
            <w:rFonts w:eastAsiaTheme="minorEastAsia"/>
          </w:rPr>
          <w:t>as:</w:t>
        </w:r>
      </w:ins>
    </w:p>
    <w:moveToRangeStart w:id="200" w:author="Ataher Ali" w:date="2025-06-28T21:04:00Z" w:name="move202037077"/>
    <w:p w14:paraId="551E1B06" w14:textId="627810BD" w:rsidR="00BC402D" w:rsidRPr="004D3E3F" w:rsidRDefault="00000000">
      <w:pPr>
        <w:ind w:firstLine="0"/>
        <w:jc w:val="center"/>
        <w:rPr>
          <w:moveTo w:id="201" w:author="Ataher Ali" w:date="2025-06-28T21:04:00Z" w16du:dateUtc="2025-06-28T15:04:00Z"/>
          <w:rFonts w:eastAsiaTheme="minorEastAsia"/>
        </w:rPr>
        <w:pPrChange w:id="202" w:author="Ataher Ali" w:date="2025-06-28T21:04:00Z" w16du:dateUtc="2025-06-28T15:04:00Z">
          <w:pPr>
            <w:ind w:left="1152" w:firstLine="0"/>
            <w:jc w:val="center"/>
          </w:pPr>
        </w:pPrChange>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opt</m:t>
                    </m:r>
                  </m:sub>
                </m:sSub>
              </m:e>
            </m:d>
          </m:e>
        </m:func>
        <m:r>
          <w:rPr>
            <w:rFonts w:ascii="Cambria Math" w:hAnsi="Cambria Math"/>
          </w:rPr>
          <m:t>=1.053</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mat</m:t>
                        </m:r>
                      </m:sub>
                    </m:sSub>
                  </m:e>
                </m:d>
              </m:e>
            </m:func>
          </m:e>
        </m:d>
        <m:r>
          <w:rPr>
            <w:rFonts w:ascii="Cambria Math" w:hAnsi="Cambria Math"/>
          </w:rPr>
          <m:t>-0.0565</m:t>
        </m:r>
      </m:oMath>
      <w:moveTo w:id="203" w:author="Ataher Ali" w:date="2025-06-28T21:04:00Z" w16du:dateUtc="2025-06-28T15:04:00Z">
        <w:r w:rsidR="00BC402D" w:rsidRPr="00AD0DAD">
          <w:rPr>
            <w:rFonts w:eastAsiaTheme="minorEastAsia"/>
          </w:rPr>
          <w:t>……………. (</w:t>
        </w:r>
      </w:moveTo>
      <w:ins w:id="204" w:author="Ataher Ali" w:date="2025-06-28T23:32:00Z" w16du:dateUtc="2025-06-28T17:32:00Z">
        <w:r w:rsidR="00057F7C">
          <w:rPr>
            <w:rFonts w:eastAsiaTheme="minorEastAsia"/>
          </w:rPr>
          <w:t>4</w:t>
        </w:r>
      </w:ins>
      <w:moveTo w:id="205" w:author="Ataher Ali" w:date="2025-06-28T21:04:00Z" w16du:dateUtc="2025-06-28T15:04:00Z">
        <w:del w:id="206" w:author="Ataher Ali" w:date="2025-06-28T23:32:00Z" w16du:dateUtc="2025-06-28T17:32:00Z">
          <w:r w:rsidR="00BC402D" w:rsidDel="00057F7C">
            <w:rPr>
              <w:rFonts w:eastAsiaTheme="minorEastAsia"/>
            </w:rPr>
            <w:delText>5</w:delText>
          </w:r>
        </w:del>
        <w:r w:rsidR="00BC402D" w:rsidRPr="00AD0DAD">
          <w:rPr>
            <w:rFonts w:eastAsiaTheme="minorEastAsia"/>
          </w:rPr>
          <w:t>)</w:t>
        </w:r>
      </w:moveTo>
    </w:p>
    <w:moveToRangeEnd w:id="200"/>
    <w:p w14:paraId="4EE4C48B" w14:textId="5F3BC5C2" w:rsidR="00CB70E2" w:rsidRDefault="00BC402D" w:rsidP="00456F11">
      <w:pPr>
        <w:ind w:firstLine="0"/>
        <w:rPr>
          <w:ins w:id="207" w:author="Ataher Ali" w:date="2025-06-30T00:34:00Z" w16du:dateUtc="2025-06-29T18:34:00Z"/>
          <w:rFonts w:eastAsiaTheme="minorEastAsia"/>
        </w:rPr>
      </w:pPr>
      <w:ins w:id="208" w:author="Ataher Ali" w:date="2025-06-28T21:00:00Z" w16du:dateUtc="2025-06-28T15:00:00Z">
        <w:r>
          <w:rPr>
            <w:rFonts w:eastAsiaTheme="minorEastAsia"/>
          </w:rPr>
          <w:t xml:space="preserve">The </w:t>
        </w:r>
      </w:ins>
      <w:ins w:id="209" w:author="Ataher Ali" w:date="2025-06-28T20:18:00Z" w16du:dateUtc="2025-06-28T14:18:00Z">
        <w:r w:rsidR="009014AF">
          <w:rPr>
            <w:rFonts w:eastAsiaTheme="minorEastAsia"/>
          </w:rPr>
          <w:t xml:space="preserve">FishPar function </w:t>
        </w:r>
      </w:ins>
      <w:ins w:id="210" w:author="Ataher Ali" w:date="2025-06-28T20:58:00Z">
        <w:r w:rsidR="00CF3660" w:rsidRPr="00CF3660">
          <w:rPr>
            <w:rFonts w:eastAsiaTheme="minorEastAsia"/>
          </w:rPr>
          <w:t>allowed user-specified values</w:t>
        </w:r>
      </w:ins>
      <w:ins w:id="211" w:author="Ataher Ali" w:date="2025-06-28T20:18:00Z" w16du:dateUtc="2025-06-28T14:18:00Z">
        <w:r w:rsidR="009014AF" w:rsidRPr="009014AF">
          <w:rPr>
            <w:rFonts w:eastAsiaTheme="minorEastAsia"/>
          </w:rPr>
          <w:t xml:space="preserve"> for </w:t>
        </w:r>
      </w:ins>
      <w:ins w:id="212" w:author="Ataher Ali" w:date="2025-06-28T20:21:00Z" w16du:dateUtc="2025-06-28T14:21:00Z">
        <w:r w:rsidR="009014AF" w:rsidRPr="004D3E3F">
          <w:rPr>
            <w:i/>
            <w:iCs/>
          </w:rPr>
          <w:t>L</w:t>
        </w:r>
        <w:r w:rsidR="009014AF" w:rsidRPr="004D3E3F">
          <w:rPr>
            <w:i/>
            <w:iCs/>
            <w:vertAlign w:val="subscript"/>
          </w:rPr>
          <w:t>∞</w:t>
        </w:r>
        <w:r w:rsidR="009014AF" w:rsidRPr="004D3E3F">
          <w:t xml:space="preserve">, </w:t>
        </w:r>
      </w:ins>
      <w:ins w:id="213" w:author="Ataher Ali" w:date="2025-06-28T20:18:00Z" w16du:dateUtc="2025-06-28T14:18:00Z">
        <w:r w:rsidR="009014AF" w:rsidRPr="009014AF">
          <w:rPr>
            <w:rFonts w:eastAsiaTheme="minorEastAsia"/>
          </w:rPr>
          <w:t xml:space="preserve">and </w:t>
        </w:r>
      </w:ins>
      <w:ins w:id="214" w:author="Ataher Ali" w:date="2025-06-28T20:21:00Z" w16du:dateUtc="2025-06-28T14:21:00Z">
        <w:r w:rsidR="009014AF" w:rsidRPr="004D3E3F">
          <w:rPr>
            <w:i/>
            <w:iCs/>
          </w:rPr>
          <w:t>L</w:t>
        </w:r>
        <w:r w:rsidR="009014AF" w:rsidRPr="004D3E3F">
          <w:rPr>
            <w:i/>
            <w:iCs/>
            <w:vertAlign w:val="subscript"/>
          </w:rPr>
          <w:t>mat</w:t>
        </w:r>
        <w:r w:rsidR="009014AF">
          <w:rPr>
            <w:rFonts w:eastAsiaTheme="minorEastAsia"/>
          </w:rPr>
          <w:t xml:space="preserve"> </w:t>
        </w:r>
      </w:ins>
      <w:ins w:id="215" w:author="Ataher Ali" w:date="2025-06-28T20:18:00Z" w16du:dateUtc="2025-06-28T14:18:00Z">
        <w:r w:rsidR="009014AF" w:rsidRPr="009014AF">
          <w:rPr>
            <w:rFonts w:eastAsiaTheme="minorEastAsia"/>
          </w:rPr>
          <w:t xml:space="preserve">with </w:t>
        </w:r>
      </w:ins>
      <w:ins w:id="216" w:author="Ataher Ali" w:date="2025-06-28T20:24:00Z" w16du:dateUtc="2025-06-28T14:24:00Z">
        <w:r w:rsidR="009014AF" w:rsidRPr="009014AF">
          <w:rPr>
            <w:rFonts w:eastAsiaTheme="minorEastAsia"/>
          </w:rPr>
          <w:t xml:space="preserve">default </w:t>
        </w:r>
      </w:ins>
      <w:ins w:id="217" w:author="Ataher Ali" w:date="2025-06-28T20:18:00Z" w16du:dateUtc="2025-06-28T14:18:00Z">
        <w:r w:rsidR="009014AF" w:rsidRPr="009014AF">
          <w:rPr>
            <w:rFonts w:eastAsiaTheme="minorEastAsia"/>
          </w:rPr>
          <w:t>standard deviation</w:t>
        </w:r>
      </w:ins>
      <w:ins w:id="218" w:author="Ataher Ali" w:date="2025-06-28T20:57:00Z" w16du:dateUtc="2025-06-28T14:57:00Z">
        <w:r w:rsidR="00CF3660">
          <w:rPr>
            <w:rFonts w:eastAsiaTheme="minorEastAsia"/>
          </w:rPr>
          <w:t xml:space="preserve">s </w:t>
        </w:r>
      </w:ins>
      <w:ins w:id="219" w:author="Ataher Ali" w:date="2025-06-28T20:18:00Z" w16du:dateUtc="2025-06-28T14:18:00Z">
        <w:r w:rsidR="009014AF" w:rsidRPr="009014AF">
          <w:rPr>
            <w:rFonts w:eastAsiaTheme="minorEastAsia"/>
          </w:rPr>
          <w:t>(</w:t>
        </w:r>
        <w:proofErr w:type="spellStart"/>
        <w:r w:rsidR="009014AF" w:rsidRPr="009014AF">
          <w:rPr>
            <w:rFonts w:eastAsiaTheme="minorEastAsia"/>
            <w:i/>
            <w:iCs/>
            <w:rPrChange w:id="220" w:author="Ataher Ali" w:date="2025-06-28T20:19:00Z" w16du:dateUtc="2025-06-28T14:19:00Z">
              <w:rPr>
                <w:rFonts w:eastAsiaTheme="minorEastAsia"/>
              </w:rPr>
            </w:rPrChange>
          </w:rPr>
          <w:t>Linf_sd</w:t>
        </w:r>
      </w:ins>
      <w:proofErr w:type="spellEnd"/>
      <w:ins w:id="221" w:author="Ataher Ali" w:date="2025-06-28T20:24:00Z" w16du:dateUtc="2025-06-28T14:24:00Z">
        <w:r w:rsidR="009014AF">
          <w:rPr>
            <w:rFonts w:eastAsiaTheme="minorEastAsia"/>
            <w:i/>
            <w:iCs/>
          </w:rPr>
          <w:t xml:space="preserve"> = 0.5</w:t>
        </w:r>
      </w:ins>
      <w:ins w:id="222" w:author="Ataher Ali" w:date="2025-06-28T20:18:00Z" w16du:dateUtc="2025-06-28T14:18:00Z">
        <w:r w:rsidR="009014AF" w:rsidRPr="009014AF">
          <w:rPr>
            <w:rFonts w:eastAsiaTheme="minorEastAsia"/>
          </w:rPr>
          <w:t xml:space="preserve"> and </w:t>
        </w:r>
        <w:proofErr w:type="spellStart"/>
        <w:r w:rsidR="009014AF" w:rsidRPr="009014AF">
          <w:rPr>
            <w:rFonts w:eastAsiaTheme="minorEastAsia"/>
            <w:i/>
            <w:iCs/>
            <w:rPrChange w:id="223" w:author="Ataher Ali" w:date="2025-06-28T20:19:00Z" w16du:dateUtc="2025-06-28T14:19:00Z">
              <w:rPr>
                <w:rFonts w:eastAsiaTheme="minorEastAsia"/>
              </w:rPr>
            </w:rPrChange>
          </w:rPr>
          <w:t>Lmat_sd</w:t>
        </w:r>
      </w:ins>
      <w:proofErr w:type="spellEnd"/>
      <w:ins w:id="224" w:author="Ataher Ali" w:date="2025-06-28T20:24:00Z" w16du:dateUtc="2025-06-28T14:24:00Z">
        <w:r w:rsidR="009014AF">
          <w:rPr>
            <w:rFonts w:eastAsiaTheme="minorEastAsia"/>
            <w:i/>
            <w:iCs/>
          </w:rPr>
          <w:t xml:space="preserve"> = 0.5</w:t>
        </w:r>
      </w:ins>
      <w:ins w:id="225" w:author="Ataher Ali" w:date="2025-06-28T20:18:00Z" w16du:dateUtc="2025-06-28T14:18:00Z">
        <w:r w:rsidR="009014AF" w:rsidRPr="009014AF">
          <w:rPr>
            <w:rFonts w:eastAsiaTheme="minorEastAsia"/>
          </w:rPr>
          <w:t>)</w:t>
        </w:r>
      </w:ins>
      <w:ins w:id="226" w:author="Ataher Ali" w:date="2025-06-28T20:59:00Z" w16du:dateUtc="2025-06-28T14:59:00Z">
        <w:r w:rsidR="00CF3660">
          <w:rPr>
            <w:rFonts w:eastAsiaTheme="minorEastAsia"/>
          </w:rPr>
          <w:t xml:space="preserve"> </w:t>
        </w:r>
      </w:ins>
      <w:ins w:id="227" w:author="Ataher Ali" w:date="2025-06-28T20:59:00Z">
        <w:r w:rsidR="00CF3660" w:rsidRPr="00CF3660">
          <w:rPr>
            <w:rFonts w:eastAsiaTheme="minorEastAsia"/>
          </w:rPr>
          <w:t>or user-defined variability to</w:t>
        </w:r>
      </w:ins>
      <w:ins w:id="228" w:author="Ataher Ali" w:date="2025-06-28T20:18:00Z" w16du:dateUtc="2025-06-28T14:18:00Z">
        <w:r w:rsidR="009014AF" w:rsidRPr="009014AF">
          <w:rPr>
            <w:rFonts w:eastAsiaTheme="minorEastAsia"/>
          </w:rPr>
          <w:t xml:space="preserve"> reflect uncertainties </w:t>
        </w:r>
      </w:ins>
      <w:ins w:id="229" w:author="Ataher Ali" w:date="2025-06-28T21:00:00Z" w16du:dateUtc="2025-06-28T15:00:00Z">
        <w:r w:rsidRPr="00BC402D">
          <w:rPr>
            <w:rFonts w:eastAsiaTheme="minorEastAsia"/>
          </w:rPr>
          <w:t xml:space="preserve">from sources like </w:t>
        </w:r>
        <w:proofErr w:type="spellStart"/>
        <w:r w:rsidRPr="00BC402D">
          <w:rPr>
            <w:rFonts w:eastAsiaTheme="minorEastAsia"/>
          </w:rPr>
          <w:t>FishBase</w:t>
        </w:r>
        <w:proofErr w:type="spellEnd"/>
        <w:r w:rsidRPr="00BC402D">
          <w:rPr>
            <w:rFonts w:eastAsiaTheme="minorEastAsia"/>
          </w:rPr>
          <w:t xml:space="preserve"> or empirical studies</w:t>
        </w:r>
      </w:ins>
      <w:ins w:id="230" w:author="Ataher Ali" w:date="2025-06-28T20:18:00Z" w16du:dateUtc="2025-06-28T14:18:00Z">
        <w:r w:rsidR="009014AF" w:rsidRPr="009014AF">
          <w:rPr>
            <w:rFonts w:eastAsiaTheme="minorEastAsia"/>
          </w:rPr>
          <w:t>.</w:t>
        </w:r>
      </w:ins>
      <w:ins w:id="231" w:author="Ataher Ali" w:date="2025-06-28T21:01:00Z" w16du:dateUtc="2025-06-28T15:01:00Z">
        <w:r w:rsidRPr="00BC402D">
          <w:t xml:space="preserve"> </w:t>
        </w:r>
        <w:r w:rsidRPr="00BC402D">
          <w:rPr>
            <w:rFonts w:eastAsiaTheme="minorEastAsia"/>
          </w:rPr>
          <w:t xml:space="preserve">When parameters were estimated from data, a default standard deviation of 0.015 was applied to log-transformed </w:t>
        </w:r>
      </w:ins>
      <w:ins w:id="232" w:author="Ataher Ali" w:date="2025-06-28T21:02:00Z" w16du:dateUtc="2025-06-28T15:02:00Z">
        <w:r w:rsidRPr="004D3E3F">
          <w:rPr>
            <w:i/>
            <w:iCs/>
          </w:rPr>
          <w:t>L</w:t>
        </w:r>
        <w:r w:rsidRPr="004D3E3F">
          <w:rPr>
            <w:i/>
            <w:iCs/>
            <w:vertAlign w:val="subscript"/>
          </w:rPr>
          <w:t>mat</w:t>
        </w:r>
        <w:r w:rsidRPr="009014AF">
          <w:rPr>
            <w:rFonts w:eastAsiaTheme="minorEastAsia"/>
          </w:rPr>
          <w:t xml:space="preserve"> and </w:t>
        </w:r>
        <w:r w:rsidRPr="004D3E3F">
          <w:rPr>
            <w:i/>
            <w:iCs/>
          </w:rPr>
          <w:t>L</w:t>
        </w:r>
        <w:r w:rsidRPr="004D3E3F">
          <w:rPr>
            <w:i/>
            <w:iCs/>
            <w:vertAlign w:val="subscript"/>
          </w:rPr>
          <w:t>op</w:t>
        </w:r>
        <w:r>
          <w:rPr>
            <w:i/>
            <w:iCs/>
            <w:vertAlign w:val="subscript"/>
          </w:rPr>
          <w:t>t</w:t>
        </w:r>
        <w:r w:rsidRPr="009014AF">
          <w:rPr>
            <w:rFonts w:eastAsiaTheme="minorEastAsia"/>
          </w:rPr>
          <w:t xml:space="preserve"> </w:t>
        </w:r>
      </w:ins>
      <w:ins w:id="233" w:author="Ataher Ali" w:date="2025-06-28T21:01:00Z" w16du:dateUtc="2025-06-28T15:01:00Z">
        <w:r w:rsidRPr="00BC402D">
          <w:rPr>
            <w:rFonts w:eastAsiaTheme="minorEastAsia"/>
          </w:rPr>
          <w:t>to account for variability.</w:t>
        </w:r>
      </w:ins>
      <w:ins w:id="234" w:author="Ataher Ali" w:date="2025-06-28T21:17:00Z" w16du:dateUtc="2025-06-28T15:17:00Z">
        <w:r w:rsidR="00456F11">
          <w:rPr>
            <w:rFonts w:eastAsiaTheme="minorEastAsia"/>
          </w:rPr>
          <w:t xml:space="preserve"> </w:t>
        </w:r>
        <w:r w:rsidR="00456F11" w:rsidRPr="009014AF">
          <w:rPr>
            <w:rFonts w:eastAsiaTheme="minorEastAsia"/>
          </w:rPr>
          <w:t>The inclusion of these parameters was a direct response to the need to explore sensitivity in parameter estimates, ensuring the model could simulate realistic variability in growth and maturity metrics.</w:t>
        </w:r>
      </w:ins>
      <w:ins w:id="235" w:author="Ataher Ali" w:date="2025-06-29T13:30:00Z" w16du:dateUtc="2025-06-29T07:30:00Z">
        <w:r w:rsidR="00C970EC">
          <w:rPr>
            <w:rFonts w:eastAsiaTheme="minorEastAsia"/>
          </w:rPr>
          <w:t xml:space="preserve"> </w:t>
        </w:r>
      </w:ins>
    </w:p>
    <w:p w14:paraId="4E4CB970" w14:textId="4B465E93" w:rsidR="00A36999" w:rsidRPr="00A36999" w:rsidRDefault="00A36999">
      <w:pPr>
        <w:pStyle w:val="Heading3"/>
        <w:rPr>
          <w:ins w:id="236" w:author="Ataher Ali" w:date="2025-06-28T23:44:00Z" w16du:dateUtc="2025-06-28T17:44:00Z"/>
        </w:rPr>
        <w:pPrChange w:id="237" w:author="Ataher Ali" w:date="2025-06-28T23:44:00Z" w16du:dateUtc="2025-06-28T17:44:00Z">
          <w:pPr>
            <w:ind w:firstLine="0"/>
          </w:pPr>
        </w:pPrChange>
      </w:pPr>
      <w:ins w:id="238" w:author="Ataher Ali" w:date="2025-06-28T23:44:00Z" w16du:dateUtc="2025-06-28T17:44:00Z">
        <w:r w:rsidRPr="00A36999">
          <w:t>Monte Carlo Simulation for</w:t>
        </w:r>
      </w:ins>
      <w:ins w:id="239" w:author="Ataher Ali" w:date="2025-06-29T14:49:00Z" w16du:dateUtc="2025-06-29T08:49:00Z">
        <w:r w:rsidR="00375FBA">
          <w:t xml:space="preserve"> </w:t>
        </w:r>
      </w:ins>
      <w:ins w:id="240" w:author="Ataher Ali" w:date="2025-06-28T23:44:00Z" w16du:dateUtc="2025-06-28T17:44:00Z">
        <w:r w:rsidRPr="00A36999">
          <w:t>Parameter Uncertainty</w:t>
        </w:r>
      </w:ins>
    </w:p>
    <w:p w14:paraId="682F5C3F" w14:textId="15257D90" w:rsidR="00A36999" w:rsidRDefault="00A36999" w:rsidP="00A36999">
      <w:pPr>
        <w:ind w:firstLine="0"/>
        <w:rPr>
          <w:ins w:id="241" w:author="Ataher Ali" w:date="2025-06-28T21:19:00Z" w16du:dateUtc="2025-06-28T15:19:00Z"/>
          <w:rFonts w:eastAsiaTheme="minorEastAsia"/>
        </w:rPr>
      </w:pPr>
      <w:ins w:id="242" w:author="Ataher Ali" w:date="2025-06-28T23:44:00Z" w16du:dateUtc="2025-06-28T17:44:00Z">
        <w:r w:rsidRPr="00A36999">
          <w:rPr>
            <w:rFonts w:eastAsiaTheme="minorEastAsia"/>
          </w:rPr>
          <w:t>To quantify uncertainty in length parameters (</w:t>
        </w:r>
        <w:r w:rsidRPr="004D3E3F">
          <w:rPr>
            <w:i/>
            <w:iCs/>
          </w:rPr>
          <w:t>L</w:t>
        </w:r>
        <w:r w:rsidRPr="004D3E3F">
          <w:rPr>
            <w:i/>
            <w:iCs/>
            <w:vertAlign w:val="subscript"/>
          </w:rPr>
          <w:t>∞</w:t>
        </w:r>
        <w:r w:rsidRPr="00A36999">
          <w:rPr>
            <w:rFonts w:eastAsiaTheme="minorEastAsia"/>
          </w:rPr>
          <w:t>,</w:t>
        </w:r>
        <w:r>
          <w:rPr>
            <w:rFonts w:eastAsiaTheme="minorEastAsia"/>
          </w:rPr>
          <w:t xml:space="preserve"> </w:t>
        </w:r>
        <w:r w:rsidRPr="004D3E3F">
          <w:rPr>
            <w:i/>
            <w:iCs/>
          </w:rPr>
          <w:t>L</w:t>
        </w:r>
        <w:r w:rsidRPr="004D3E3F">
          <w:rPr>
            <w:i/>
            <w:iCs/>
            <w:vertAlign w:val="subscript"/>
          </w:rPr>
          <w:t>max</w:t>
        </w:r>
        <w:r w:rsidRPr="00A36999">
          <w:rPr>
            <w:rFonts w:eastAsiaTheme="minorEastAsia"/>
          </w:rPr>
          <w:t xml:space="preserve"> </w:t>
        </w:r>
      </w:ins>
      <w:ins w:id="243" w:author="Ataher Ali" w:date="2025-06-28T23:45:00Z" w16du:dateUtc="2025-06-28T17:45:00Z">
        <w:r w:rsidRPr="00AD0DAD">
          <w:rPr>
            <w:i/>
          </w:rPr>
          <w:t>L</w:t>
        </w:r>
        <w:r w:rsidRPr="00AD0DAD">
          <w:rPr>
            <w:i/>
            <w:vertAlign w:val="subscript"/>
          </w:rPr>
          <w:t>m</w:t>
        </w:r>
        <w:r>
          <w:rPr>
            <w:i/>
            <w:vertAlign w:val="subscript"/>
          </w:rPr>
          <w:t>at</w:t>
        </w:r>
      </w:ins>
      <w:ins w:id="244" w:author="Ataher Ali" w:date="2025-06-28T23:44:00Z" w16du:dateUtc="2025-06-28T17:44:00Z">
        <w:r w:rsidRPr="00A36999">
          <w:rPr>
            <w:rFonts w:eastAsiaTheme="minorEastAsia"/>
          </w:rPr>
          <w:t xml:space="preserve">, </w:t>
        </w:r>
        <w:r w:rsidRPr="004D3E3F">
          <w:rPr>
            <w:i/>
            <w:iCs/>
          </w:rPr>
          <w:t>L</w:t>
        </w:r>
        <w:r w:rsidRPr="004D3E3F">
          <w:rPr>
            <w:i/>
            <w:iCs/>
            <w:vertAlign w:val="subscript"/>
          </w:rPr>
          <w:t>op</w:t>
        </w:r>
        <w:r>
          <w:rPr>
            <w:i/>
            <w:iCs/>
            <w:vertAlign w:val="subscript"/>
          </w:rPr>
          <w:t>t</w:t>
        </w:r>
        <w:r w:rsidRPr="00A36999">
          <w:rPr>
            <w:rFonts w:eastAsiaTheme="minorEastAsia"/>
          </w:rPr>
          <w:t xml:space="preserve">), Monte Carlo simulations were performed using the FishPar function, generating 1,000 simulated datasets. </w:t>
        </w:r>
      </w:ins>
      <w:proofErr w:type="spellStart"/>
      <w:ins w:id="245" w:author="Ataher Ali" w:date="2025-06-28T23:45:00Z" w16du:dateUtc="2025-06-28T17:45:00Z">
        <w:r w:rsidRPr="004D3E3F">
          <w:rPr>
            <w:i/>
            <w:iCs/>
          </w:rPr>
          <w:t>L</w:t>
        </w:r>
        <w:r w:rsidRPr="004D3E3F">
          <w:rPr>
            <w:i/>
            <w:iCs/>
            <w:vertAlign w:val="subscript"/>
          </w:rPr>
          <w:t>max</w:t>
        </w:r>
      </w:ins>
      <w:ins w:id="246" w:author="Ataher Ali" w:date="2025-06-28T23:57:00Z" w16du:dateUtc="2025-06-28T17:57:00Z">
        <w:r w:rsidR="00267A42">
          <w:rPr>
            <w:rFonts w:eastAsiaTheme="minorEastAsia"/>
          </w:rPr>
          <w:t>_</w:t>
        </w:r>
      </w:ins>
      <w:ins w:id="247" w:author="Ataher Ali" w:date="2025-06-28T23:44:00Z" w16du:dateUtc="2025-06-28T17:44:00Z">
        <w:r w:rsidRPr="00267A42">
          <w:rPr>
            <w:rFonts w:eastAsiaTheme="minorEastAsia"/>
            <w:i/>
            <w:iCs/>
            <w:rPrChange w:id="248" w:author="Ataher Ali" w:date="2025-06-28T23:57:00Z" w16du:dateUtc="2025-06-28T17:57:00Z">
              <w:rPr>
                <w:rFonts w:eastAsiaTheme="minorEastAsia"/>
              </w:rPr>
            </w:rPrChange>
          </w:rPr>
          <w:t>samples</w:t>
        </w:r>
        <w:proofErr w:type="spellEnd"/>
        <w:r w:rsidRPr="00A36999">
          <w:rPr>
            <w:rFonts w:eastAsiaTheme="minorEastAsia"/>
          </w:rPr>
          <w:t xml:space="preserve"> were drawn from a normal distribution centered on the observed </w:t>
        </w:r>
      </w:ins>
      <w:ins w:id="249" w:author="Ataher Ali" w:date="2025-06-28T23:45:00Z" w16du:dateUtc="2025-06-28T17:45:00Z">
        <w:r w:rsidRPr="004D3E3F">
          <w:rPr>
            <w:i/>
            <w:iCs/>
          </w:rPr>
          <w:t>L</w:t>
        </w:r>
        <w:r w:rsidRPr="004D3E3F">
          <w:rPr>
            <w:i/>
            <w:iCs/>
            <w:vertAlign w:val="subscript"/>
          </w:rPr>
          <w:t>max</w:t>
        </w:r>
        <w:r w:rsidRPr="00A36999">
          <w:rPr>
            <w:rFonts w:eastAsiaTheme="minorEastAsia"/>
          </w:rPr>
          <w:t xml:space="preserve"> </w:t>
        </w:r>
      </w:ins>
      <w:ins w:id="250" w:author="Ataher Ali" w:date="2025-06-28T23:44:00Z" w16du:dateUtc="2025-06-28T17:44:00Z">
        <w:r w:rsidRPr="00A36999">
          <w:rPr>
            <w:rFonts w:eastAsiaTheme="minorEastAsia"/>
          </w:rPr>
          <w:t xml:space="preserve">with a standard deviation of 1 cm, constrained to 90–110% of </w:t>
        </w:r>
      </w:ins>
      <w:ins w:id="251" w:author="Ataher Ali" w:date="2025-06-28T23:45:00Z" w16du:dateUtc="2025-06-28T17:45:00Z">
        <w:r w:rsidRPr="004D3E3F">
          <w:rPr>
            <w:i/>
            <w:iCs/>
          </w:rPr>
          <w:t>L</w:t>
        </w:r>
        <w:r w:rsidRPr="004D3E3F">
          <w:rPr>
            <w:i/>
            <w:iCs/>
            <w:vertAlign w:val="subscript"/>
          </w:rPr>
          <w:t>max</w:t>
        </w:r>
        <w:r w:rsidRPr="00A36999">
          <w:rPr>
            <w:rFonts w:eastAsiaTheme="minorEastAsia"/>
          </w:rPr>
          <w:t xml:space="preserve"> </w:t>
        </w:r>
      </w:ins>
      <w:ins w:id="252" w:author="Ataher Ali" w:date="2025-06-28T23:44:00Z" w16du:dateUtc="2025-06-28T17:44:00Z">
        <w:r w:rsidRPr="00A36999">
          <w:rPr>
            <w:rFonts w:eastAsiaTheme="minorEastAsia"/>
          </w:rPr>
          <w:t xml:space="preserve">for biological plausibility. </w:t>
        </w:r>
      </w:ins>
      <w:ins w:id="253" w:author="Ataher Ali" w:date="2025-06-28T23:45:00Z" w16du:dateUtc="2025-06-28T17:45:00Z">
        <w:r w:rsidRPr="004D3E3F">
          <w:rPr>
            <w:i/>
            <w:iCs/>
          </w:rPr>
          <w:t>L</w:t>
        </w:r>
        <w:r w:rsidRPr="004D3E3F">
          <w:rPr>
            <w:i/>
            <w:iCs/>
            <w:vertAlign w:val="subscript"/>
          </w:rPr>
          <w:t>∞</w:t>
        </w:r>
      </w:ins>
      <w:ins w:id="254" w:author="Ataher Ali" w:date="2025-06-28T23:44:00Z" w16du:dateUtc="2025-06-28T17:44:00Z">
        <w:r w:rsidRPr="00A36999">
          <w:rPr>
            <w:rFonts w:eastAsiaTheme="minorEastAsia"/>
          </w:rPr>
          <w:t xml:space="preserve"> samples were derived as </w:t>
        </w:r>
      </w:ins>
      <w:proofErr w:type="spellStart"/>
      <w:ins w:id="255" w:author="Ataher Ali" w:date="2025-06-28T23:46:00Z" w16du:dateUtc="2025-06-28T17:46:00Z">
        <w:r w:rsidRPr="004D3E3F">
          <w:rPr>
            <w:i/>
            <w:iCs/>
          </w:rPr>
          <w:t>L</w:t>
        </w:r>
        <w:r w:rsidRPr="004D3E3F">
          <w:rPr>
            <w:i/>
            <w:iCs/>
            <w:vertAlign w:val="subscript"/>
          </w:rPr>
          <w:t>max</w:t>
        </w:r>
        <w:r>
          <w:rPr>
            <w:rFonts w:eastAsiaTheme="minorEastAsia"/>
          </w:rPr>
          <w:t>_</w:t>
        </w:r>
      </w:ins>
      <w:ins w:id="256" w:author="Ataher Ali" w:date="2025-06-28T23:44:00Z" w16du:dateUtc="2025-06-28T17:44:00Z">
        <w:r w:rsidRPr="00A36999">
          <w:rPr>
            <w:rFonts w:eastAsiaTheme="minorEastAsia"/>
            <w:i/>
            <w:iCs/>
            <w:rPrChange w:id="257" w:author="Ataher Ali" w:date="2025-06-28T23:46:00Z" w16du:dateUtc="2025-06-28T17:46:00Z">
              <w:rPr>
                <w:rFonts w:eastAsiaTheme="minorEastAsia"/>
              </w:rPr>
            </w:rPrChange>
          </w:rPr>
          <w:t>samples</w:t>
        </w:r>
        <w:proofErr w:type="spellEnd"/>
        <w:r w:rsidRPr="00A36999">
          <w:rPr>
            <w:rFonts w:eastAsiaTheme="minorEastAsia"/>
          </w:rPr>
          <w:t xml:space="preserve"> / 0.95 (Pauly, 1984) or from user-specified </w:t>
        </w:r>
      </w:ins>
      <w:ins w:id="258" w:author="Ataher Ali" w:date="2025-06-28T23:46:00Z" w16du:dateUtc="2025-06-28T17:46:00Z">
        <w:r w:rsidRPr="004D3E3F">
          <w:rPr>
            <w:i/>
            <w:iCs/>
          </w:rPr>
          <w:t>L</w:t>
        </w:r>
        <w:r w:rsidRPr="004D3E3F">
          <w:rPr>
            <w:i/>
            <w:iCs/>
            <w:vertAlign w:val="subscript"/>
          </w:rPr>
          <w:t>∞</w:t>
        </w:r>
      </w:ins>
      <w:ins w:id="259" w:author="Ataher Ali" w:date="2025-06-28T23:44:00Z" w16du:dateUtc="2025-06-28T17:44:00Z">
        <w:r w:rsidRPr="00A36999">
          <w:rPr>
            <w:rFonts w:eastAsiaTheme="minorEastAsia"/>
          </w:rPr>
          <w:t xml:space="preserve"> with added noise (normal distribution, mean = 0, </w:t>
        </w:r>
        <w:proofErr w:type="spellStart"/>
        <w:r w:rsidRPr="00A36999">
          <w:rPr>
            <w:rFonts w:eastAsiaTheme="minorEastAsia"/>
          </w:rPr>
          <w:t>sd</w:t>
        </w:r>
        <w:proofErr w:type="spellEnd"/>
        <w:r w:rsidRPr="00A36999">
          <w:rPr>
            <w:rFonts w:eastAsiaTheme="minorEastAsia"/>
          </w:rPr>
          <w:t xml:space="preserve"> = </w:t>
        </w:r>
        <w:proofErr w:type="spellStart"/>
        <w:r w:rsidRPr="00A36999">
          <w:rPr>
            <w:rFonts w:eastAsiaTheme="minorEastAsia"/>
            <w:i/>
            <w:iCs/>
            <w:rPrChange w:id="260" w:author="Ataher Ali" w:date="2025-06-28T23:47:00Z" w16du:dateUtc="2025-06-28T17:47:00Z">
              <w:rPr>
                <w:rFonts w:eastAsiaTheme="minorEastAsia"/>
              </w:rPr>
            </w:rPrChange>
          </w:rPr>
          <w:t>Linf_sd</w:t>
        </w:r>
        <w:proofErr w:type="spellEnd"/>
        <w:r w:rsidRPr="00A36999">
          <w:rPr>
            <w:rFonts w:eastAsiaTheme="minorEastAsia"/>
          </w:rPr>
          <w:t xml:space="preserve"> = 0.5 cm). </w:t>
        </w:r>
      </w:ins>
      <w:ins w:id="261" w:author="Ataher Ali" w:date="2025-06-28T23:47:00Z" w16du:dateUtc="2025-06-28T17:47:00Z">
        <w:r w:rsidRPr="00AD0DAD">
          <w:rPr>
            <w:i/>
          </w:rPr>
          <w:t>L</w:t>
        </w:r>
        <w:r w:rsidRPr="00AD0DAD">
          <w:rPr>
            <w:i/>
            <w:vertAlign w:val="subscript"/>
          </w:rPr>
          <w:t>m</w:t>
        </w:r>
        <w:r>
          <w:rPr>
            <w:i/>
            <w:vertAlign w:val="subscript"/>
          </w:rPr>
          <w:t>at</w:t>
        </w:r>
        <w:r w:rsidRPr="00A36999">
          <w:rPr>
            <w:rFonts w:eastAsiaTheme="minorEastAsia"/>
          </w:rPr>
          <w:t xml:space="preserve"> </w:t>
        </w:r>
      </w:ins>
      <w:ins w:id="262" w:author="Ataher Ali" w:date="2025-06-28T23:44:00Z" w16du:dateUtc="2025-06-28T17:44:00Z">
        <w:r w:rsidRPr="00A36999">
          <w:rPr>
            <w:rFonts w:eastAsiaTheme="minorEastAsia"/>
          </w:rPr>
          <w:t xml:space="preserve">and </w:t>
        </w:r>
      </w:ins>
      <w:ins w:id="263" w:author="Ataher Ali" w:date="2025-06-28T23:47:00Z" w16du:dateUtc="2025-06-28T17:47:00Z">
        <w:r w:rsidRPr="004D3E3F">
          <w:rPr>
            <w:i/>
            <w:iCs/>
          </w:rPr>
          <w:t>L</w:t>
        </w:r>
        <w:r w:rsidRPr="004D3E3F">
          <w:rPr>
            <w:i/>
            <w:iCs/>
            <w:vertAlign w:val="subscript"/>
          </w:rPr>
          <w:t>op</w:t>
        </w:r>
        <w:r>
          <w:rPr>
            <w:i/>
            <w:iCs/>
            <w:vertAlign w:val="subscript"/>
          </w:rPr>
          <w:t>t</w:t>
        </w:r>
        <w:r w:rsidRPr="00A36999">
          <w:rPr>
            <w:rFonts w:eastAsiaTheme="minorEastAsia"/>
          </w:rPr>
          <w:t xml:space="preserve"> </w:t>
        </w:r>
      </w:ins>
      <w:ins w:id="264" w:author="Ataher Ali" w:date="2025-06-28T23:44:00Z" w16du:dateUtc="2025-06-28T17:44:00Z">
        <w:r w:rsidRPr="00A36999">
          <w:rPr>
            <w:rFonts w:eastAsiaTheme="minorEastAsia"/>
          </w:rPr>
          <w:t xml:space="preserve">samples were calculated using empirical equations from Froese &amp; </w:t>
        </w:r>
        <w:proofErr w:type="spellStart"/>
        <w:r w:rsidRPr="00A36999">
          <w:rPr>
            <w:rFonts w:eastAsiaTheme="minorEastAsia"/>
          </w:rPr>
          <w:t>Binohlan</w:t>
        </w:r>
        <w:proofErr w:type="spellEnd"/>
        <w:r w:rsidRPr="00A36999">
          <w:rPr>
            <w:rFonts w:eastAsiaTheme="minorEastAsia"/>
          </w:rPr>
          <w:t xml:space="preserve"> (2000) with added noise (standard deviation = 0.015 for log-transformed values). Results were stored in a </w:t>
        </w:r>
        <w:proofErr w:type="spellStart"/>
        <w:r w:rsidRPr="00A36999">
          <w:rPr>
            <w:rFonts w:eastAsiaTheme="minorEastAsia"/>
            <w:i/>
            <w:iCs/>
            <w:rPrChange w:id="265" w:author="Ataher Ali" w:date="2025-06-28T23:48:00Z" w16du:dateUtc="2025-06-28T17:48:00Z">
              <w:rPr>
                <w:rFonts w:eastAsiaTheme="minorEastAsia"/>
              </w:rPr>
            </w:rPrChange>
          </w:rPr>
          <w:t>parameter</w:t>
        </w:r>
      </w:ins>
      <w:ins w:id="266" w:author="Ataher Ali" w:date="2025-06-28T23:48:00Z" w16du:dateUtc="2025-06-28T17:48:00Z">
        <w:r w:rsidRPr="00A36999">
          <w:rPr>
            <w:rFonts w:eastAsiaTheme="minorEastAsia"/>
            <w:i/>
            <w:iCs/>
            <w:rPrChange w:id="267" w:author="Ataher Ali" w:date="2025-06-28T23:48:00Z" w16du:dateUtc="2025-06-28T17:48:00Z">
              <w:rPr>
                <w:rFonts w:eastAsiaTheme="minorEastAsia"/>
              </w:rPr>
            </w:rPrChange>
          </w:rPr>
          <w:t>_</w:t>
        </w:r>
      </w:ins>
      <w:ins w:id="268" w:author="Ataher Ali" w:date="2025-06-28T23:44:00Z" w16du:dateUtc="2025-06-28T17:44:00Z">
        <w:r w:rsidRPr="00A36999">
          <w:rPr>
            <w:rFonts w:eastAsiaTheme="minorEastAsia"/>
            <w:i/>
            <w:iCs/>
            <w:rPrChange w:id="269" w:author="Ataher Ali" w:date="2025-06-28T23:48:00Z" w16du:dateUtc="2025-06-28T17:48:00Z">
              <w:rPr>
                <w:rFonts w:eastAsiaTheme="minorEastAsia"/>
              </w:rPr>
            </w:rPrChange>
          </w:rPr>
          <w:t>estimates</w:t>
        </w:r>
        <w:proofErr w:type="spellEnd"/>
        <w:r w:rsidRPr="00A36999">
          <w:rPr>
            <w:rFonts w:eastAsiaTheme="minorEastAsia"/>
          </w:rPr>
          <w:t xml:space="preserve"> matrix, with means and 95% confidence intervals computed using the 2.5</w:t>
        </w:r>
        <w:r w:rsidRPr="00A36999">
          <w:rPr>
            <w:rFonts w:eastAsiaTheme="minorEastAsia"/>
            <w:vertAlign w:val="superscript"/>
            <w:rPrChange w:id="270" w:author="Ataher Ali" w:date="2025-06-28T23:49:00Z" w16du:dateUtc="2025-06-28T17:49:00Z">
              <w:rPr>
                <w:rFonts w:eastAsiaTheme="minorEastAsia"/>
              </w:rPr>
            </w:rPrChange>
          </w:rPr>
          <w:t>th</w:t>
        </w:r>
        <w:r w:rsidRPr="00A36999">
          <w:rPr>
            <w:rFonts w:eastAsiaTheme="minorEastAsia"/>
          </w:rPr>
          <w:t xml:space="preserve"> and 97.5</w:t>
        </w:r>
        <w:r w:rsidRPr="00A36999">
          <w:rPr>
            <w:rFonts w:eastAsiaTheme="minorEastAsia"/>
            <w:vertAlign w:val="superscript"/>
            <w:rPrChange w:id="271" w:author="Ataher Ali" w:date="2025-06-28T23:49:00Z" w16du:dateUtc="2025-06-28T17:49:00Z">
              <w:rPr>
                <w:rFonts w:eastAsiaTheme="minorEastAsia"/>
              </w:rPr>
            </w:rPrChange>
          </w:rPr>
          <w:t>th</w:t>
        </w:r>
        <w:r w:rsidRPr="00A36999">
          <w:rPr>
            <w:rFonts w:eastAsiaTheme="minorEastAsia"/>
          </w:rPr>
          <w:t xml:space="preserve"> percentiles via R’s stats package</w:t>
        </w:r>
      </w:ins>
      <w:ins w:id="272" w:author="Ataher Ali" w:date="2025-06-28T23:49:00Z" w16du:dateUtc="2025-06-28T17:49:00Z">
        <w:r>
          <w:rPr>
            <w:rFonts w:eastAsiaTheme="minorEastAsia"/>
          </w:rPr>
          <w:t xml:space="preserve"> (version 4.5.1)</w:t>
        </w:r>
      </w:ins>
      <w:ins w:id="273" w:author="Ataher Ali" w:date="2025-06-28T23:44:00Z" w16du:dateUtc="2025-06-28T17:44:00Z">
        <w:r w:rsidRPr="00A36999">
          <w:rPr>
            <w:rFonts w:eastAsiaTheme="minorEastAsia"/>
          </w:rPr>
          <w:t>. This approach ensured robust parameter estimates by accounting for inherent biological variability, as recommended by</w:t>
        </w:r>
      </w:ins>
      <w:ins w:id="274" w:author="Ataher Ali" w:date="2025-06-30T02:48:00Z" w16du:dateUtc="2025-06-29T20:48:00Z">
        <w:r w:rsidR="0030332A">
          <w:rPr>
            <w:rFonts w:eastAsiaTheme="minorEastAsia"/>
          </w:rPr>
          <w:t xml:space="preserve"> </w:t>
        </w:r>
      </w:ins>
      <w:r w:rsidR="0030332A">
        <w:rPr>
          <w:rFonts w:eastAsiaTheme="minorEastAsia"/>
          <w:color w:val="EE0000"/>
        </w:rPr>
        <w:fldChar w:fldCharType="begin"/>
      </w:r>
      <w:r w:rsidR="0030332A">
        <w:rPr>
          <w:rFonts w:eastAsiaTheme="minorEastAsia"/>
          <w:color w:val="EE0000"/>
        </w:rPr>
        <w:instrText xml:space="preserve"> ADDIN ZOTERO_ITEM CSL_CITATION {"citationID":"8cqccgQs","properties":{"formattedCitation":"(Thorson et al., 2014)","plainCitation":"(Thorson et al., 2014)","noteIndex":0},"citationItems":[{"id":945,"uris":["http://zotero.org/users/local/X5k6H2lV/items/U33WHYHJ"],"itemData":{"id":945,"type":"article-journal","abstract":"Single-species life history parameters are central to ecological research and management, including the fields of macro-ecology, fisheries science, and ecosystem modeling. However, there has been little independent evaluation of the precision and accuracy of the life history values in global and publicly available databases. We therefore develop a novel method based on a Bayesian errors-in-variables model that compares database entries with estimates from local experts, and we illustrate this process by assessing the accuracy and precision of entries in FishBase, one of the largest and oldest life history databases. This model distinguishes biases among seven life history parameters, two types of information available in FishBase (i.e., published values and those estimated from other parameters), and two taxa (i.e., bony and cartilaginous fishes) relative to values from regional experts in the United States, while accounting for additional variance caused by sex- and region-specific life history traits. For published values in FishBase, the model identifies a small positive bias in natural mortality and negative bias in maximum age, perhaps caused by unacknowledged mortality caused by fishing. For life history values calculated by FishBase, the model identified large and inconsistent biases. The model also demonstrates greatest precision for body size parameters, decreased precision for values derived from geographically distant populations, and greatest between-sex differences in age at maturity. We recommend that our bias and precision estimates be used in future errors-in-variables models as a prior on measurement errors. This approach is broadly applicable to global databases of life history traits and, if used, will encourage further development and improvements in these databases.","container-title":"Ecological Applications","DOI":"10.1890/12-1855.1","ISSN":"1939-5582","issue":"1","language":"en","license":"© 2014 by the Ecological Society of America","note":"_eprint: https://esajournals.onlinelibrary.wiley.com/doi/pdf/10.1890/12-1855.1","page":"217-226","source":"Wiley Online Library","title":"Assessing the quality of life history information in publicly available databases","volume":"24","author":[{"family":"Thorson","given":"James T."},{"family":"Cope","given":"Jason M."},{"family":"Patrick","given":"Wesley S."}],"issued":{"date-parts":[["2014"]]}}}],"schema":"https://github.com/citation-style-language/schema/raw/master/csl-citation.json"} </w:instrText>
      </w:r>
      <w:r w:rsidR="0030332A">
        <w:rPr>
          <w:rFonts w:eastAsiaTheme="minorEastAsia"/>
          <w:color w:val="EE0000"/>
        </w:rPr>
        <w:fldChar w:fldCharType="separate"/>
      </w:r>
      <w:r w:rsidR="0030332A" w:rsidRPr="0030332A">
        <w:t>(Thorson et al., 2014</w:t>
      </w:r>
      <w:ins w:id="275" w:author="Ataher Ali" w:date="2025-06-30T02:48:00Z" w16du:dateUtc="2025-06-29T20:48:00Z">
        <w:r w:rsidR="0030332A">
          <w:t>a</w:t>
        </w:r>
      </w:ins>
      <w:r w:rsidR="0030332A" w:rsidRPr="0030332A">
        <w:t>)</w:t>
      </w:r>
      <w:r w:rsidR="0030332A">
        <w:rPr>
          <w:rFonts w:eastAsiaTheme="minorEastAsia"/>
          <w:color w:val="EE0000"/>
        </w:rPr>
        <w:fldChar w:fldCharType="end"/>
      </w:r>
      <w:ins w:id="276" w:author="Ataher Ali" w:date="2025-06-30T02:48:00Z" w16du:dateUtc="2025-06-29T20:48:00Z">
        <w:r w:rsidR="0030332A" w:rsidRPr="0030332A">
          <w:rPr>
            <w:rFonts w:eastAsiaTheme="minorEastAsia"/>
            <w:rPrChange w:id="277" w:author="Ataher Ali" w:date="2025-06-30T02:48:00Z" w16du:dateUtc="2025-06-29T20:48:00Z">
              <w:rPr>
                <w:rFonts w:eastAsiaTheme="minorEastAsia"/>
                <w:color w:val="EE0000"/>
              </w:rPr>
            </w:rPrChange>
          </w:rPr>
          <w:t>.</w:t>
        </w:r>
      </w:ins>
    </w:p>
    <w:p w14:paraId="5778E8E8" w14:textId="33C4A9C3" w:rsidR="009014AF" w:rsidRPr="00AD0DAD" w:rsidDel="00456F11" w:rsidRDefault="009014AF" w:rsidP="00BC402D">
      <w:pPr>
        <w:ind w:firstLine="0"/>
        <w:rPr>
          <w:del w:id="278" w:author="Ataher Ali" w:date="2025-06-28T21:17:00Z" w16du:dateUtc="2025-06-28T15:17:00Z"/>
          <w:rFonts w:eastAsiaTheme="minorEastAsia"/>
        </w:rPr>
      </w:pPr>
    </w:p>
    <w:p w14:paraId="68056AFC" w14:textId="77777777" w:rsidR="00E1223D" w:rsidRPr="00AD0DAD" w:rsidRDefault="00E1223D" w:rsidP="006A12A8">
      <w:pPr>
        <w:pStyle w:val="Heading3"/>
      </w:pPr>
      <w:r w:rsidRPr="00AD0DAD">
        <w:t xml:space="preserve">Estimating </w:t>
      </w:r>
      <w:r w:rsidRPr="00F030F2">
        <w:t>Length</w:t>
      </w:r>
      <w:r w:rsidRPr="00AD0DAD">
        <w:t>-Based Indicators (LBIs) by FishPar function</w:t>
      </w:r>
    </w:p>
    <w:p w14:paraId="32E628AE" w14:textId="102BDD2C" w:rsidR="00E1223D" w:rsidRPr="00AD0DAD" w:rsidRDefault="00E1223D" w:rsidP="00E1223D">
      <w:pPr>
        <w:ind w:firstLine="0"/>
      </w:pPr>
      <w:r w:rsidRPr="00AD0DAD">
        <w:t>In order to evaluate the stock status in relation to exploitation and prevent excessive fishing that could harm development and recruitment, Froese (2004) suggested three</w:t>
      </w:r>
      <w:ins w:id="279" w:author="Ataher Ali" w:date="2025-06-28T04:51:00Z" w16du:dateUtc="2025-06-27T22:51:00Z">
        <w:r w:rsidR="00B037FC">
          <w:t xml:space="preserve"> </w:t>
        </w:r>
      </w:ins>
      <w:del w:id="280" w:author="Ataher Ali" w:date="2025-06-28T04:51:00Z" w16du:dateUtc="2025-06-27T22:51:00Z">
        <w:r w:rsidRPr="00AD0DAD" w:rsidDel="00B037FC">
          <w:delText xml:space="preserve"> straightforward </w:delText>
        </w:r>
      </w:del>
      <w:r w:rsidRPr="00AD0DAD">
        <w:t xml:space="preserve">length-based indicators (LBIs) known as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and </w:t>
      </w:r>
      <w:r w:rsidRPr="00AD0DAD">
        <w:rPr>
          <w:i/>
        </w:rPr>
        <w:t>P</w:t>
      </w:r>
      <w:r w:rsidRPr="00AD0DAD">
        <w:rPr>
          <w:i/>
          <w:vertAlign w:val="subscript"/>
        </w:rPr>
        <w:t>mega</w:t>
      </w:r>
      <w:r w:rsidRPr="00AD0DAD">
        <w:t>.</w:t>
      </w:r>
    </w:p>
    <w:p w14:paraId="42B35A9A" w14:textId="01BC0EE5" w:rsidR="00E1223D" w:rsidRPr="00AD0DAD" w:rsidRDefault="00E1223D" w:rsidP="00E1223D">
      <w:pPr>
        <w:pStyle w:val="ListParagraph"/>
        <w:numPr>
          <w:ilvl w:val="0"/>
          <w:numId w:val="13"/>
        </w:numPr>
        <w:ind w:left="0" w:firstLine="144"/>
      </w:pPr>
      <w:bookmarkStart w:id="281" w:name="_Hlk202139329"/>
      <w:r w:rsidRPr="00AD0DAD">
        <w:t xml:space="preserve">The first indicator </w:t>
      </w:r>
      <w:r w:rsidRPr="00AD0DAD">
        <w:rPr>
          <w:i/>
        </w:rPr>
        <w:t>P</w:t>
      </w:r>
      <w:r w:rsidRPr="00AD0DAD">
        <w:rPr>
          <w:i/>
          <w:vertAlign w:val="subscript"/>
        </w:rPr>
        <w:t>mat</w:t>
      </w:r>
      <w:r w:rsidRPr="00AD0DAD">
        <w:t xml:space="preserve">, can be defined as the proportion of mature fish in the catch, and it represents the concept of “let them spawn!” </w:t>
      </w:r>
      <w:moveFromRangeStart w:id="282" w:author="Ataher Ali" w:date="2025-06-29T23:42:00Z" w:name="move202132935"/>
      <w:moveFrom w:id="283" w:author="Ataher Ali" w:date="2025-06-29T23:42:00Z" w16du:dateUtc="2025-06-29T17:42:00Z">
        <w:r w:rsidRPr="00AD0DAD" w:rsidDel="00484304">
          <w:t xml:space="preserve">The objective is to ensure that every single fish (100%) is able to reproduce at least once before being caught, in order to restore and sustain a robust spawning biomass of fisheries. </w:t>
        </w:r>
      </w:moveFrom>
      <w:moveFromRangeEnd w:id="282"/>
      <w:r w:rsidRPr="00AD0DAD">
        <w:t>The percentage of fish in the capture that have a length larger than the length at sexual maturity (</w:t>
      </w:r>
      <w:r w:rsidRPr="00AD0DAD">
        <w:rPr>
          <w:i/>
        </w:rPr>
        <w:t>L</w:t>
      </w:r>
      <w:r w:rsidRPr="00AD0DAD">
        <w:rPr>
          <w:i/>
          <w:vertAlign w:val="subscript"/>
        </w:rPr>
        <w:t>m</w:t>
      </w:r>
      <w:ins w:id="284" w:author="Ataher Ali" w:date="2025-06-29T23:41:00Z" w16du:dateUtc="2025-06-29T17:41:00Z">
        <w:r w:rsidR="00484304">
          <w:rPr>
            <w:i/>
            <w:vertAlign w:val="subscript"/>
          </w:rPr>
          <w:t>at</w:t>
        </w:r>
      </w:ins>
      <w:r w:rsidRPr="00AD0DAD">
        <w:t>) was determined using the following formula proposed by Froese (2004):</w:t>
      </w:r>
    </w:p>
    <w:p w14:paraId="75A7930B" w14:textId="6D7B4844" w:rsidR="00E1223D" w:rsidRPr="00AD0DAD" w:rsidRDefault="00E1223D" w:rsidP="00E1223D">
      <w:pPr>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mat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mat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ins w:id="285" w:author="Ataher Ali" w:date="2025-06-28T23:32:00Z" w16du:dateUtc="2025-06-28T17:32:00Z">
        <w:r w:rsidR="00057F7C">
          <w:rPr>
            <w:rFonts w:eastAsiaTheme="minorEastAsia"/>
          </w:rPr>
          <w:t>5</w:t>
        </w:r>
      </w:ins>
      <w:del w:id="286" w:author="Ataher Ali" w:date="2025-06-28T23:32:00Z" w16du:dateUtc="2025-06-28T17:32:00Z">
        <w:r w:rsidDel="00057F7C">
          <w:rPr>
            <w:rFonts w:eastAsiaTheme="minorEastAsia"/>
          </w:rPr>
          <w:delText>4</w:delText>
        </w:r>
      </w:del>
      <w:r w:rsidRPr="00AD0DAD">
        <w:rPr>
          <w:rFonts w:eastAsiaTheme="minorEastAsia"/>
        </w:rPr>
        <w:t>)</w:t>
      </w:r>
    </w:p>
    <w:p w14:paraId="38C109AD" w14:textId="77777777" w:rsidR="00E1223D" w:rsidRPr="00AD0DAD" w:rsidRDefault="00E1223D" w:rsidP="00E1223D">
      <w:pPr>
        <w:ind w:firstLine="0"/>
      </w:pPr>
      <w:r w:rsidRPr="004D3E3F">
        <w:t xml:space="preserve">Where, </w:t>
      </w:r>
      <w:r w:rsidRPr="004D3E3F">
        <w:rPr>
          <w:i/>
          <w:iCs/>
        </w:rPr>
        <w:t>P</w:t>
      </w:r>
      <w:r w:rsidRPr="004D3E3F">
        <w:rPr>
          <w:i/>
          <w:iCs/>
          <w:vertAlign w:val="subscript"/>
        </w:rPr>
        <w:t>L</w:t>
      </w:r>
      <w:r w:rsidRPr="004D3E3F">
        <w:t xml:space="preserve"> is the percentage of fish in the catch composition</w:t>
      </w:r>
      <w:r w:rsidRPr="00AD0DAD">
        <w:t xml:space="preserve"> with a </w:t>
      </w:r>
      <w:r w:rsidRPr="004D3E3F">
        <w:t>length interval</w:t>
      </w:r>
      <w:r w:rsidRPr="00AD0DAD">
        <w:t xml:space="preserve"> of</w:t>
      </w:r>
      <w:r w:rsidRPr="004D3E3F">
        <w:t xml:space="preserve"> L.</w:t>
      </w:r>
    </w:p>
    <w:p w14:paraId="609D1547" w14:textId="6F81E199" w:rsidR="00E1223D" w:rsidRDefault="00E1223D" w:rsidP="00E1223D">
      <w:pPr>
        <w:pStyle w:val="ListParagraph"/>
        <w:numPr>
          <w:ilvl w:val="0"/>
          <w:numId w:val="13"/>
        </w:numPr>
        <w:ind w:left="288" w:hanging="288"/>
        <w:rPr>
          <w:ins w:id="287" w:author="Ataher Ali" w:date="2025-06-28T21:04:00Z" w16du:dateUtc="2025-06-28T15:04:00Z"/>
        </w:rPr>
      </w:pPr>
      <w:r w:rsidRPr="00AD0DAD">
        <w:t xml:space="preserve">Indicator two </w:t>
      </w:r>
      <w:r w:rsidRPr="00AD0DAD">
        <w:rPr>
          <w:i/>
        </w:rPr>
        <w:t>P</w:t>
      </w:r>
      <w:r w:rsidRPr="00AD0DAD">
        <w:rPr>
          <w:i/>
          <w:vertAlign w:val="subscript"/>
        </w:rPr>
        <w:t>opt</w:t>
      </w:r>
      <w:r w:rsidRPr="00AD0DAD">
        <w:t>, defined as the percentage of fish caught at their optimal length</w:t>
      </w:r>
      <w:ins w:id="288" w:author="Ataher Ali" w:date="2025-06-29T23:48:00Z" w16du:dateUtc="2025-06-29T17:48:00Z">
        <w:r w:rsidR="00484304">
          <w:t xml:space="preserve"> (</w:t>
        </w:r>
      </w:ins>
      <w:ins w:id="289" w:author="Ataher Ali" w:date="2025-06-29T23:49:00Z" w16du:dateUtc="2025-06-29T17:49:00Z">
        <w:r w:rsidR="00484304" w:rsidRPr="00AD0DAD">
          <w:rPr>
            <w:i/>
          </w:rPr>
          <w:t>L</w:t>
        </w:r>
        <w:r w:rsidR="00484304">
          <w:rPr>
            <w:i/>
            <w:vertAlign w:val="subscript"/>
          </w:rPr>
          <w:t>opt</w:t>
        </w:r>
      </w:ins>
      <w:ins w:id="290" w:author="Ataher Ali" w:date="2025-06-29T23:48:00Z" w16du:dateUtc="2025-06-29T17:48:00Z">
        <w:r w:rsidR="00484304">
          <w:t>)</w:t>
        </w:r>
      </w:ins>
      <w:r w:rsidRPr="00AD0DAD">
        <w:t>, which is the length that maximizes the yield and revenue.</w:t>
      </w:r>
      <w:del w:id="291" w:author="Ataher Ali" w:date="2025-06-29T23:50:00Z" w16du:dateUtc="2025-06-29T17:50:00Z">
        <w:r w:rsidRPr="00AD0DAD" w:rsidDel="00484304">
          <w:delText xml:space="preserve"> The optimum length is generally somewhat bigger than the length at initial maturity and can be readily determined using growth and mortality parameters or empirical equations </w:delText>
        </w:r>
        <w:r w:rsidRPr="00AD0DAD" w:rsidDel="00484304">
          <w:fldChar w:fldCharType="begin"/>
        </w:r>
        <w:r w:rsidRPr="00AD0DAD" w:rsidDel="00484304">
          <w:delInstrText xml:space="preserve"> ADDIN ZOTERO_ITEM CSL_CITATION {"citationID":"yGpBWq9G","properties":{"formattedCitation":"(Froese &amp; Binohlan, 2000)","plainCitation":"(Froese &amp; Binohlan, 2000)","noteIndex":0},"citationItems":[{"id":310,"uris":["http://zotero.org/users/local/X5k6H2lV/items/MYMKLTV9"],"itemData":{"id":310,"type":"article-journal","abstract":"Empirical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delInstrText>
        </w:r>
        <w:r w:rsidRPr="00AD0DAD" w:rsidDel="00484304">
          <w:fldChar w:fldCharType="separate"/>
        </w:r>
        <w:r w:rsidRPr="00AD0DAD" w:rsidDel="00484304">
          <w:delText>(Froese &amp; Binohlan, 2000)</w:delText>
        </w:r>
        <w:r w:rsidRPr="00AD0DAD" w:rsidDel="00484304">
          <w:fldChar w:fldCharType="end"/>
        </w:r>
      </w:del>
      <w:r w:rsidRPr="00AD0DAD">
        <w:t>.</w:t>
      </w:r>
      <w:del w:id="292" w:author="Ataher Ali" w:date="2025-06-29T23:47:00Z" w16du:dateUtc="2025-06-29T17:47:00Z">
        <w:r w:rsidRPr="00AD0DAD" w:rsidDel="00484304">
          <w:delText xml:space="preserve"> The objective is to capture every fish (100%) within a range of around ±10% (between 0.9</w:delText>
        </w:r>
        <w:r w:rsidRPr="00AD0DAD" w:rsidDel="00484304">
          <w:rPr>
            <w:i/>
          </w:rPr>
          <w:delText>L</w:delText>
        </w:r>
        <w:r w:rsidRPr="00AD0DAD" w:rsidDel="00484304">
          <w:rPr>
            <w:i/>
            <w:vertAlign w:val="subscript"/>
          </w:rPr>
          <w:delText>opt</w:delText>
        </w:r>
        <w:r w:rsidRPr="00AD0DAD" w:rsidDel="00484304">
          <w:delText xml:space="preserve"> and 1.1</w:delText>
        </w:r>
        <w:r w:rsidRPr="00AD0DAD" w:rsidDel="00484304">
          <w:rPr>
            <w:i/>
          </w:rPr>
          <w:delText>L</w:delText>
        </w:r>
        <w:r w:rsidRPr="00AD0DAD" w:rsidDel="00484304">
          <w:rPr>
            <w:i/>
            <w:vertAlign w:val="subscript"/>
          </w:rPr>
          <w:delText>opt</w:delText>
        </w:r>
        <w:r w:rsidRPr="00AD0DAD" w:rsidDel="00484304">
          <w:delText>) of the optimal length.</w:delText>
        </w:r>
      </w:del>
      <w:del w:id="293" w:author="Ataher Ali" w:date="2025-06-29T23:46:00Z" w16du:dateUtc="2025-06-29T17:46:00Z">
        <w:r w:rsidRPr="00AD0DAD" w:rsidDel="00484304">
          <w:delText xml:space="preserve"> </w:delText>
        </w:r>
        <w:r w:rsidRPr="00AD0DAD" w:rsidDel="00484304">
          <w:rPr>
            <w:i/>
          </w:rPr>
          <w:delText>L</w:delText>
        </w:r>
        <w:r w:rsidRPr="00AD0DAD" w:rsidDel="00484304">
          <w:rPr>
            <w:i/>
            <w:vertAlign w:val="subscript"/>
          </w:rPr>
          <w:delText>opt</w:delText>
        </w:r>
        <w:r w:rsidRPr="00AD0DAD" w:rsidDel="00484304">
          <w:delText xml:space="preserve"> and</w:delText>
        </w:r>
      </w:del>
      <w:r w:rsidRPr="00AD0DAD">
        <w:t xml:space="preserve"> </w:t>
      </w:r>
      <w:r w:rsidRPr="00AD0DAD">
        <w:rPr>
          <w:i/>
        </w:rPr>
        <w:t>P</w:t>
      </w:r>
      <w:r w:rsidRPr="00AD0DAD">
        <w:rPr>
          <w:i/>
          <w:vertAlign w:val="subscript"/>
        </w:rPr>
        <w:t>opt</w:t>
      </w:r>
      <w:r w:rsidRPr="00AD0DAD">
        <w:t xml:space="preserve"> </w:t>
      </w:r>
      <w:del w:id="294" w:author="Ataher Ali" w:date="2025-06-29T23:46:00Z" w16du:dateUtc="2025-06-29T17:46:00Z">
        <w:r w:rsidRPr="00AD0DAD" w:rsidDel="00484304">
          <w:delText xml:space="preserve">were </w:delText>
        </w:r>
      </w:del>
      <w:ins w:id="295" w:author="Ataher Ali" w:date="2025-06-29T23:47:00Z" w16du:dateUtc="2025-06-29T17:47:00Z">
        <w:r w:rsidR="00484304">
          <w:t>was</w:t>
        </w:r>
      </w:ins>
      <w:ins w:id="296" w:author="Ataher Ali" w:date="2025-06-29T23:46:00Z" w16du:dateUtc="2025-06-29T17:46:00Z">
        <w:r w:rsidR="00484304" w:rsidRPr="00AD0DAD">
          <w:t xml:space="preserve"> </w:t>
        </w:r>
      </w:ins>
      <w:r w:rsidRPr="00AD0DAD">
        <w:t>calculated by following formula:</w:t>
      </w:r>
    </w:p>
    <w:p w14:paraId="56F104F9" w14:textId="77777777" w:rsidR="00BC402D" w:rsidRPr="00AD0DAD" w:rsidRDefault="00BC402D">
      <w:pPr>
        <w:pStyle w:val="ListParagraph"/>
        <w:ind w:left="288" w:firstLine="0"/>
        <w:pPrChange w:id="297" w:author="Ataher Ali" w:date="2025-06-28T21:04:00Z" w16du:dateUtc="2025-06-28T15:04:00Z">
          <w:pPr>
            <w:pStyle w:val="ListParagraph"/>
            <w:numPr>
              <w:numId w:val="13"/>
            </w:numPr>
            <w:ind w:left="288" w:hanging="288"/>
          </w:pPr>
        </w:pPrChange>
      </w:pPr>
    </w:p>
    <w:moveFromRangeStart w:id="298" w:author="Ataher Ali" w:date="2025-06-28T21:04:00Z" w:name="move202037077"/>
    <w:p w14:paraId="0546200F" w14:textId="5B4A3C02" w:rsidR="00E1223D" w:rsidRPr="004D3E3F" w:rsidDel="003B1174" w:rsidRDefault="00000000">
      <w:pPr>
        <w:ind w:left="1152" w:firstLine="0"/>
        <w:jc w:val="center"/>
        <w:rPr>
          <w:del w:id="299" w:author="Ataher Ali" w:date="2025-06-29T14:31:00Z" w16du:dateUtc="2025-06-29T08:31:00Z"/>
          <w:moveFrom w:id="300" w:author="Ataher Ali" w:date="2025-06-28T21:04:00Z" w16du:dateUtc="2025-06-28T15:04:00Z"/>
          <w:rFonts w:eastAsiaTheme="minorEastAsia"/>
        </w:rPr>
      </w:pPr>
      <m:oMath>
        <m:func>
          <m:funcPr>
            <m:ctrlPr>
              <w:del w:id="301" w:author="Ataher Ali" w:date="2025-06-29T14:31:00Z" w16du:dateUtc="2025-06-29T08:31:00Z">
                <w:rPr>
                  <w:rFonts w:ascii="Cambria Math" w:hAnsi="Cambria Math"/>
                </w:rPr>
              </w:del>
            </m:ctrlPr>
          </m:funcPr>
          <m:fName>
            <m:r>
              <w:del w:id="302" w:author="Ataher Ali" w:date="2025-06-29T14:31:00Z" w16du:dateUtc="2025-06-29T08:31:00Z">
                <m:rPr>
                  <m:sty m:val="p"/>
                </m:rPr>
                <w:rPr>
                  <w:rFonts w:ascii="Cambria Math" w:hAnsi="Cambria Math"/>
                </w:rPr>
                <m:t>log</m:t>
              </w:del>
            </m:r>
          </m:fName>
          <m:e>
            <m:d>
              <m:dPr>
                <m:ctrlPr>
                  <w:del w:id="303" w:author="Ataher Ali" w:date="2025-06-29T14:31:00Z" w16du:dateUtc="2025-06-29T08:31:00Z">
                    <w:rPr>
                      <w:rFonts w:ascii="Cambria Math" w:hAnsi="Cambria Math"/>
                      <w:i/>
                    </w:rPr>
                  </w:del>
                </m:ctrlPr>
              </m:dPr>
              <m:e>
                <m:sSub>
                  <m:sSubPr>
                    <m:ctrlPr>
                      <w:del w:id="304" w:author="Ataher Ali" w:date="2025-06-29T14:31:00Z" w16du:dateUtc="2025-06-29T08:31:00Z">
                        <w:rPr>
                          <w:rFonts w:ascii="Cambria Math" w:hAnsi="Cambria Math"/>
                          <w:i/>
                        </w:rPr>
                      </w:del>
                    </m:ctrlPr>
                  </m:sSubPr>
                  <m:e>
                    <m:r>
                      <w:del w:id="305" w:author="Ataher Ali" w:date="2025-06-29T14:31:00Z" w16du:dateUtc="2025-06-29T08:31:00Z">
                        <w:rPr>
                          <w:rFonts w:ascii="Cambria Math" w:hAnsi="Cambria Math"/>
                        </w:rPr>
                        <m:t>L</m:t>
                      </w:del>
                    </m:r>
                  </m:e>
                  <m:sub>
                    <m:r>
                      <w:del w:id="306" w:author="Ataher Ali" w:date="2025-06-29T14:31:00Z" w16du:dateUtc="2025-06-29T08:31:00Z">
                        <m:rPr>
                          <m:sty m:val="p"/>
                        </m:rPr>
                        <w:rPr>
                          <w:rFonts w:ascii="Cambria Math" w:hAnsi="Cambria Math"/>
                        </w:rPr>
                        <m:t>opt</m:t>
                      </w:del>
                    </m:r>
                  </m:sub>
                </m:sSub>
              </m:e>
            </m:d>
          </m:e>
        </m:func>
        <m:r>
          <w:del w:id="307" w:author="Ataher Ali" w:date="2025-06-29T14:31:00Z" w16du:dateUtc="2025-06-29T08:31:00Z">
            <w:rPr>
              <w:rFonts w:ascii="Cambria Math" w:hAnsi="Cambria Math"/>
            </w:rPr>
            <m:t>=1.053</m:t>
          </w:del>
        </m:r>
        <m:d>
          <m:dPr>
            <m:ctrlPr>
              <w:del w:id="308" w:author="Ataher Ali" w:date="2025-06-29T14:31:00Z" w16du:dateUtc="2025-06-29T08:31:00Z">
                <w:rPr>
                  <w:rFonts w:ascii="Cambria Math" w:hAnsi="Cambria Math"/>
                  <w:i/>
                </w:rPr>
              </w:del>
            </m:ctrlPr>
          </m:dPr>
          <m:e>
            <m:func>
              <m:funcPr>
                <m:ctrlPr>
                  <w:del w:id="309" w:author="Ataher Ali" w:date="2025-06-29T14:31:00Z" w16du:dateUtc="2025-06-29T08:31:00Z">
                    <w:rPr>
                      <w:rFonts w:ascii="Cambria Math" w:hAnsi="Cambria Math"/>
                    </w:rPr>
                  </w:del>
                </m:ctrlPr>
              </m:funcPr>
              <m:fName>
                <m:r>
                  <w:del w:id="310" w:author="Ataher Ali" w:date="2025-06-29T14:31:00Z" w16du:dateUtc="2025-06-29T08:31:00Z">
                    <m:rPr>
                      <m:sty m:val="p"/>
                    </m:rPr>
                    <w:rPr>
                      <w:rFonts w:ascii="Cambria Math" w:hAnsi="Cambria Math"/>
                    </w:rPr>
                    <m:t>log</m:t>
                  </w:del>
                </m:r>
              </m:fName>
              <m:e>
                <m:d>
                  <m:dPr>
                    <m:ctrlPr>
                      <w:del w:id="311" w:author="Ataher Ali" w:date="2025-06-29T14:31:00Z" w16du:dateUtc="2025-06-29T08:31:00Z">
                        <w:rPr>
                          <w:rFonts w:ascii="Cambria Math" w:hAnsi="Cambria Math"/>
                          <w:i/>
                        </w:rPr>
                      </w:del>
                    </m:ctrlPr>
                  </m:dPr>
                  <m:e>
                    <m:sSub>
                      <m:sSubPr>
                        <m:ctrlPr>
                          <w:del w:id="312" w:author="Ataher Ali" w:date="2025-06-29T14:31:00Z" w16du:dateUtc="2025-06-29T08:31:00Z">
                            <w:rPr>
                              <w:rFonts w:ascii="Cambria Math" w:hAnsi="Cambria Math"/>
                              <w:i/>
                            </w:rPr>
                          </w:del>
                        </m:ctrlPr>
                      </m:sSubPr>
                      <m:e>
                        <m:r>
                          <w:del w:id="313" w:author="Ataher Ali" w:date="2025-06-29T14:31:00Z" w16du:dateUtc="2025-06-29T08:31:00Z">
                            <w:rPr>
                              <w:rFonts w:ascii="Cambria Math" w:hAnsi="Cambria Math"/>
                            </w:rPr>
                            <m:t>L</m:t>
                          </w:del>
                        </m:r>
                      </m:e>
                      <m:sub>
                        <m:r>
                          <w:del w:id="314" w:author="Ataher Ali" w:date="2025-06-29T14:31:00Z" w16du:dateUtc="2025-06-29T08:31:00Z">
                            <m:rPr>
                              <m:sty m:val="p"/>
                            </m:rPr>
                            <w:rPr>
                              <w:rFonts w:ascii="Cambria Math" w:hAnsi="Cambria Math"/>
                            </w:rPr>
                            <m:t>mat</m:t>
                          </w:del>
                        </m:r>
                      </m:sub>
                    </m:sSub>
                  </m:e>
                </m:d>
              </m:e>
            </m:func>
          </m:e>
        </m:d>
        <m:r>
          <w:del w:id="315" w:author="Ataher Ali" w:date="2025-06-29T14:31:00Z" w16du:dateUtc="2025-06-29T08:31:00Z">
            <w:rPr>
              <w:rFonts w:ascii="Cambria Math" w:hAnsi="Cambria Math"/>
            </w:rPr>
            <m:t>-0.0565</m:t>
          </w:del>
        </m:r>
      </m:oMath>
      <w:moveFrom w:id="316" w:author="Ataher Ali" w:date="2025-06-28T21:04:00Z" w16du:dateUtc="2025-06-28T15:04:00Z">
        <w:del w:id="317" w:author="Ataher Ali" w:date="2025-06-29T14:31:00Z" w16du:dateUtc="2025-06-29T08:31:00Z">
          <w:r w:rsidR="00E1223D" w:rsidRPr="00AD0DAD" w:rsidDel="003B1174">
            <w:rPr>
              <w:rFonts w:eastAsiaTheme="minorEastAsia"/>
            </w:rPr>
            <w:delText>……………. (</w:delText>
          </w:r>
          <w:r w:rsidR="00E1223D" w:rsidDel="003B1174">
            <w:rPr>
              <w:rFonts w:eastAsiaTheme="minorEastAsia"/>
            </w:rPr>
            <w:delText>5</w:delText>
          </w:r>
          <w:r w:rsidR="00E1223D" w:rsidRPr="00AD0DAD" w:rsidDel="003B1174">
            <w:rPr>
              <w:rFonts w:eastAsiaTheme="minorEastAsia"/>
            </w:rPr>
            <w:delText>)</w:delText>
          </w:r>
        </w:del>
      </w:moveFrom>
    </w:p>
    <w:moveFromRangeEnd w:id="298"/>
    <w:p w14:paraId="6E489C10" w14:textId="49ED06CC" w:rsidR="00E1223D" w:rsidRPr="00AD0DAD" w:rsidRDefault="00E1223D">
      <w:pPr>
        <w:pStyle w:val="ListParagraph"/>
        <w:ind w:left="792" w:firstLine="0"/>
        <w:jc w:val="center"/>
        <w:rPr>
          <w:rFonts w:eastAsiaTheme="minorEastAsia"/>
        </w:rPr>
        <w:pPrChange w:id="318" w:author="Ataher Ali" w:date="2025-06-29T14:31:00Z" w16du:dateUtc="2025-06-29T08:31:00Z">
          <w:pPr>
            <w:pStyle w:val="ListParagraph"/>
            <w:ind w:left="792" w:firstLine="0"/>
          </w:pPr>
        </w:pPrChange>
      </w:pPr>
      <w:del w:id="319" w:author="Ataher Ali" w:date="2025-06-29T14:31:00Z" w16du:dateUtc="2025-06-29T08:31:00Z">
        <w:r w:rsidRPr="00AD0DAD" w:rsidDel="003B1174">
          <w:rPr>
            <w:rFonts w:eastAsiaTheme="minorEastAsia"/>
          </w:rPr>
          <w:delText xml:space="preserve">                                     </w:delText>
        </w:r>
      </w:del>
      <m:oMath>
        <m:sSub>
          <m:sSubPr>
            <m:ctrlPr>
              <w:rPr>
                <w:rFonts w:ascii="Cambria Math" w:hAnsi="Cambria Math"/>
              </w:rPr>
            </m:ctrlPr>
          </m:sSubPr>
          <m:e>
            <m:r>
              <w:rPr>
                <w:rFonts w:ascii="Cambria Math" w:hAnsi="Cambria Math"/>
              </w:rPr>
              <m:t>P</m:t>
            </m:r>
          </m:e>
          <m:sub>
            <m:r>
              <w:rPr>
                <w:rFonts w:ascii="Cambria Math" w:hAnsi="Cambria Math"/>
              </w:rPr>
              <m:t>opt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0.9</m:t>
                </m:r>
                <m:r>
                  <w:rPr>
                    <w:rFonts w:ascii="Cambria Math" w:hAnsi="Cambria Math"/>
                  </w:rPr>
                  <m:t>L</m:t>
                </m:r>
              </m:e>
              <m:sub>
                <m:r>
                  <w:rPr>
                    <w:rFonts w:ascii="Cambria Math" w:hAnsi="Cambria Math"/>
                  </w:rPr>
                  <m:t>opt</m:t>
                </m:r>
              </m:sub>
            </m:sSub>
          </m:sub>
          <m:sup>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ins w:id="320" w:author="Ataher Ali" w:date="2025-06-28T23:32:00Z" w16du:dateUtc="2025-06-28T17:32:00Z">
        <w:r w:rsidR="00057F7C">
          <w:rPr>
            <w:rFonts w:eastAsiaTheme="minorEastAsia"/>
          </w:rPr>
          <w:t>6</w:t>
        </w:r>
      </w:ins>
      <w:del w:id="321" w:author="Ataher Ali" w:date="2025-06-28T23:32:00Z" w16du:dateUtc="2025-06-28T17:32:00Z">
        <w:r w:rsidDel="00057F7C">
          <w:rPr>
            <w:rFonts w:eastAsiaTheme="minorEastAsia"/>
          </w:rPr>
          <w:delText>6</w:delText>
        </w:r>
      </w:del>
      <w:r w:rsidRPr="00AD0DAD">
        <w:rPr>
          <w:rFonts w:eastAsiaTheme="minorEastAsia"/>
        </w:rPr>
        <w:t>)</w:t>
      </w:r>
    </w:p>
    <w:p w14:paraId="72980FFD" w14:textId="2BCA741E" w:rsidR="00E1223D" w:rsidRPr="00AD0DAD" w:rsidRDefault="00E1223D" w:rsidP="00E1223D">
      <w:pPr>
        <w:pStyle w:val="ListParagraph"/>
        <w:numPr>
          <w:ilvl w:val="0"/>
          <w:numId w:val="13"/>
        </w:numPr>
        <w:ind w:left="288" w:firstLine="0"/>
      </w:pPr>
      <w:r>
        <w:t xml:space="preserve"> </w:t>
      </w:r>
      <w:r w:rsidRPr="00AD0DAD">
        <w:t xml:space="preserve">The </w:t>
      </w:r>
      <w:r w:rsidRPr="00AD0DAD">
        <w:rPr>
          <w:i/>
        </w:rPr>
        <w:t>P</w:t>
      </w:r>
      <w:r w:rsidRPr="00AD0DAD">
        <w:rPr>
          <w:i/>
          <w:vertAlign w:val="subscript"/>
        </w:rPr>
        <w:t>mega</w:t>
      </w:r>
      <w:r w:rsidRPr="00AD0DAD">
        <w:t xml:space="preserve">, defined as the percentage of old and larger fish (mega = mega spawner) in the catch composition. The metric is calculated as the proportion of mature fish in the catch that exceed the optimal length by 10%. </w:t>
      </w:r>
      <w:moveFromRangeStart w:id="322" w:author="Ataher Ali" w:date="2025-06-29T23:56:00Z" w:name="move202133783"/>
      <w:moveFrom w:id="323" w:author="Ataher Ali" w:date="2025-06-29T23:56:00Z" w16du:dateUtc="2025-06-29T17:56:00Z">
        <w:r w:rsidRPr="00AD0DAD" w:rsidDel="00A76C6B">
          <w:t>The purpose of the management regime is to execute a fishing technique that ensures no mega-spawners are caught, with a goal of 0% catch rate. In the absence of such strategy, a range of 30-40% mega-spawners is indicative of a robust structure and is considered favorable (</w:t>
        </w:r>
        <w:r w:rsidRPr="004D3E3F" w:rsidDel="00A76C6B">
          <w:t>Froese, 2004</w:t>
        </w:r>
        <w:r w:rsidRPr="00AD0DAD" w:rsidDel="00A76C6B">
          <w:t xml:space="preserve">). However, if the proportion falls below 20%, it is a cause for concern. </w:t>
        </w:r>
      </w:moveFrom>
      <w:moveFromRangeEnd w:id="322"/>
      <w:r w:rsidRPr="00AD0DAD">
        <w:t xml:space="preserve">The following equation was used to estimate </w:t>
      </w:r>
      <w:r w:rsidRPr="00AD0DAD">
        <w:rPr>
          <w:i/>
        </w:rPr>
        <w:t>P</w:t>
      </w:r>
      <w:r w:rsidRPr="00AD0DAD">
        <w:rPr>
          <w:i/>
          <w:vertAlign w:val="subscript"/>
        </w:rPr>
        <w:t>mega</w:t>
      </w:r>
      <w:ins w:id="324" w:author="Ataher Ali" w:date="2025-06-30T00:34:00Z" w16du:dateUtc="2025-06-29T18:34:00Z">
        <w:r w:rsidR="0033575E">
          <w:rPr>
            <w:iCs/>
          </w:rPr>
          <w:t>:</w:t>
        </w:r>
      </w:ins>
      <w:del w:id="325" w:author="Ataher Ali" w:date="2025-06-30T00:34:00Z" w16du:dateUtc="2025-06-29T18:34:00Z">
        <w:r w:rsidRPr="00AD0DAD" w:rsidDel="0033575E">
          <w:rPr>
            <w:i/>
            <w:vertAlign w:val="subscript"/>
          </w:rPr>
          <w:delText xml:space="preserve"> </w:delText>
        </w:r>
        <w:r w:rsidRPr="00AD0DAD" w:rsidDel="0033575E">
          <w:rPr>
            <w:iCs/>
          </w:rPr>
          <w:delText>proposed by Froese (2004)</w:delText>
        </w:r>
      </w:del>
      <w:del w:id="326" w:author="Ataher Ali" w:date="2025-06-30T00:35:00Z" w16du:dateUtc="2025-06-29T18:35:00Z">
        <w:r w:rsidRPr="00AD0DAD" w:rsidDel="0033575E">
          <w:rPr>
            <w:iCs/>
          </w:rPr>
          <w:delText>:</w:delText>
        </w:r>
      </w:del>
    </w:p>
    <w:p w14:paraId="4EAA589E" w14:textId="03BF6283" w:rsidR="00E1223D" w:rsidRDefault="00E1223D" w:rsidP="00E1223D">
      <w:pPr>
        <w:ind w:left="432" w:firstLine="0"/>
        <w:rPr>
          <w:ins w:id="327" w:author="Ataher Ali" w:date="2025-06-29T00:02:00Z" w16du:dateUtc="2025-06-28T18:02:00Z"/>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mega</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ins w:id="328" w:author="Ataher Ali" w:date="2025-06-28T23:32:00Z" w16du:dateUtc="2025-06-28T17:32:00Z">
        <w:r w:rsidR="00057F7C">
          <w:rPr>
            <w:rFonts w:eastAsiaTheme="minorEastAsia"/>
          </w:rPr>
          <w:t>7</w:t>
        </w:r>
      </w:ins>
      <w:del w:id="329" w:author="Ataher Ali" w:date="2025-06-28T23:32:00Z" w16du:dateUtc="2025-06-28T17:32:00Z">
        <w:r w:rsidDel="00057F7C">
          <w:rPr>
            <w:rFonts w:eastAsiaTheme="minorEastAsia"/>
          </w:rPr>
          <w:delText>7</w:delText>
        </w:r>
      </w:del>
      <w:r w:rsidRPr="00AD0DAD">
        <w:rPr>
          <w:rFonts w:eastAsiaTheme="minorEastAsia"/>
        </w:rPr>
        <w:t>)</w:t>
      </w:r>
    </w:p>
    <w:bookmarkEnd w:id="281"/>
    <w:p w14:paraId="606E39A6" w14:textId="77777777" w:rsidR="000D1BA5" w:rsidRPr="000D1BA5" w:rsidRDefault="000D1BA5">
      <w:pPr>
        <w:pStyle w:val="Heading3"/>
        <w:rPr>
          <w:ins w:id="330" w:author="Ataher Ali" w:date="2025-06-29T00:02:00Z" w16du:dateUtc="2025-06-28T18:02:00Z"/>
        </w:rPr>
        <w:pPrChange w:id="331" w:author="Ataher Ali" w:date="2025-06-29T00:02:00Z" w16du:dateUtc="2025-06-28T18:02:00Z">
          <w:pPr>
            <w:ind w:left="432" w:firstLine="0"/>
          </w:pPr>
        </w:pPrChange>
      </w:pPr>
      <w:ins w:id="332" w:author="Ataher Ali" w:date="2025-06-29T00:02:00Z" w16du:dateUtc="2025-06-28T18:02:00Z">
        <w:r w:rsidRPr="000D1BA5">
          <w:t>Non-Parametric Bootstrap for LBI Uncertainty</w:t>
        </w:r>
      </w:ins>
    </w:p>
    <w:p w14:paraId="7AAF0F00" w14:textId="2947D292" w:rsidR="00326E77" w:rsidRDefault="000D1BA5">
      <w:pPr>
        <w:ind w:firstLine="0"/>
        <w:rPr>
          <w:ins w:id="333" w:author="Ataher Ali" w:date="2025-06-30T01:09:00Z" w16du:dateUtc="2025-06-29T19:09:00Z"/>
          <w:rFonts w:eastAsiaTheme="minorEastAsia"/>
        </w:rPr>
      </w:pPr>
      <w:ins w:id="334" w:author="Ataher Ali" w:date="2025-06-29T00:02:00Z" w16du:dateUtc="2025-06-28T18:02:00Z">
        <w:r w:rsidRPr="000D1BA5">
          <w:rPr>
            <w:rFonts w:eastAsiaTheme="minorEastAsia"/>
          </w:rPr>
          <w:t xml:space="preserve">Uncertainty in LBIs was quantified using a non-parametric bootstrap approach within the FishPar function. Length-frequency data were expanded into individual observations based on frequencies, and 1,000 bootstrap samples were generated by resampling with replacement, preserving the total frequency. For each sample, </w:t>
        </w:r>
      </w:ins>
      <w:ins w:id="335" w:author="Ataher Ali" w:date="2025-06-29T00:05:00Z" w16du:dateUtc="2025-06-28T18:05:00Z">
        <w:r w:rsidRPr="004D3E3F">
          <w:rPr>
            <w:i/>
            <w:iCs/>
          </w:rPr>
          <w:t>P</w:t>
        </w:r>
        <w:r w:rsidRPr="004D3E3F">
          <w:rPr>
            <w:i/>
            <w:iCs/>
            <w:vertAlign w:val="subscript"/>
          </w:rPr>
          <w:t>mat</w:t>
        </w:r>
      </w:ins>
      <w:ins w:id="336" w:author="Ataher Ali" w:date="2025-06-29T00:02:00Z" w16du:dateUtc="2025-06-28T18:02:00Z">
        <w:r w:rsidRPr="000D1BA5">
          <w:rPr>
            <w:rFonts w:eastAsiaTheme="minorEastAsia"/>
          </w:rPr>
          <w:t xml:space="preserve">, </w:t>
        </w:r>
      </w:ins>
      <w:ins w:id="337" w:author="Ataher Ali" w:date="2025-06-29T00:05:00Z" w16du:dateUtc="2025-06-28T18:05:00Z">
        <w:r w:rsidRPr="004D3E3F">
          <w:rPr>
            <w:i/>
            <w:iCs/>
          </w:rPr>
          <w:t>P</w:t>
        </w:r>
        <w:r w:rsidRPr="004D3E3F">
          <w:rPr>
            <w:i/>
            <w:iCs/>
            <w:vertAlign w:val="subscript"/>
          </w:rPr>
          <w:t>opt</w:t>
        </w:r>
      </w:ins>
      <w:ins w:id="338" w:author="Ataher Ali" w:date="2025-06-29T00:02:00Z" w16du:dateUtc="2025-06-28T18:02:00Z">
        <w:r w:rsidRPr="000D1BA5">
          <w:rPr>
            <w:rFonts w:eastAsiaTheme="minorEastAsia"/>
          </w:rPr>
          <w:t xml:space="preserve">, and </w:t>
        </w:r>
      </w:ins>
      <w:ins w:id="339" w:author="Ataher Ali" w:date="2025-06-29T00:05:00Z" w16du:dateUtc="2025-06-28T18:05:00Z">
        <w:r w:rsidRPr="004D3E3F">
          <w:rPr>
            <w:i/>
            <w:iCs/>
          </w:rPr>
          <w:t>P</w:t>
        </w:r>
        <w:r w:rsidRPr="004D3E3F">
          <w:rPr>
            <w:i/>
            <w:iCs/>
            <w:vertAlign w:val="subscript"/>
          </w:rPr>
          <w:t>mega</w:t>
        </w:r>
        <w:r w:rsidRPr="000D1BA5">
          <w:rPr>
            <w:rFonts w:eastAsiaTheme="minorEastAsia"/>
          </w:rPr>
          <w:t xml:space="preserve"> </w:t>
        </w:r>
      </w:ins>
      <w:ins w:id="340" w:author="Ataher Ali" w:date="2025-06-29T00:02:00Z" w16du:dateUtc="2025-06-28T18:02:00Z">
        <w:r w:rsidRPr="000D1BA5">
          <w:rPr>
            <w:rFonts w:eastAsiaTheme="minorEastAsia"/>
          </w:rPr>
          <w:t>were calculated using length ranges derived from Monte Carlo simulations. The 2.5th and 97.5th percentiles of the resulting distributions were used to compute 95% CIs, with bounds capped at 0% and 100% to ensure biological plausibility. This method, implemented using R’s sample and quantile functions, provided robust estimates of indicator variability, complementing the Monte Carlo approach for length parameters (Efron, 1992).</w:t>
        </w:r>
      </w:ins>
      <w:ins w:id="341" w:author="Ataher Ali" w:date="2025-06-29T00:05:00Z" w16du:dateUtc="2025-06-28T18:05:00Z">
        <w:r>
          <w:rPr>
            <w:rFonts w:eastAsiaTheme="minorEastAsia"/>
          </w:rPr>
          <w:t xml:space="preserve"> </w:t>
        </w:r>
      </w:ins>
    </w:p>
    <w:p w14:paraId="031D151F" w14:textId="4813D0F1" w:rsidR="0007699B" w:rsidRPr="00DE7AF1" w:rsidDel="00280A94" w:rsidRDefault="0007699B">
      <w:pPr>
        <w:ind w:firstLine="0"/>
        <w:rPr>
          <w:del w:id="342" w:author="Ataher Ali" w:date="2025-06-30T01:46:00Z" w16du:dateUtc="2025-06-29T19:46:00Z"/>
          <w:rFonts w:eastAsiaTheme="minorEastAsia"/>
        </w:rPr>
        <w:pPrChange w:id="343" w:author="Ataher Ali" w:date="2025-06-29T00:03:00Z" w16du:dateUtc="2025-06-28T18:03:00Z">
          <w:pPr>
            <w:ind w:left="432" w:firstLine="0"/>
          </w:pPr>
        </w:pPrChange>
      </w:pPr>
    </w:p>
    <w:p w14:paraId="78167B0A" w14:textId="77777777" w:rsidR="00E1223D" w:rsidRPr="00AD0DAD" w:rsidRDefault="00E1223D" w:rsidP="006A12A8">
      <w:pPr>
        <w:pStyle w:val="Heading3"/>
      </w:pPr>
      <w:r w:rsidRPr="00AD0DAD">
        <w:t xml:space="preserve">Stock </w:t>
      </w:r>
      <w:r w:rsidRPr="00F030F2">
        <w:t>spawning</w:t>
      </w:r>
      <w:r w:rsidRPr="00AD0DAD">
        <w:t xml:space="preserve"> biomass (SB) evaluation</w:t>
      </w:r>
    </w:p>
    <w:p w14:paraId="5FB05FC6" w14:textId="094C52D5" w:rsidR="00A57A5E" w:rsidRDefault="00E1223D" w:rsidP="00174909">
      <w:pPr>
        <w:ind w:firstLine="0"/>
        <w:rPr>
          <w:ins w:id="344" w:author="Ataher Ali" w:date="2025-06-30T00:06:00Z" w16du:dateUtc="2025-06-29T18:06:00Z"/>
        </w:rPr>
      </w:pPr>
      <w:r w:rsidRPr="00AD0DAD">
        <w:t>FishSS function evaluate</w:t>
      </w:r>
      <w:r>
        <w:t>s</w:t>
      </w:r>
      <w:r w:rsidRPr="00AD0DAD">
        <w:t xml:space="preserve"> the stock status</w:t>
      </w:r>
      <w:del w:id="345" w:author="Ataher Ali" w:date="2025-06-29T01:12:00Z" w16du:dateUtc="2025-06-28T19:12:00Z">
        <w:r w:rsidRPr="00AD0DAD" w:rsidDel="00515C93">
          <w:delText xml:space="preserve"> (limit spawning biomass and target spawning biomass)</w:delText>
        </w:r>
      </w:del>
      <w:r w:rsidRPr="00AD0DAD">
        <w:t xml:space="preserve"> </w:t>
      </w:r>
      <w:del w:id="346" w:author="Ataher Ali" w:date="2025-06-30T00:01:00Z" w16du:dateUtc="2025-06-29T18:01:00Z">
        <w:r w:rsidRPr="00AD0DAD" w:rsidDel="00A57A5E">
          <w:delText xml:space="preserve">from </w:delText>
        </w:r>
      </w:del>
      <w:ins w:id="347" w:author="Ataher Ali" w:date="2025-06-30T00:01:00Z" w16du:dateUtc="2025-06-29T18:01:00Z">
        <w:r w:rsidR="00A57A5E">
          <w:t>using</w:t>
        </w:r>
        <w:r w:rsidR="00A57A5E" w:rsidRPr="00AD0DAD">
          <w:t xml:space="preserve"> </w:t>
        </w:r>
      </w:ins>
      <w:r w:rsidRPr="00AD0DAD">
        <w:t>a decision table (</w:t>
      </w:r>
      <w:proofErr w:type="spellStart"/>
      <w:r w:rsidRPr="00AD0DAD">
        <w:rPr>
          <w:i/>
          <w:iCs/>
        </w:rPr>
        <w:t>CPdata</w:t>
      </w:r>
      <w:proofErr w:type="spellEnd"/>
      <w:r w:rsidRPr="00AD0DAD">
        <w:t>) demonstrated by Cope and Pun</w:t>
      </w:r>
      <w:r>
        <w:t>t</w:t>
      </w:r>
      <w:r w:rsidRPr="00AD0DAD">
        <w:t xml:space="preserve"> (2009)</w:t>
      </w:r>
      <w:ins w:id="348" w:author="Ataher Ali" w:date="2025-06-30T00:02:00Z" w16du:dateUtc="2025-06-29T18:02:00Z">
        <w:r w:rsidR="00A57A5E">
          <w:t>,</w:t>
        </w:r>
      </w:ins>
      <w:r w:rsidRPr="00AD0DAD">
        <w:t xml:space="preserve"> which is readily available with</w:t>
      </w:r>
      <w:r>
        <w:t>in</w:t>
      </w:r>
      <w:r w:rsidRPr="00AD0DAD">
        <w:t xml:space="preserve"> the aLBI package based on the input parameters (</w:t>
      </w:r>
      <w:proofErr w:type="spellStart"/>
      <w:r w:rsidRPr="004D3E3F">
        <w:rPr>
          <w:i/>
          <w:iCs/>
        </w:rPr>
        <w:t>LM_ratio</w:t>
      </w:r>
      <w:proofErr w:type="spellEnd"/>
      <w:r w:rsidRPr="00AD0DAD">
        <w:t xml:space="preserve">, </w:t>
      </w:r>
      <w:r w:rsidRPr="004D3E3F">
        <w:rPr>
          <w:i/>
          <w:iCs/>
        </w:rPr>
        <w:t>P</w:t>
      </w:r>
      <w:r w:rsidRPr="00484304">
        <w:rPr>
          <w:i/>
          <w:iCs/>
          <w:vertAlign w:val="subscript"/>
          <w:rPrChange w:id="349" w:author="Ataher Ali" w:date="2025-06-29T23:43:00Z" w16du:dateUtc="2025-06-29T17:43:00Z">
            <w:rPr>
              <w:i/>
              <w:iCs/>
            </w:rPr>
          </w:rPrChange>
        </w:rPr>
        <w:t>mat</w:t>
      </w:r>
      <w:r w:rsidRPr="00AD0DAD">
        <w:t xml:space="preserve">, </w:t>
      </w:r>
      <w:r w:rsidRPr="004D3E3F">
        <w:rPr>
          <w:i/>
          <w:iCs/>
        </w:rPr>
        <w:t>P</w:t>
      </w:r>
      <w:r w:rsidRPr="00484304">
        <w:rPr>
          <w:i/>
          <w:iCs/>
          <w:vertAlign w:val="subscript"/>
          <w:rPrChange w:id="350" w:author="Ataher Ali" w:date="2025-06-29T23:43:00Z" w16du:dateUtc="2025-06-29T17:43:00Z">
            <w:rPr>
              <w:i/>
              <w:iCs/>
            </w:rPr>
          </w:rPrChange>
        </w:rPr>
        <w:t>opt</w:t>
      </w:r>
      <w:r w:rsidRPr="00AD0DAD">
        <w:t xml:space="preserve">, </w:t>
      </w:r>
      <w:r w:rsidRPr="004D3E3F">
        <w:rPr>
          <w:i/>
          <w:iCs/>
        </w:rPr>
        <w:t>P</w:t>
      </w:r>
      <w:r w:rsidRPr="00484304">
        <w:rPr>
          <w:i/>
          <w:iCs/>
          <w:vertAlign w:val="subscript"/>
          <w:rPrChange w:id="351" w:author="Ataher Ali" w:date="2025-06-29T23:43:00Z" w16du:dateUtc="2025-06-29T17:43:00Z">
            <w:rPr>
              <w:i/>
              <w:iCs/>
            </w:rPr>
          </w:rPrChange>
        </w:rPr>
        <w:t>mega</w:t>
      </w:r>
      <w:r w:rsidRPr="00AD0DAD">
        <w:t xml:space="preserve">) </w:t>
      </w:r>
      <w:del w:id="352" w:author="Ataher Ali" w:date="2025-06-30T00:02:00Z" w16du:dateUtc="2025-06-29T18:02:00Z">
        <w:r w:rsidRPr="00AD0DAD" w:rsidDel="00A57A5E">
          <w:delText>estimated by</w:delText>
        </w:r>
      </w:del>
      <w:ins w:id="353" w:author="Ataher Ali" w:date="2025-06-30T00:02:00Z" w16du:dateUtc="2025-06-29T18:02:00Z">
        <w:r w:rsidR="00A57A5E">
          <w:t>derived from</w:t>
        </w:r>
      </w:ins>
      <w:r w:rsidRPr="00AD0DAD">
        <w:t xml:space="preserve"> FishPar function.</w:t>
      </w:r>
      <w:ins w:id="354" w:author="Ataher Ali" w:date="2025-06-30T00:03:00Z" w16du:dateUtc="2025-06-29T18:03:00Z">
        <w:r w:rsidR="00A57A5E">
          <w:t xml:space="preserve"> T</w:t>
        </w:r>
        <w:r w:rsidR="00A57A5E" w:rsidRPr="00A57A5E">
          <w:t>he function classified stock health relative to limit (</w:t>
        </w:r>
        <w:r w:rsidR="00A57A5E" w:rsidRPr="00A57A5E">
          <w:rPr>
            <w:i/>
            <w:iCs/>
            <w:rPrChange w:id="355" w:author="Ataher Ali" w:date="2025-06-30T00:03:00Z" w16du:dateUtc="2025-06-29T18:03:00Z">
              <w:rPr/>
            </w:rPrChange>
          </w:rPr>
          <w:t>LSB25</w:t>
        </w:r>
        <w:r w:rsidR="00A57A5E" w:rsidRPr="00A57A5E">
          <w:t>, 25% of unfished spawning biomass) and target (</w:t>
        </w:r>
        <w:r w:rsidR="00A57A5E" w:rsidRPr="00A57A5E">
          <w:rPr>
            <w:i/>
            <w:iCs/>
            <w:rPrChange w:id="356" w:author="Ataher Ali" w:date="2025-06-30T00:03:00Z" w16du:dateUtc="2025-06-29T18:03:00Z">
              <w:rPr/>
            </w:rPrChange>
          </w:rPr>
          <w:t>TSB40</w:t>
        </w:r>
        <w:r w:rsidR="00A57A5E" w:rsidRPr="00A57A5E">
          <w:t xml:space="preserve">, 40% of unfished spawning biomass) reference points to determine whether the stock was overfished or sustainable. </w:t>
        </w:r>
      </w:ins>
      <w:ins w:id="357" w:author="Ataher Ali" w:date="2025-06-30T00:04:00Z" w16du:dateUtc="2025-06-29T18:04:00Z">
        <w:r w:rsidR="00A57A5E" w:rsidRPr="004D3E3F">
          <w:rPr>
            <w:i/>
            <w:iCs/>
          </w:rPr>
          <w:t>P</w:t>
        </w:r>
        <w:r w:rsidR="00A57A5E" w:rsidRPr="00B0656B">
          <w:rPr>
            <w:i/>
            <w:iCs/>
            <w:vertAlign w:val="subscript"/>
          </w:rPr>
          <w:t>mat</w:t>
        </w:r>
        <w:r w:rsidR="00A57A5E">
          <w:rPr>
            <w:i/>
            <w:iCs/>
            <w:vertAlign w:val="subscript"/>
          </w:rPr>
          <w:t xml:space="preserve"> </w:t>
        </w:r>
        <w:r w:rsidR="00A57A5E" w:rsidRPr="00A57A5E">
          <w:t xml:space="preserve">aimed to ensure all fish reproduce at least once before capture (target: 100%), </w:t>
        </w:r>
      </w:ins>
      <w:ins w:id="358" w:author="Ataher Ali" w:date="2025-06-30T00:05:00Z" w16du:dateUtc="2025-06-29T18:05:00Z">
        <w:r w:rsidR="00A57A5E" w:rsidRPr="00A57A5E">
          <w:rPr>
            <w:i/>
            <w:iCs/>
            <w:rPrChange w:id="359" w:author="Ataher Ali" w:date="2025-06-30T00:05:00Z" w16du:dateUtc="2025-06-29T18:05:00Z">
              <w:rPr/>
            </w:rPrChange>
          </w:rPr>
          <w:t>P</w:t>
        </w:r>
      </w:ins>
      <w:ins w:id="360" w:author="Ataher Ali" w:date="2025-06-30T00:04:00Z" w16du:dateUtc="2025-06-29T18:04:00Z">
        <w:r w:rsidR="00A57A5E" w:rsidRPr="00AD0DAD">
          <w:rPr>
            <w:i/>
            <w:vertAlign w:val="subscript"/>
          </w:rPr>
          <w:t>opt</w:t>
        </w:r>
        <w:r w:rsidR="00A57A5E" w:rsidRPr="00A57A5E">
          <w:t xml:space="preserve"> </w:t>
        </w:r>
        <w:r w:rsidR="00A57A5E" w:rsidRPr="00A57A5E">
          <w:t>targeted capture within ±10% of the optimum length (</w:t>
        </w:r>
      </w:ins>
      <w:ins w:id="361" w:author="Ataher Ali" w:date="2025-06-30T00:05:00Z" w16du:dateUtc="2025-06-29T18:05:00Z">
        <w:r w:rsidR="00A57A5E" w:rsidRPr="00AD0DAD">
          <w:t>0.9</w:t>
        </w:r>
        <w:r w:rsidR="00A57A5E" w:rsidRPr="00AD0DAD">
          <w:rPr>
            <w:i/>
          </w:rPr>
          <w:t>L</w:t>
        </w:r>
        <w:r w:rsidR="00A57A5E" w:rsidRPr="00AD0DAD">
          <w:rPr>
            <w:i/>
            <w:vertAlign w:val="subscript"/>
          </w:rPr>
          <w:t>opt</w:t>
        </w:r>
        <w:r w:rsidR="00A57A5E" w:rsidRPr="00AD0DAD">
          <w:t xml:space="preserve"> </w:t>
        </w:r>
        <w:r w:rsidR="00A57A5E">
          <w:t>to</w:t>
        </w:r>
        <w:r w:rsidR="00A57A5E" w:rsidRPr="00AD0DAD">
          <w:t xml:space="preserve"> 1.1</w:t>
        </w:r>
        <w:r w:rsidR="00A57A5E" w:rsidRPr="00AD0DAD">
          <w:rPr>
            <w:i/>
          </w:rPr>
          <w:t>L</w:t>
        </w:r>
        <w:r w:rsidR="00A57A5E" w:rsidRPr="00AD0DAD">
          <w:rPr>
            <w:i/>
            <w:vertAlign w:val="subscript"/>
          </w:rPr>
          <w:t>opt</w:t>
        </w:r>
      </w:ins>
      <w:ins w:id="362" w:author="Ataher Ali" w:date="2025-06-30T00:04:00Z" w16du:dateUtc="2025-06-29T18:04:00Z">
        <w:r w:rsidR="00A57A5E" w:rsidRPr="00A57A5E">
          <w:t xml:space="preserve">, target: 100%), and </w:t>
        </w:r>
      </w:ins>
      <w:ins w:id="363" w:author="Ataher Ali" w:date="2025-06-30T00:06:00Z" w16du:dateUtc="2025-06-29T18:06:00Z">
        <w:r w:rsidR="00A57A5E" w:rsidRPr="004D3E3F">
          <w:rPr>
            <w:i/>
            <w:iCs/>
          </w:rPr>
          <w:t>P</w:t>
        </w:r>
        <w:r w:rsidR="00A57A5E" w:rsidRPr="004D3E3F">
          <w:rPr>
            <w:i/>
            <w:iCs/>
            <w:vertAlign w:val="subscript"/>
          </w:rPr>
          <w:t>mega</w:t>
        </w:r>
        <w:r w:rsidR="00A57A5E" w:rsidRPr="000D1BA5">
          <w:rPr>
            <w:rFonts w:eastAsiaTheme="minorEastAsia"/>
          </w:rPr>
          <w:t xml:space="preserve"> </w:t>
        </w:r>
      </w:ins>
      <w:ins w:id="364" w:author="Ataher Ali" w:date="2025-06-30T00:04:00Z" w16du:dateUtc="2025-06-29T18:04:00Z">
        <w:r w:rsidR="00A57A5E" w:rsidRPr="00A57A5E">
          <w:t>indicated a healthy stock structure at 30–40% or potential overexploitation below 20% (Froese, 2004). These metrics, integrated into the decision table, provided robust insights for fisheries management.</w:t>
        </w:r>
      </w:ins>
    </w:p>
    <w:p w14:paraId="3B8A530B" w14:textId="6D5F1C08" w:rsidR="00E1223D" w:rsidDel="00484304" w:rsidRDefault="00484304" w:rsidP="00A57A5E">
      <w:pPr>
        <w:rPr>
          <w:del w:id="365" w:author="Ataher Ali" w:date="2025-06-28T06:16:00Z" w16du:dateUtc="2025-06-28T00:16:00Z"/>
        </w:rPr>
        <w:pPrChange w:id="366" w:author="Ataher Ali" w:date="2025-06-30T00:04:00Z" w16du:dateUtc="2025-06-29T18:04:00Z">
          <w:pPr>
            <w:ind w:firstLine="0"/>
          </w:pPr>
        </w:pPrChange>
      </w:pPr>
      <w:moveToRangeStart w:id="367" w:author="Ataher Ali" w:date="2025-06-29T23:42:00Z" w:name="move202132935"/>
      <w:del w:id="368" w:author="Ataher Ali" w:date="2025-06-30T00:06:00Z" w16du:dateUtc="2025-06-29T18:06:00Z">
        <w:r w:rsidRPr="00484304" w:rsidDel="00A57A5E">
          <w:delText>The objective</w:delText>
        </w:r>
      </w:del>
      <w:del w:id="369" w:author="Ataher Ali" w:date="2025-06-29T23:44:00Z" w16du:dateUtc="2025-06-29T17:44:00Z">
        <w:r w:rsidRPr="00484304" w:rsidDel="00484304">
          <w:delText xml:space="preserve"> is</w:delText>
        </w:r>
      </w:del>
      <w:del w:id="370" w:author="Ataher Ali" w:date="2025-06-29T23:43:00Z" w16du:dateUtc="2025-06-29T17:43:00Z">
        <w:r w:rsidRPr="00484304" w:rsidDel="00484304">
          <w:delText xml:space="preserve"> </w:delText>
        </w:r>
      </w:del>
      <w:del w:id="371" w:author="Ataher Ali" w:date="2025-06-30T00:06:00Z" w16du:dateUtc="2025-06-29T18:06:00Z">
        <w:r w:rsidRPr="00484304" w:rsidDel="00A57A5E">
          <w:delText>to ensure that every single fish (100%) is able to reproduce at least once before being caught, in order to restore and sustain a robust spawning biomass of fisheries.</w:delText>
        </w:r>
        <w:moveToRangeStart w:id="372" w:author="Ataher Ali" w:date="2025-06-29T23:56:00Z" w:name="move202133783"/>
        <w:moveToRangeEnd w:id="367"/>
        <w:r w:rsidR="00A76C6B" w:rsidRPr="00A76C6B" w:rsidDel="00A57A5E">
          <w:delText>The purpose of the management regime is to execute a fishing technique that ensures no mega-spawners are caught, with a goal of 0% catch rate. In the absence of such strategy, a range of 30-40% mega-spawners is indicative of a robust structure and is considered favorable (Froese, 2004). However, if the proportion falls below 20%, it is a cause for concern.</w:delText>
        </w:r>
      </w:del>
      <w:moveToRangeEnd w:id="372"/>
      <w:del w:id="373" w:author="Ataher Ali" w:date="2025-06-29T23:44:00Z" w16du:dateUtc="2025-06-29T17:44:00Z">
        <w:r w:rsidR="00E1223D" w:rsidRPr="00AD0DAD" w:rsidDel="00484304">
          <w:delText xml:space="preserve"> </w:delText>
        </w:r>
      </w:del>
    </w:p>
    <w:p w14:paraId="6EAB8D97" w14:textId="1882D486" w:rsidR="00E808C5" w:rsidDel="00AF0E4E" w:rsidRDefault="00E808C5" w:rsidP="0088530A">
      <w:pPr>
        <w:ind w:firstLine="0"/>
        <w:rPr>
          <w:del w:id="374" w:author="Ataher Ali" w:date="2025-06-28T06:16:00Z" w16du:dateUtc="2025-06-28T00:16:00Z"/>
        </w:rPr>
      </w:pPr>
    </w:p>
    <w:p w14:paraId="32942E73" w14:textId="78BC4A57" w:rsidR="00E808C5" w:rsidRPr="00AD0DAD" w:rsidDel="00CB70E2" w:rsidRDefault="00E808C5" w:rsidP="00174909">
      <w:pPr>
        <w:ind w:firstLine="0"/>
        <w:rPr>
          <w:del w:id="375" w:author="Ataher Ali" w:date="2025-06-29T13:34:00Z" w16du:dateUtc="2025-06-29T07:34:00Z"/>
        </w:rPr>
      </w:pPr>
    </w:p>
    <w:p w14:paraId="44A0942E" w14:textId="77777777" w:rsidR="00E1223D" w:rsidRPr="00AD0DAD" w:rsidRDefault="00E1223D" w:rsidP="006A12A8">
      <w:pPr>
        <w:pStyle w:val="Heading3"/>
      </w:pPr>
      <w:r w:rsidRPr="00AD0DAD">
        <w:t>Evaluating the robustness of the aLBI package</w:t>
      </w:r>
    </w:p>
    <w:p w14:paraId="5F61719D" w14:textId="4F45CC40" w:rsidR="00280A94" w:rsidRDefault="00E1223D" w:rsidP="005D1DDF">
      <w:pPr>
        <w:ind w:firstLine="0"/>
        <w:rPr>
          <w:ins w:id="376" w:author="Ataher Ali" w:date="2025-06-30T01:46:00Z" w16du:dateUtc="2025-06-29T19:46:00Z"/>
        </w:rPr>
      </w:pPr>
      <w:r w:rsidRPr="00AD0DAD">
        <w:t xml:space="preserve">To evaluate the robustness of the aLBI package under varying bin sizes, the length frequency data were rearranged using the </w:t>
      </w:r>
      <w:r w:rsidRPr="004D3E3F">
        <w:rPr>
          <w:i/>
          <w:iCs/>
        </w:rPr>
        <w:t>FrequencyTable</w:t>
      </w:r>
      <w:r w:rsidRPr="00AD0DAD">
        <w:t xml:space="preserve"> function of the aLBI package with bin sizes of 1</w:t>
      </w:r>
      <w:ins w:id="377" w:author="Ataher Ali" w:date="2025-06-28T04:54:00Z" w16du:dateUtc="2025-06-27T22:54:00Z">
        <w:r w:rsidR="00B037FC">
          <w:t xml:space="preserve"> </w:t>
        </w:r>
      </w:ins>
      <w:r>
        <w:t>to</w:t>
      </w:r>
      <w:r w:rsidRPr="00AD0DAD">
        <w:t xml:space="preserve"> 5</w:t>
      </w:r>
      <w:r>
        <w:t xml:space="preserve"> cm</w:t>
      </w:r>
      <w:r w:rsidRPr="00AD0DAD">
        <w:t>, in addition to the base model with a bin size of 3</w:t>
      </w:r>
      <w:r>
        <w:t xml:space="preserve"> cm</w:t>
      </w:r>
      <w:r w:rsidRPr="00AD0DAD">
        <w:t>.</w:t>
      </w:r>
      <w:bookmarkStart w:id="378" w:name="_Hlk202062167"/>
      <w:ins w:id="379" w:author="Ataher Ali" w:date="2025-06-28T04:56:00Z" w16du:dateUtc="2025-06-27T22:56:00Z">
        <w:r w:rsidR="00B037FC" w:rsidRPr="00B037FC">
          <w:t xml:space="preserve"> Examining bin structure is crucial because it influences the resolution of length-frequency distributions,</w:t>
        </w:r>
      </w:ins>
      <w:ins w:id="380" w:author="Ataher Ali" w:date="2025-06-28T05:01:00Z" w16du:dateUtc="2025-06-27T23:01:00Z">
        <w:r w:rsidR="00AE2CB0">
          <w:t xml:space="preserve"> </w:t>
        </w:r>
      </w:ins>
      <w:ins w:id="381" w:author="Ataher Ali" w:date="2025-06-28T05:02:00Z" w16du:dateUtc="2025-06-27T23:02:00Z">
        <w:r w:rsidR="00AE2CB0">
          <w:t xml:space="preserve">thereby </w:t>
        </w:r>
      </w:ins>
      <w:ins w:id="382" w:author="Ataher Ali" w:date="2025-06-28T04:56:00Z" w16du:dateUtc="2025-06-27T22:56:00Z">
        <w:r w:rsidR="00B037FC" w:rsidRPr="00B037FC">
          <w:t>affecting the</w:t>
        </w:r>
      </w:ins>
      <w:ins w:id="383" w:author="Ataher Ali" w:date="2025-06-28T04:58:00Z" w16du:dateUtc="2025-06-27T22:58:00Z">
        <w:r w:rsidR="00B037FC">
          <w:t xml:space="preserve"> estimation of length parameters</w:t>
        </w:r>
      </w:ins>
      <w:ins w:id="384" w:author="Ataher Ali" w:date="2025-06-28T04:59:00Z" w16du:dateUtc="2025-06-27T22:59:00Z">
        <w:r w:rsidR="00B037FC">
          <w:t xml:space="preserve"> </w:t>
        </w:r>
        <w:r w:rsidR="00B037FC" w:rsidRPr="004D3E3F">
          <w:t>(</w:t>
        </w:r>
      </w:ins>
      <w:ins w:id="385" w:author="Ataher Ali" w:date="2025-06-28T05:02:00Z" w16du:dateUtc="2025-06-27T23:02:00Z">
        <w:r w:rsidR="00AE2CB0">
          <w:t>e.g.</w:t>
        </w:r>
      </w:ins>
      <w:ins w:id="386" w:author="Ataher Ali" w:date="2025-06-28T04:59:00Z" w16du:dateUtc="2025-06-27T22:59:00Z">
        <w:r w:rsidR="00B037FC" w:rsidRPr="004D3E3F">
          <w:t xml:space="preserve">, </w:t>
        </w:r>
        <w:r w:rsidR="00B037FC" w:rsidRPr="004D3E3F">
          <w:rPr>
            <w:i/>
            <w:iCs/>
          </w:rPr>
          <w:t>L</w:t>
        </w:r>
        <w:r w:rsidR="00B037FC" w:rsidRPr="004D3E3F">
          <w:rPr>
            <w:i/>
            <w:iCs/>
            <w:vertAlign w:val="subscript"/>
          </w:rPr>
          <w:t>max</w:t>
        </w:r>
        <w:r w:rsidR="00B037FC" w:rsidRPr="004D3E3F">
          <w:t xml:space="preserve">, </w:t>
        </w:r>
        <w:r w:rsidR="00B037FC" w:rsidRPr="004D3E3F">
          <w:rPr>
            <w:i/>
            <w:iCs/>
          </w:rPr>
          <w:t>L</w:t>
        </w:r>
        <w:r w:rsidR="00B037FC" w:rsidRPr="004D3E3F">
          <w:rPr>
            <w:i/>
            <w:iCs/>
            <w:vertAlign w:val="subscript"/>
          </w:rPr>
          <w:t>∞</w:t>
        </w:r>
        <w:r w:rsidR="00B037FC" w:rsidRPr="004D3E3F">
          <w:t xml:space="preserve">, </w:t>
        </w:r>
        <w:r w:rsidR="00B037FC" w:rsidRPr="004D3E3F">
          <w:rPr>
            <w:i/>
            <w:iCs/>
          </w:rPr>
          <w:t>L</w:t>
        </w:r>
        <w:r w:rsidR="00B037FC" w:rsidRPr="004D3E3F">
          <w:rPr>
            <w:i/>
            <w:iCs/>
            <w:vertAlign w:val="subscript"/>
          </w:rPr>
          <w:t>mat</w:t>
        </w:r>
        <w:r w:rsidR="00B037FC" w:rsidRPr="004D3E3F">
          <w:t xml:space="preserve">, and </w:t>
        </w:r>
        <w:r w:rsidR="00B037FC" w:rsidRPr="004D3E3F">
          <w:rPr>
            <w:i/>
            <w:iCs/>
          </w:rPr>
          <w:t>L</w:t>
        </w:r>
        <w:r w:rsidR="00B037FC" w:rsidRPr="004D3E3F">
          <w:rPr>
            <w:i/>
            <w:iCs/>
            <w:vertAlign w:val="subscript"/>
          </w:rPr>
          <w:t>opt</w:t>
        </w:r>
        <w:r w:rsidR="00B037FC" w:rsidRPr="004D3E3F">
          <w:t>)</w:t>
        </w:r>
      </w:ins>
      <w:ins w:id="387" w:author="Ataher Ali" w:date="2025-06-28T05:02:00Z" w16du:dateUtc="2025-06-27T23:02:00Z">
        <w:r w:rsidR="00AE2CB0">
          <w:t xml:space="preserve"> and </w:t>
        </w:r>
      </w:ins>
      <w:ins w:id="388" w:author="Ataher Ali" w:date="2025-06-28T04:59:00Z" w16du:dateUtc="2025-06-27T22:59:00Z">
        <w:r w:rsidR="00B037FC">
          <w:t xml:space="preserve">the </w:t>
        </w:r>
      </w:ins>
      <w:ins w:id="389" w:author="Ataher Ali" w:date="2025-06-28T04:56:00Z" w16du:dateUtc="2025-06-27T22:56:00Z">
        <w:r w:rsidR="00B037FC" w:rsidRPr="00B037FC">
          <w:t>accuracy of derived length-based indicators (LBIs)</w:t>
        </w:r>
      </w:ins>
      <w:ins w:id="390" w:author="Ataher Ali" w:date="2025-06-28T05:03:00Z" w16du:dateUtc="2025-06-27T23:03:00Z">
        <w:r w:rsidR="00AE2CB0">
          <w:t xml:space="preserve">, while </w:t>
        </w:r>
      </w:ins>
      <w:ins w:id="391" w:author="Ataher Ali" w:date="2025-06-28T04:56:00Z" w16du:dateUtc="2025-06-27T22:56:00Z">
        <w:r w:rsidR="00B037FC" w:rsidRPr="00B037FC">
          <w:t>potentially masking biological patterns or introducing bias if bins are too coarse or too fine.</w:t>
        </w:r>
        <w:r w:rsidR="00B037FC">
          <w:t xml:space="preserve"> </w:t>
        </w:r>
      </w:ins>
      <w:bookmarkEnd w:id="378"/>
      <w:del w:id="392" w:author="Ataher Ali" w:date="2025-06-28T04:56:00Z" w16du:dateUtc="2025-06-27T22:56:00Z">
        <w:r w:rsidRPr="00AD0DAD" w:rsidDel="00B037FC">
          <w:delText xml:space="preserve"> </w:delText>
        </w:r>
      </w:del>
      <w:r w:rsidRPr="00AD0DAD">
        <w:t>The uncertainty in length-based indicators (LBIs)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and </w:t>
      </w:r>
      <w:r w:rsidRPr="004D3E3F">
        <w:rPr>
          <w:i/>
          <w:iCs/>
        </w:rPr>
        <w:t>P</w:t>
      </w:r>
      <w:r w:rsidRPr="004D3E3F">
        <w:rPr>
          <w:i/>
          <w:iCs/>
          <w:vertAlign w:val="subscript"/>
        </w:rPr>
        <w:t>mega</w:t>
      </w:r>
      <w:r w:rsidRPr="00AD0DAD">
        <w:t>) was propagated from the uncertainty in key length parameters such as length at maturity (</w:t>
      </w:r>
      <w:r w:rsidRPr="004D3E3F">
        <w:rPr>
          <w:i/>
          <w:iCs/>
        </w:rPr>
        <w:t>L</w:t>
      </w:r>
      <w:r w:rsidRPr="004D3E3F">
        <w:rPr>
          <w:i/>
          <w:iCs/>
          <w:vertAlign w:val="subscript"/>
        </w:rPr>
        <w:t>mat</w:t>
      </w:r>
      <w:r w:rsidRPr="00AD0DAD">
        <w:t>), optimal length (</w:t>
      </w:r>
      <w:r w:rsidRPr="004D3E3F">
        <w:rPr>
          <w:i/>
          <w:iCs/>
        </w:rPr>
        <w:t>L</w:t>
      </w:r>
      <w:r w:rsidRPr="004D3E3F">
        <w:rPr>
          <w:i/>
          <w:iCs/>
          <w:vertAlign w:val="subscript"/>
        </w:rPr>
        <w:t>opt</w:t>
      </w:r>
      <w:r w:rsidRPr="00AD0DAD">
        <w:t>), and maximum length (</w:t>
      </w:r>
      <w:r w:rsidRPr="004D3E3F">
        <w:rPr>
          <w:i/>
          <w:iCs/>
        </w:rPr>
        <w:t>L</w:t>
      </w:r>
      <w:r w:rsidRPr="004D3E3F">
        <w:rPr>
          <w:i/>
          <w:iCs/>
          <w:vertAlign w:val="subscript"/>
        </w:rPr>
        <w:t>max</w:t>
      </w:r>
      <w:r w:rsidRPr="00AD0DAD">
        <w:t xml:space="preserve">). The uncertainty in these length parameters was estimated through a bootstrapping approach, which resampled the length data 1,000 times to generate confidence intervals for each parameter. The LBIs for each bin size </w:t>
      </w:r>
      <w:r>
        <w:t xml:space="preserve">were then estimated using the outputs of the </w:t>
      </w:r>
      <w:r w:rsidRPr="00AD0DAD">
        <w:t>bootstrapp</w:t>
      </w:r>
      <w:r>
        <w:t>ing</w:t>
      </w:r>
      <w:r w:rsidRPr="00AD0DAD">
        <w:t xml:space="preserve"> </w:t>
      </w:r>
      <w:r>
        <w:t>procedure.</w:t>
      </w:r>
      <w:r w:rsidRPr="00AD0DAD">
        <w:t xml:space="preserve"> </w:t>
      </w:r>
      <w:r>
        <w:t>Thus, the inherent uncertainties in the length data were addressed to produce robust estimates of the fishery.</w:t>
      </w:r>
      <w:r w:rsidRPr="00AD0DAD">
        <w:t xml:space="preserve"> </w:t>
      </w:r>
      <w:r>
        <w:t>To test the significant difference among the length parameters and LBI estimates, one-way ANOVA and Turkey’s HSD test were also employed.</w:t>
      </w:r>
    </w:p>
    <w:p w14:paraId="7A378CFC" w14:textId="19E12EED" w:rsidR="005B1657" w:rsidRDefault="005B1657">
      <w:pPr>
        <w:pStyle w:val="Heading3"/>
        <w:rPr>
          <w:ins w:id="393" w:author="Ataher Ali" w:date="2025-06-29T02:03:00Z" w16du:dateUtc="2025-06-28T20:03:00Z"/>
        </w:rPr>
        <w:pPrChange w:id="394" w:author="Ataher Ali" w:date="2025-06-29T02:03:00Z" w16du:dateUtc="2025-06-28T20:03:00Z">
          <w:pPr>
            <w:ind w:firstLine="0"/>
          </w:pPr>
        </w:pPrChange>
      </w:pPr>
      <w:ins w:id="395" w:author="Ataher Ali" w:date="2025-06-29T02:03:00Z" w16du:dateUtc="2025-06-28T20:03:00Z">
        <w:r w:rsidRPr="00B71AC6">
          <w:t>Assumptions and Validation</w:t>
        </w:r>
      </w:ins>
    </w:p>
    <w:p w14:paraId="6CFE9A8C" w14:textId="02157C58" w:rsidR="005B1657" w:rsidRPr="00AD0DAD" w:rsidRDefault="005B1657" w:rsidP="005D1DDF">
      <w:pPr>
        <w:ind w:firstLine="0"/>
      </w:pPr>
      <w:ins w:id="396" w:author="Ataher Ali" w:date="2025-06-29T02:03:00Z" w16du:dateUtc="2025-06-28T20:03:00Z">
        <w:r w:rsidRPr="005B1657">
          <w:t>The methodology assumed stock equilibrium (stable growth, mortality, and recruitment), fisheries-representative sampling, and consistent fishing pressure, as required for LBIs (Froese, 2004). These assumptions were supported by collecting data over eight months from multiple sites. Sensitivity analysis across bin sizes and uncertainty quantification via Monte Carlo and bootstrap methods confirmed the robustness of the estimates, aligning with best practices in fisheries research (Froese et al., 2016).</w:t>
        </w:r>
      </w:ins>
    </w:p>
    <w:p w14:paraId="38508A1F" w14:textId="72365434" w:rsidR="00E1223D" w:rsidRPr="00C56C92" w:rsidDel="005D1DDF" w:rsidRDefault="00E1223D" w:rsidP="006A12A8">
      <w:pPr>
        <w:pStyle w:val="Heading3"/>
        <w:rPr>
          <w:del w:id="397" w:author="Ataher Ali" w:date="2025-06-29T00:08:00Z" w16du:dateUtc="2025-06-28T18:08:00Z"/>
        </w:rPr>
      </w:pPr>
      <w:del w:id="398" w:author="Ataher Ali" w:date="2025-06-29T00:08:00Z" w16du:dateUtc="2025-06-28T18:08:00Z">
        <w:r w:rsidRPr="00155F48" w:rsidDel="005D1DDF">
          <w:delText xml:space="preserve">Bootstrap resampling procedure </w:delText>
        </w:r>
      </w:del>
    </w:p>
    <w:p w14:paraId="04CFAB4C" w14:textId="321213F3" w:rsidR="00E1223D" w:rsidRPr="004D3E3F" w:rsidDel="005D1DDF" w:rsidRDefault="00E1223D" w:rsidP="00E1223D">
      <w:pPr>
        <w:ind w:firstLine="0"/>
        <w:rPr>
          <w:del w:id="399" w:author="Ataher Ali" w:date="2025-06-29T00:08:00Z" w16du:dateUtc="2025-06-28T18:08:00Z"/>
        </w:rPr>
      </w:pPr>
      <w:del w:id="400" w:author="Ataher Ali" w:date="2025-06-29T00:08:00Z" w16du:dateUtc="2025-06-28T18:08:00Z">
        <w:r w:rsidRPr="004D3E3F" w:rsidDel="005D1DDF">
          <w:delText>To address the uncertainties in the length data, and to propagate these uncertainties in the estimation of LBIs estimates, this study employed bootstrapping resampling technique. The FishPar function of the aLBI package randomly resampled the length-frequency data with replacement for each iteration</w:delText>
        </w:r>
        <w:r w:rsidRPr="004D3E3F" w:rsidDel="005D1DDF">
          <w:fldChar w:fldCharType="begin"/>
        </w:r>
        <w:r w:rsidRPr="004D3E3F" w:rsidDel="005D1DDF">
          <w:delInstrText xml:space="preserve"> ADDIN ZOTERO_ITEM CSL_CITATION {"citationID":"n6sVStCn","properties":{"formattedCitation":"(Efron, 1992)","plainCitation":"(Efron, 1992)","noteIndex":0},"citationItems":[{"id":911,"uris":["http://zotero.org/users/local/X5k6H2lV/items/248WPVD4"],"itemData":{"id":911,"type":"chapter","abstract":"We discuss the following problem given a random sample X = (X1, X2,…, Xn) from an unknown probability distribution F, estimate the sampling distribution of some prespecified random variable R(X, F), on the basis of the observed data x. (Standard jackknife theory gives an approximate mean and variance in the case R(X, F) = $$\\theta \\left( {\\hat F} \\right) - \\theta \\left( F \\right)$$, θ some parameter of interest.) A general method, called the “bootstrap”, is introduced, and shown to work satisfactorily on a variety of estimation problems. The jackknife is shown to be a linear approximation method for the bootstrap. The exposition proceeds by a series of examples: variance of the sample median, error rates in a linear discriminant analysis, ratio estimation, estimating regression parameters, etc.","container-title":"Breakthroughs in Statistics: Methodology and Distribution","event-place":"New York, NY","ISBN":"978-1-4612-4380-9","language":"en","note":"DOI: 10.1007/978-1-4612-4380-9_41","page":"569-593","publisher":"Springer","publisher-place":"New York, NY","source":"Springer Link","title":"Bootstrap Methods: Another Look at the Jackknife","title-short":"Bootstrap Methods","URL":"https://doi.org/10.1007/978-1-4612-4380-9_41","author":[{"family":"Efron","given":"Bradley"}],"editor":[{"family":"Kotz","given":"Samuel"},{"family":"Johnson","given":"Norman L."}],"accessed":{"date-parts":[["2024",12,1]]},"issued":{"date-parts":[["1992"]]}}}],"schema":"https://github.com/citation-style-language/schema/raw/master/csl-citation.json"} </w:delInstrText>
        </w:r>
        <w:r w:rsidRPr="004D3E3F" w:rsidDel="005D1DDF">
          <w:fldChar w:fldCharType="separate"/>
        </w:r>
        <w:r w:rsidRPr="004D3E3F" w:rsidDel="005D1DDF">
          <w:delText>(Efron, 1992)</w:delText>
        </w:r>
        <w:r w:rsidRPr="004D3E3F" w:rsidDel="005D1DDF">
          <w:fldChar w:fldCharType="end"/>
        </w:r>
        <w:r w:rsidRPr="004D3E3F" w:rsidDel="005D1DDF">
          <w:delText xml:space="preserve"> and generated resampled datasets of the same size as the original. These resampled data were used to estimate the important length parameters (i.e., </w:delText>
        </w:r>
        <w:r w:rsidRPr="004D3E3F" w:rsidDel="005D1DDF">
          <w:rPr>
            <w:i/>
            <w:iCs/>
          </w:rPr>
          <w:delText>L</w:delText>
        </w:r>
        <w:r w:rsidRPr="004D3E3F" w:rsidDel="005D1DDF">
          <w:rPr>
            <w:i/>
            <w:iCs/>
            <w:vertAlign w:val="subscript"/>
          </w:rPr>
          <w:delText>max</w:delText>
        </w:r>
        <w:r w:rsidRPr="004D3E3F" w:rsidDel="005D1DDF">
          <w:delText xml:space="preserve">, </w:delText>
        </w:r>
        <w:r w:rsidRPr="004D3E3F" w:rsidDel="005D1DDF">
          <w:rPr>
            <w:i/>
            <w:iCs/>
          </w:rPr>
          <w:delText>L</w:delText>
        </w:r>
        <w:r w:rsidRPr="004D3E3F" w:rsidDel="005D1DDF">
          <w:rPr>
            <w:i/>
            <w:iCs/>
            <w:vertAlign w:val="subscript"/>
          </w:rPr>
          <w:delText>∞</w:delText>
        </w:r>
        <w:r w:rsidRPr="004D3E3F" w:rsidDel="005D1DDF">
          <w:delText xml:space="preserve">, </w:delText>
        </w:r>
        <w:r w:rsidRPr="004D3E3F" w:rsidDel="005D1DDF">
          <w:rPr>
            <w:i/>
            <w:iCs/>
          </w:rPr>
          <w:delText>L</w:delText>
        </w:r>
        <w:r w:rsidRPr="004D3E3F" w:rsidDel="005D1DDF">
          <w:rPr>
            <w:i/>
            <w:iCs/>
            <w:vertAlign w:val="subscript"/>
          </w:rPr>
          <w:delText>mat</w:delText>
        </w:r>
        <w:r w:rsidRPr="004D3E3F" w:rsidDel="005D1DDF">
          <w:delText xml:space="preserve">, and </w:delText>
        </w:r>
        <w:r w:rsidRPr="004D3E3F" w:rsidDel="005D1DDF">
          <w:rPr>
            <w:i/>
            <w:iCs/>
          </w:rPr>
          <w:delText>L</w:delText>
        </w:r>
        <w:r w:rsidRPr="004D3E3F" w:rsidDel="005D1DDF">
          <w:rPr>
            <w:i/>
            <w:iCs/>
            <w:vertAlign w:val="subscript"/>
          </w:rPr>
          <w:delText>opt</w:delText>
        </w:r>
        <w:r w:rsidRPr="004D3E3F" w:rsidDel="005D1DDF">
          <w:delText xml:space="preserve">). In the estimation process, aLBI considered </w:delText>
        </w:r>
        <w:r w:rsidRPr="004D3E3F" w:rsidDel="005D1DDF">
          <w:rPr>
            <w:i/>
            <w:iCs/>
          </w:rPr>
          <w:delText>L</w:delText>
        </w:r>
        <w:r w:rsidRPr="004D3E3F" w:rsidDel="005D1DDF">
          <w:rPr>
            <w:i/>
            <w:iCs/>
            <w:vertAlign w:val="subscript"/>
          </w:rPr>
          <w:delText>max</w:delText>
        </w:r>
        <w:r w:rsidRPr="004D3E3F" w:rsidDel="005D1DDF">
          <w:delText xml:space="preserve"> as the maximum observed length and estimated the </w:delText>
        </w:r>
        <w:r w:rsidRPr="004D3E3F" w:rsidDel="005D1DDF">
          <w:rPr>
            <w:i/>
            <w:iCs/>
          </w:rPr>
          <w:delText>L</w:delText>
        </w:r>
        <w:r w:rsidRPr="004D3E3F" w:rsidDel="005D1DDF">
          <w:rPr>
            <w:i/>
            <w:iCs/>
            <w:vertAlign w:val="subscript"/>
          </w:rPr>
          <w:delText>∞</w:delText>
        </w:r>
        <w:r w:rsidRPr="004D3E3F" w:rsidDel="005D1DDF">
          <w:rPr>
            <w:vertAlign w:val="subscript"/>
          </w:rPr>
          <w:delText xml:space="preserve"> </w:delText>
        </w:r>
        <w:r w:rsidRPr="004D3E3F" w:rsidDel="005D1DDF">
          <w:delText xml:space="preserve">assuming that it is 95% of </w:delText>
        </w:r>
        <w:r w:rsidRPr="004D3E3F" w:rsidDel="005D1DDF">
          <w:rPr>
            <w:i/>
            <w:iCs/>
          </w:rPr>
          <w:delText>L</w:delText>
        </w:r>
        <w:r w:rsidRPr="004D3E3F" w:rsidDel="005D1DDF">
          <w:rPr>
            <w:i/>
            <w:iCs/>
            <w:vertAlign w:val="subscript"/>
          </w:rPr>
          <w:delText>max</w:delText>
        </w:r>
        <w:r w:rsidRPr="004D3E3F" w:rsidDel="005D1DDF">
          <w:delText xml:space="preserve">. </w:delText>
        </w:r>
        <w:r w:rsidRPr="004D3E3F" w:rsidDel="005D1DDF">
          <w:rPr>
            <w:i/>
            <w:iCs/>
          </w:rPr>
          <w:delText>L</w:delText>
        </w:r>
        <w:r w:rsidRPr="004D3E3F" w:rsidDel="005D1DDF">
          <w:rPr>
            <w:i/>
            <w:iCs/>
            <w:vertAlign w:val="subscript"/>
          </w:rPr>
          <w:delText>mat</w:delText>
        </w:r>
        <w:r w:rsidRPr="004D3E3F" w:rsidDel="005D1DDF">
          <w:delText xml:space="preserve">, </w:delText>
        </w:r>
        <w:r w:rsidRPr="004D3E3F" w:rsidDel="005D1DDF">
          <w:rPr>
            <w:i/>
            <w:iCs/>
          </w:rPr>
          <w:delText>L</w:delText>
        </w:r>
        <w:r w:rsidRPr="004D3E3F" w:rsidDel="005D1DDF">
          <w:rPr>
            <w:i/>
            <w:iCs/>
            <w:vertAlign w:val="subscript"/>
          </w:rPr>
          <w:delText>opt</w:delText>
        </w:r>
        <w:r w:rsidRPr="004D3E3F" w:rsidDel="005D1DDF">
          <w:delText xml:space="preserve">, </w:delText>
        </w:r>
        <w:r w:rsidRPr="004D3E3F" w:rsidDel="005D1DDF">
          <w:rPr>
            <w:i/>
            <w:iCs/>
          </w:rPr>
          <w:delText>L</w:delText>
        </w:r>
        <w:r w:rsidRPr="004D3E3F" w:rsidDel="005D1DDF">
          <w:rPr>
            <w:i/>
            <w:iCs/>
            <w:vertAlign w:val="subscript"/>
          </w:rPr>
          <w:delText>opt_p10</w:delText>
        </w:r>
        <w:r w:rsidRPr="004D3E3F" w:rsidDel="005D1DDF">
          <w:delText xml:space="preserve">, and </w:delText>
        </w:r>
        <w:r w:rsidRPr="004D3E3F" w:rsidDel="005D1DDF">
          <w:rPr>
            <w:i/>
            <w:iCs/>
          </w:rPr>
          <w:delText>L</w:delText>
        </w:r>
        <w:r w:rsidRPr="004D3E3F" w:rsidDel="005D1DDF">
          <w:rPr>
            <w:i/>
            <w:iCs/>
            <w:vertAlign w:val="subscript"/>
          </w:rPr>
          <w:delText>opt_m10</w:delText>
        </w:r>
        <w:r w:rsidRPr="004D3E3F" w:rsidDel="005D1DDF">
          <w:delText xml:space="preserve"> were also estimated using the empirical equations. Additionally, we calculated Froese (2004) length-based indicators (</w:delText>
        </w:r>
        <w:r w:rsidRPr="004D3E3F" w:rsidDel="005D1DDF">
          <w:rPr>
            <w:i/>
          </w:rPr>
          <w:delText>P</w:delText>
        </w:r>
        <w:r w:rsidRPr="004D3E3F" w:rsidDel="005D1DDF">
          <w:rPr>
            <w:i/>
            <w:vertAlign w:val="subscript"/>
          </w:rPr>
          <w:delText>mat</w:delText>
        </w:r>
        <w:r w:rsidRPr="004D3E3F" w:rsidDel="005D1DDF">
          <w:delText xml:space="preserve">. </w:delText>
        </w:r>
        <w:r w:rsidRPr="004D3E3F" w:rsidDel="005D1DDF">
          <w:rPr>
            <w:i/>
          </w:rPr>
          <w:delText>P</w:delText>
        </w:r>
        <w:r w:rsidRPr="004D3E3F" w:rsidDel="005D1DDF">
          <w:rPr>
            <w:i/>
            <w:vertAlign w:val="subscript"/>
          </w:rPr>
          <w:delText>opt</w:delText>
        </w:r>
        <w:r w:rsidRPr="004D3E3F" w:rsidDel="005D1DDF">
          <w:delText xml:space="preserve">, </w:delText>
        </w:r>
        <w:r w:rsidRPr="004D3E3F" w:rsidDel="005D1DDF">
          <w:rPr>
            <w:i/>
          </w:rPr>
          <w:delText>P</w:delText>
        </w:r>
        <w:r w:rsidRPr="004D3E3F" w:rsidDel="005D1DDF">
          <w:rPr>
            <w:i/>
            <w:vertAlign w:val="subscript"/>
          </w:rPr>
          <w:delText>mega</w:delText>
        </w:r>
        <w:r w:rsidRPr="004D3E3F" w:rsidDel="005D1DDF">
          <w:delText xml:space="preserve">) by aggregating the length-frequency data into bins and computing the proportion of the total catch in the respective length ranges. The uncertainty in the estimates of </w:delText>
        </w:r>
        <w:r w:rsidRPr="004D3E3F" w:rsidDel="005D1DDF">
          <w:rPr>
            <w:i/>
            <w:iCs/>
          </w:rPr>
          <w:delText>L</w:delText>
        </w:r>
        <w:r w:rsidRPr="004D3E3F" w:rsidDel="005D1DDF">
          <w:rPr>
            <w:i/>
            <w:iCs/>
            <w:vertAlign w:val="subscript"/>
          </w:rPr>
          <w:delText>max</w:delText>
        </w:r>
        <w:r w:rsidRPr="004D3E3F" w:rsidDel="005D1DDF">
          <w:delText xml:space="preserve">, </w:delText>
        </w:r>
        <w:r w:rsidRPr="004D3E3F" w:rsidDel="005D1DDF">
          <w:rPr>
            <w:i/>
            <w:iCs/>
          </w:rPr>
          <w:delText>L</w:delText>
        </w:r>
        <w:r w:rsidRPr="004D3E3F" w:rsidDel="005D1DDF">
          <w:rPr>
            <w:i/>
            <w:iCs/>
            <w:vertAlign w:val="subscript"/>
          </w:rPr>
          <w:delText>opt</w:delText>
        </w:r>
        <w:r w:rsidRPr="004D3E3F" w:rsidDel="005D1DDF">
          <w:delText>, and other indicators was propagated by calculating 95% confidence intervals (CIs) from the 2.5</w:delText>
        </w:r>
        <w:r w:rsidRPr="004D3E3F" w:rsidDel="005D1DDF">
          <w:rPr>
            <w:vertAlign w:val="superscript"/>
          </w:rPr>
          <w:delText>th</w:delText>
        </w:r>
        <w:r w:rsidRPr="004D3E3F" w:rsidDel="005D1DDF">
          <w:delText xml:space="preserve"> and 97.5</w:delText>
        </w:r>
        <w:r w:rsidRPr="004D3E3F" w:rsidDel="005D1DDF">
          <w:rPr>
            <w:vertAlign w:val="superscript"/>
          </w:rPr>
          <w:delText>th</w:delText>
        </w:r>
        <w:r w:rsidRPr="004D3E3F" w:rsidDel="005D1DDF">
          <w:delText xml:space="preserve"> percentiles of the bootstrap distribution for each indicator.</w:delText>
        </w:r>
      </w:del>
    </w:p>
    <w:p w14:paraId="2DEB2288" w14:textId="68BD9E5A" w:rsidR="00E1223D" w:rsidDel="005D1DDF" w:rsidRDefault="00E1223D" w:rsidP="00E1223D">
      <w:pPr>
        <w:ind w:firstLine="0"/>
        <w:rPr>
          <w:del w:id="401" w:author="Ataher Ali" w:date="2025-06-29T00:08:00Z" w16du:dateUtc="2025-06-28T18:08:00Z"/>
          <w:noProof/>
          <w:color w:val="000000" w:themeColor="text1"/>
        </w:rPr>
      </w:pPr>
      <w:del w:id="402" w:author="Ataher Ali" w:date="2025-06-29T00:08:00Z" w16du:dateUtc="2025-06-28T18:08:00Z">
        <w:r w:rsidRPr="00155F48" w:rsidDel="005D1DDF">
          <w:rPr>
            <w:noProof/>
            <w:color w:val="000000" w:themeColor="text1"/>
          </w:rPr>
          <w:delText>The LBIs method is based on several assumptions, i.e., the stock is in an equilibrium condition, the sample is fisheries-representative, and fishing pressure is stable over time (Froese, 2004). Therefore, in the application of this method, we assume that the stock status of Sperata aor is in an equilibrium state, meaning that the growth, mortality, and recruitment of the fishery are relatively stable over time. This was accounted for by collecting length data over eight months and applying a bootstrapping technique to propagate uncertainties. Data were collected from four randomly selected sampling sites, ensuring precise length measurements to minimize biases and making the data fisheries-representative. Empirical equations were used to estimate the growth and maturity parameters (</w:delText>
        </w:r>
        <w:r w:rsidRPr="00155F48" w:rsidDel="005D1DDF">
          <w:rPr>
            <w:i/>
            <w:iCs/>
            <w:noProof/>
            <w:color w:val="000000" w:themeColor="text1"/>
          </w:rPr>
          <w:delText>L</w:delText>
        </w:r>
        <w:r w:rsidRPr="00155F48" w:rsidDel="005D1DDF">
          <w:rPr>
            <w:i/>
            <w:iCs/>
            <w:noProof/>
            <w:color w:val="000000" w:themeColor="text1"/>
            <w:vertAlign w:val="subscript"/>
          </w:rPr>
          <w:delText>∞</w:delText>
        </w:r>
        <w:r w:rsidRPr="00155F48" w:rsidDel="005D1DDF">
          <w:rPr>
            <w:noProof/>
            <w:color w:val="000000" w:themeColor="text1"/>
          </w:rPr>
          <w:delText xml:space="preserve"> and </w:delText>
        </w:r>
        <w:r w:rsidRPr="00155F48" w:rsidDel="005D1DDF">
          <w:rPr>
            <w:i/>
            <w:iCs/>
            <w:noProof/>
            <w:color w:val="000000" w:themeColor="text1"/>
          </w:rPr>
          <w:delText>L</w:delText>
        </w:r>
        <w:r w:rsidRPr="00155F48" w:rsidDel="005D1DDF">
          <w:rPr>
            <w:i/>
            <w:iCs/>
            <w:noProof/>
            <w:color w:val="000000" w:themeColor="text1"/>
            <w:vertAlign w:val="subscript"/>
          </w:rPr>
          <w:delText>m</w:delText>
        </w:r>
        <w:r w:rsidRPr="00155F48" w:rsidDel="005D1DDF">
          <w:rPr>
            <w:noProof/>
            <w:color w:val="000000" w:themeColor="text1"/>
          </w:rPr>
          <w:delText xml:space="preserve">), </w:delText>
        </w:r>
        <w:r w:rsidDel="005D1DDF">
          <w:rPr>
            <w:noProof/>
            <w:color w:val="000000" w:themeColor="text1"/>
          </w:rPr>
          <w:delText>compared with</w:delText>
        </w:r>
        <w:r w:rsidRPr="00155F48" w:rsidDel="005D1DDF">
          <w:rPr>
            <w:noProof/>
            <w:color w:val="000000" w:themeColor="text1"/>
          </w:rPr>
          <w:delText xml:space="preserve"> published values. To ensure reliability, these estimated parameters were subjected to uncertainty analysis. The fishing pressure was also assumed to be stable, and the biomass depletion trends reported by previous study (Mia et al., 2024) suggest a persistent exploitation pattern, supporting the applicability of LBIs for this assessment.</w:delText>
        </w:r>
      </w:del>
    </w:p>
    <w:p w14:paraId="6A0A74CF" w14:textId="77777777" w:rsidR="0070318F" w:rsidRDefault="00C84DC1" w:rsidP="00F030F2">
      <w:pPr>
        <w:pStyle w:val="Heading20"/>
        <w:rPr>
          <w:noProof/>
        </w:rPr>
      </w:pPr>
      <w:r>
        <w:rPr>
          <w:noProof/>
        </w:rPr>
        <w:t>Application Context</w:t>
      </w:r>
    </w:p>
    <w:p w14:paraId="4B202160" w14:textId="1040CF00" w:rsidR="00C7563C" w:rsidRPr="00174909" w:rsidRDefault="00C358EC" w:rsidP="006A12A8">
      <w:pPr>
        <w:pStyle w:val="Heading3"/>
        <w:rPr>
          <w:noProof/>
          <w:sz w:val="26"/>
          <w:szCs w:val="26"/>
        </w:rPr>
      </w:pPr>
      <w:r w:rsidRPr="00CA4308">
        <w:t>Study area</w:t>
      </w:r>
      <w:bookmarkEnd w:id="45"/>
      <w:bookmarkEnd w:id="46"/>
      <w:bookmarkEnd w:id="47"/>
    </w:p>
    <w:p w14:paraId="41CC9241" w14:textId="30EBAD79" w:rsidR="00EE7A37" w:rsidRPr="00AD0DAD" w:rsidRDefault="007207BF" w:rsidP="004719B0">
      <w:pPr>
        <w:ind w:firstLine="0"/>
      </w:pPr>
      <w:r w:rsidRPr="00AD0DAD">
        <w:t xml:space="preserve">This study focuses on the collection of length frequency data of </w:t>
      </w:r>
      <w:r w:rsidR="00B219B3" w:rsidRPr="00AD0DAD">
        <w:rPr>
          <w:i/>
          <w:iCs/>
        </w:rPr>
        <w:t xml:space="preserve">S. </w:t>
      </w:r>
      <w:proofErr w:type="spellStart"/>
      <w:r w:rsidR="00B219B3" w:rsidRPr="00AD0DAD">
        <w:rPr>
          <w:i/>
          <w:iCs/>
        </w:rPr>
        <w:t>aor</w:t>
      </w:r>
      <w:proofErr w:type="spellEnd"/>
      <w:r w:rsidR="003C2590" w:rsidRPr="00AD0DAD">
        <w:rPr>
          <w:i/>
          <w:iCs/>
        </w:rPr>
        <w:t xml:space="preserve"> </w:t>
      </w:r>
      <w:r w:rsidRPr="00AD0DAD">
        <w:t>from Kaptai Lake, located in the Chattogram district of Bangladesh</w:t>
      </w:r>
      <w:r w:rsidR="00735DE4">
        <w:t xml:space="preserve">. </w:t>
      </w:r>
      <w:r w:rsidR="00D553EA" w:rsidRPr="00AD0DAD">
        <w:t>The lake lies in the southeast part of Bangladesh, within the coordinates of latitude 22°22' to 23°18'N and longitude 92°00' to 92°26'E (</w:t>
      </w:r>
      <w:r w:rsidR="00D553EA" w:rsidRPr="00AD0DAD">
        <w:fldChar w:fldCharType="begin"/>
      </w:r>
      <w:r w:rsidR="00D553EA" w:rsidRPr="00AD0DAD">
        <w:instrText xml:space="preserve"> REF _Ref171383400 \h  \* MERGEFORMAT </w:instrText>
      </w:r>
      <w:r w:rsidR="00D553EA" w:rsidRPr="00AD0DAD">
        <w:fldChar w:fldCharType="separate"/>
      </w:r>
      <w:r w:rsidR="009422E9" w:rsidRPr="00AD0DAD">
        <w:t xml:space="preserve">Figure </w:t>
      </w:r>
      <w:r w:rsidR="009422E9" w:rsidRPr="00AD0DAD">
        <w:rPr>
          <w:noProof/>
        </w:rPr>
        <w:t>1</w:t>
      </w:r>
      <w:r w:rsidR="00D553EA" w:rsidRPr="00AD0DAD">
        <w:fldChar w:fldCharType="end"/>
      </w:r>
      <w:r w:rsidR="00D553EA" w:rsidRPr="00AD0DAD">
        <w:fldChar w:fldCharType="begin"/>
      </w:r>
      <w:r w:rsidR="00D553EA" w:rsidRPr="00AD0DAD">
        <w:instrText xml:space="preserve"> REF _Ref171191906 \h  \* MERGEFORMAT </w:instrText>
      </w:r>
      <w:r w:rsidR="00D553EA" w:rsidRPr="00AD0DAD">
        <w:fldChar w:fldCharType="end"/>
      </w:r>
      <w:r w:rsidR="00D553EA" w:rsidRPr="00AD0DAD">
        <w:t xml:space="preserve">). </w:t>
      </w:r>
      <w:r w:rsidRPr="00AD0DAD">
        <w:t>Kaptai Lake, the largest man-made freshwater lake in the countr</w:t>
      </w:r>
      <w:r w:rsidR="00D553EA" w:rsidRPr="00AD0DAD">
        <w:t>y with a water area of 68,</w:t>
      </w:r>
      <w:r w:rsidR="00AC6B51">
        <w:t>8</w:t>
      </w:r>
      <w:r w:rsidR="00D553EA" w:rsidRPr="00AD0DAD">
        <w:t>00 hectares which is 1.</w:t>
      </w:r>
      <w:r w:rsidR="00AC6B51">
        <w:t>46</w:t>
      </w:r>
      <w:r w:rsidR="00D553EA" w:rsidRPr="00AD0DAD">
        <w:t>% of the total inland open water bodies (</w:t>
      </w:r>
      <w:proofErr w:type="spellStart"/>
      <w:r w:rsidR="00D553EA" w:rsidRPr="00AD0DAD">
        <w:t>DoF</w:t>
      </w:r>
      <w:proofErr w:type="spellEnd"/>
      <w:r w:rsidR="00D553EA" w:rsidRPr="00AD0DAD">
        <w:t>, 202</w:t>
      </w:r>
      <w:r w:rsidR="00047A70">
        <w:t>3</w:t>
      </w:r>
      <w:r w:rsidR="00D553EA" w:rsidRPr="00AD0DAD">
        <w:t xml:space="preserve">), </w:t>
      </w:r>
      <w:r w:rsidRPr="00AD0DAD">
        <w:t xml:space="preserve">is a vital resource for local fisheries and communities. </w:t>
      </w:r>
      <w:r w:rsidR="00D553EA" w:rsidRPr="00AD0DAD">
        <w:t>T</w:t>
      </w:r>
      <w:r w:rsidRPr="00AD0DAD">
        <w:t>he</w:t>
      </w:r>
      <w:r w:rsidR="00D553EA" w:rsidRPr="00AD0DAD">
        <w:t xml:space="preserve"> </w:t>
      </w:r>
      <w:r w:rsidRPr="00AD0DAD">
        <w:t xml:space="preserve">lake interconnects several upazilas, including Rangamati Sadar, Langadu, </w:t>
      </w:r>
      <w:proofErr w:type="spellStart"/>
      <w:r w:rsidRPr="00AD0DAD">
        <w:t>Nannerchar</w:t>
      </w:r>
      <w:proofErr w:type="spellEnd"/>
      <w:r w:rsidRPr="00AD0DAD">
        <w:t xml:space="preserve">, </w:t>
      </w:r>
      <w:proofErr w:type="spellStart"/>
      <w:r w:rsidRPr="00AD0DAD">
        <w:t>Jurachari</w:t>
      </w:r>
      <w:proofErr w:type="spellEnd"/>
      <w:r w:rsidRPr="00AD0DAD">
        <w:t xml:space="preserve">, Kaptai, and </w:t>
      </w:r>
      <w:proofErr w:type="spellStart"/>
      <w:r w:rsidRPr="00AD0DAD">
        <w:t>Belaichari</w:t>
      </w:r>
      <w:proofErr w:type="spellEnd"/>
      <w:r w:rsidRPr="00AD0DAD">
        <w:t xml:space="preserve">. It is fed by the Karnaphuli, </w:t>
      </w:r>
      <w:proofErr w:type="spellStart"/>
      <w:r w:rsidRPr="00AD0DAD">
        <w:t>Chengi</w:t>
      </w:r>
      <w:proofErr w:type="spellEnd"/>
      <w:r w:rsidRPr="00AD0DAD">
        <w:t xml:space="preserve">, Mayani, </w:t>
      </w:r>
      <w:proofErr w:type="spellStart"/>
      <w:r w:rsidRPr="00AD0DAD">
        <w:t>Kassalong</w:t>
      </w:r>
      <w:proofErr w:type="spellEnd"/>
      <w:r w:rsidRPr="00AD0DAD">
        <w:t xml:space="preserve">, and </w:t>
      </w:r>
      <w:proofErr w:type="spellStart"/>
      <w:r w:rsidRPr="00AD0DAD">
        <w:t>Rinkhyong</w:t>
      </w:r>
      <w:proofErr w:type="spellEnd"/>
      <w:r w:rsidRPr="00AD0DAD">
        <w:t xml:space="preserve"> rivers. </w:t>
      </w:r>
      <w:r w:rsidR="00EE7A37" w:rsidRPr="00AD0DAD">
        <w:t>Fishing activities in Kaptai Lake play a crucial role in the livelihoods of local communities and contribute significantly to Bangladesh's inland fisheries production</w:t>
      </w:r>
      <w:r w:rsidR="00224B73" w:rsidRPr="00AD0DAD">
        <w:t xml:space="preserve"> (Galib et al., 2018; Suman et al., 2021; </w:t>
      </w:r>
      <w:proofErr w:type="spellStart"/>
      <w:r w:rsidR="00224B73" w:rsidRPr="00AD0DAD">
        <w:t>Shalehin</w:t>
      </w:r>
      <w:proofErr w:type="spellEnd"/>
      <w:r w:rsidR="00224B73" w:rsidRPr="00AD0DAD">
        <w:t xml:space="preserve"> et al., 2022)</w:t>
      </w:r>
      <w:r w:rsidR="00EE7A37" w:rsidRPr="00AD0DAD">
        <w:t>. As the largest artificial lake in the country, Kaptai Lake provides an expansive fishing ground, supporting both commercial and subsistence fishing practices</w:t>
      </w:r>
      <w:r w:rsidR="00876CEA" w:rsidRPr="00AD0DAD">
        <w:t xml:space="preserve"> (Rahman et al., 2024)</w:t>
      </w:r>
      <w:r w:rsidR="00EE7A37" w:rsidRPr="00AD0DAD">
        <w:t>. The lake is home to a wide variety of freshwater fish species, including native species like catfish (</w:t>
      </w:r>
      <w:proofErr w:type="spellStart"/>
      <w:r w:rsidR="00EE7A37" w:rsidRPr="004D3E3F">
        <w:rPr>
          <w:i/>
          <w:iCs/>
        </w:rPr>
        <w:t>Sperata</w:t>
      </w:r>
      <w:proofErr w:type="spellEnd"/>
      <w:r w:rsidR="00EE7A37" w:rsidRPr="004D3E3F">
        <w:rPr>
          <w:i/>
          <w:iCs/>
        </w:rPr>
        <w:t xml:space="preserve"> </w:t>
      </w:r>
      <w:proofErr w:type="spellStart"/>
      <w:r w:rsidR="00EE7A37" w:rsidRPr="004D3E3F">
        <w:rPr>
          <w:i/>
          <w:iCs/>
        </w:rPr>
        <w:t>aor</w:t>
      </w:r>
      <w:proofErr w:type="spellEnd"/>
      <w:r w:rsidR="00EE7A37" w:rsidRPr="00AD0DAD">
        <w:t xml:space="preserve">, </w:t>
      </w:r>
      <w:proofErr w:type="spellStart"/>
      <w:r w:rsidR="00EE7A37" w:rsidRPr="00AD0DAD">
        <w:rPr>
          <w:i/>
          <w:iCs/>
        </w:rPr>
        <w:t>Mystus</w:t>
      </w:r>
      <w:proofErr w:type="spellEnd"/>
      <w:r w:rsidR="00EE7A37" w:rsidRPr="00AD0DAD">
        <w:rPr>
          <w:i/>
          <w:iCs/>
        </w:rPr>
        <w:t xml:space="preserve"> spp.</w:t>
      </w:r>
      <w:r w:rsidR="00EE7A37" w:rsidRPr="00AD0DAD">
        <w:t>) and carps (</w:t>
      </w:r>
      <w:r w:rsidR="00EE7A37" w:rsidRPr="00AD0DAD">
        <w:rPr>
          <w:i/>
          <w:iCs/>
        </w:rPr>
        <w:t xml:space="preserve">Labeo </w:t>
      </w:r>
      <w:proofErr w:type="spellStart"/>
      <w:r w:rsidR="00EE7A37" w:rsidRPr="00AD0DAD">
        <w:rPr>
          <w:i/>
          <w:iCs/>
        </w:rPr>
        <w:t>rohita</w:t>
      </w:r>
      <w:proofErr w:type="spellEnd"/>
      <w:r w:rsidR="00EE7A37" w:rsidRPr="00AD0DAD">
        <w:t xml:space="preserve">, </w:t>
      </w:r>
      <w:proofErr w:type="spellStart"/>
      <w:r w:rsidR="00EE7A37" w:rsidRPr="00AD0DAD">
        <w:rPr>
          <w:i/>
          <w:iCs/>
        </w:rPr>
        <w:t>Cirrhinus</w:t>
      </w:r>
      <w:proofErr w:type="spellEnd"/>
      <w:r w:rsidR="00EE7A37" w:rsidRPr="00AD0DAD">
        <w:rPr>
          <w:i/>
          <w:iCs/>
        </w:rPr>
        <w:t xml:space="preserve"> </w:t>
      </w:r>
      <w:proofErr w:type="spellStart"/>
      <w:r w:rsidR="00EE7A37" w:rsidRPr="00AD0DAD">
        <w:rPr>
          <w:i/>
          <w:iCs/>
        </w:rPr>
        <w:t>mrigala</w:t>
      </w:r>
      <w:proofErr w:type="spellEnd"/>
      <w:r w:rsidR="00EE7A37" w:rsidRPr="00AD0DAD">
        <w:t>), as well as introduced species like tilapia (</w:t>
      </w:r>
      <w:r w:rsidR="00EE7A37" w:rsidRPr="00AD0DAD">
        <w:rPr>
          <w:i/>
          <w:iCs/>
        </w:rPr>
        <w:t>Oreochromis spp.</w:t>
      </w:r>
      <w:r w:rsidR="00EE7A37" w:rsidRPr="00AD0DAD">
        <w:t>)</w:t>
      </w:r>
      <w:r w:rsidR="000A54FD" w:rsidRPr="00AD0DAD">
        <w:t xml:space="preserve"> (Lima et al., 2023)</w:t>
      </w:r>
      <w:r w:rsidR="00EE7A37" w:rsidRPr="00AD0DAD">
        <w:t>.</w:t>
      </w:r>
    </w:p>
    <w:p w14:paraId="6C808761" w14:textId="40BAF6F0" w:rsidR="00F409E3" w:rsidRPr="00AD0DAD" w:rsidRDefault="00862A93" w:rsidP="004719B0">
      <w:pPr>
        <w:ind w:firstLine="0"/>
      </w:pPr>
      <w:r w:rsidRPr="00AD0DAD">
        <w:rPr>
          <w:i/>
          <w:iCs/>
        </w:rPr>
        <w:t>Kaptai lake</w:t>
      </w:r>
      <w:r w:rsidR="00272670" w:rsidRPr="00AD0DAD">
        <w:t xml:space="preserve"> fisher</w:t>
      </w:r>
      <w:r w:rsidR="001874DB" w:rsidRPr="00AD0DAD">
        <w:t>ies</w:t>
      </w:r>
      <w:r w:rsidR="00272670" w:rsidRPr="00AD0DAD">
        <w:t xml:space="preserve"> multi</w:t>
      </w:r>
      <w:r w:rsidR="00255C4C" w:rsidRPr="00AD0DAD">
        <w:t>-</w:t>
      </w:r>
      <w:r w:rsidR="00272670" w:rsidRPr="00AD0DAD">
        <w:t>species and multi-gear</w:t>
      </w:r>
      <w:r w:rsidR="001874DB" w:rsidRPr="00AD0DAD">
        <w:t xml:space="preserve"> in nature (</w:t>
      </w:r>
      <w:bookmarkStart w:id="403" w:name="_Hlk183953593"/>
      <w:r w:rsidR="001874DB" w:rsidRPr="00AD0DAD">
        <w:t>Rahman et al., 2024</w:t>
      </w:r>
      <w:bookmarkEnd w:id="403"/>
      <w:r w:rsidR="001874DB" w:rsidRPr="00AD0DAD">
        <w:t xml:space="preserve">) </w:t>
      </w:r>
      <w:r w:rsidR="00272670" w:rsidRPr="00AD0DAD">
        <w:t>where fi</w:t>
      </w:r>
      <w:r w:rsidR="00EE7A37" w:rsidRPr="00AD0DAD">
        <w:t>shing methods employed in range from traditional techniques such as cast nets, gill nets,</w:t>
      </w:r>
      <w:r w:rsidR="00B53574" w:rsidRPr="00AD0DAD">
        <w:t xml:space="preserve"> </w:t>
      </w:r>
      <w:r w:rsidR="00EE7A37" w:rsidRPr="00AD0DAD">
        <w:t>traps</w:t>
      </w:r>
      <w:r w:rsidR="00B53574" w:rsidRPr="00AD0DAD">
        <w:t>, and seine nets</w:t>
      </w:r>
      <w:r w:rsidR="00EE7A37" w:rsidRPr="00AD0DAD">
        <w:t xml:space="preserve"> to modern fishing gear for commercial operations. Seasonal fishing activities, heavily influenced by monsoon patterns, are vital for meeting the local demand for protein and generating income. However, overfishing, habitat degradation, and water level fluctuations pose challenges to the sustainability of these activities. </w:t>
      </w:r>
      <w:r w:rsidR="00F409E3" w:rsidRPr="00AD0DAD">
        <w:t>Efforts to manage Kaptai Lake’s fisheries include community-based management and government interventions to ensure stock sustainability. Notably, seasonal fishing bans (April to July) and the establishment of conservation zones are key strategies implemented to maintain fish biodiversity and regulate fishing activities. These approaches aim to balance ecological preservation with the socio-economic needs of local communities.</w:t>
      </w:r>
      <w:r w:rsidR="007933E6">
        <w:t xml:space="preserve"> </w:t>
      </w:r>
      <w:r w:rsidR="00F409E3" w:rsidRPr="00AD0DAD">
        <w:t xml:space="preserve">(Pearce et al., 2002; </w:t>
      </w:r>
      <w:bookmarkStart w:id="404" w:name="_Hlk183953338"/>
      <w:r w:rsidR="00B21EBF" w:rsidRPr="00AD0DAD">
        <w:t>Suman et al., 2021</w:t>
      </w:r>
      <w:bookmarkEnd w:id="404"/>
      <w:r w:rsidR="00B27A59" w:rsidRPr="00AD0DAD">
        <w:t xml:space="preserve">; </w:t>
      </w:r>
      <w:bookmarkStart w:id="405" w:name="_Hlk183953347"/>
      <w:proofErr w:type="spellStart"/>
      <w:r w:rsidR="00B27A59" w:rsidRPr="00AD0DAD">
        <w:t>Shalehin</w:t>
      </w:r>
      <w:proofErr w:type="spellEnd"/>
      <w:r w:rsidR="00B27A59" w:rsidRPr="00AD0DAD">
        <w:t xml:space="preserve"> et al., 2022</w:t>
      </w:r>
      <w:bookmarkEnd w:id="405"/>
      <w:r w:rsidR="00F409E3" w:rsidRPr="00AD0DAD">
        <w:t>)</w:t>
      </w:r>
    </w:p>
    <w:p w14:paraId="440E8A32" w14:textId="1876E7F0" w:rsidR="00D75D64" w:rsidRPr="00AD0DAD" w:rsidRDefault="00691299" w:rsidP="004719B0">
      <w:pPr>
        <w:ind w:firstLine="0"/>
      </w:pPr>
      <w:r w:rsidRPr="00AD0DAD">
        <w:rPr>
          <w:noProof/>
        </w:rPr>
        <w:drawing>
          <wp:inline distT="0" distB="0" distL="0" distR="0" wp14:anchorId="6AEAE53D" wp14:editId="3E34B26E">
            <wp:extent cx="5640070" cy="3992571"/>
            <wp:effectExtent l="19050" t="19050" r="1778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40070" cy="3992571"/>
                    </a:xfrm>
                    <a:prstGeom prst="rect">
                      <a:avLst/>
                    </a:prstGeom>
                    <a:noFill/>
                    <a:ln w="6350">
                      <a:solidFill>
                        <a:schemeClr val="tx1"/>
                      </a:solidFill>
                    </a:ln>
                  </pic:spPr>
                </pic:pic>
              </a:graphicData>
            </a:graphic>
          </wp:inline>
        </w:drawing>
      </w:r>
    </w:p>
    <w:p w14:paraId="4EDFB2EF" w14:textId="2C429331" w:rsidR="00AC5A36" w:rsidRDefault="00FC6EF7" w:rsidP="004719B0">
      <w:pPr>
        <w:pStyle w:val="Caption"/>
      </w:pPr>
      <w:bookmarkStart w:id="406" w:name="_Ref171191906"/>
      <w:bookmarkStart w:id="407" w:name="_Ref171383400"/>
      <w:bookmarkStart w:id="408" w:name="_Toc171475227"/>
      <w:bookmarkEnd w:id="406"/>
      <w:r w:rsidRPr="00AD0DAD">
        <w:t xml:space="preserve">Figure </w:t>
      </w:r>
      <w:fldSimple w:instr=" SEQ Figure \* ARABIC \s 1 ">
        <w:r w:rsidR="009422E9" w:rsidRPr="00AD0DAD">
          <w:rPr>
            <w:noProof/>
          </w:rPr>
          <w:t>1</w:t>
        </w:r>
      </w:fldSimple>
      <w:bookmarkEnd w:id="407"/>
      <w:r w:rsidR="005F43B5" w:rsidRPr="00AD0DAD">
        <w:t>:</w:t>
      </w:r>
      <w:r w:rsidRPr="00AD0DAD">
        <w:t xml:space="preserve"> </w:t>
      </w:r>
      <w:r w:rsidR="00AC5A36" w:rsidRPr="00AD0DAD">
        <w:t>Map showing the</w:t>
      </w:r>
      <w:r w:rsidR="00A80949" w:rsidRPr="00AD0DAD">
        <w:t xml:space="preserve"> sampling points of the</w:t>
      </w:r>
      <w:r w:rsidR="00AC5A36" w:rsidRPr="00AD0DAD">
        <w:t xml:space="preserve"> study</w:t>
      </w:r>
      <w:bookmarkEnd w:id="408"/>
    </w:p>
    <w:p w14:paraId="4E510B46" w14:textId="15DAFDAC" w:rsidR="00747162" w:rsidRDefault="00747162" w:rsidP="006A12A8">
      <w:pPr>
        <w:pStyle w:val="Heading3"/>
      </w:pPr>
      <w:r w:rsidRPr="00174909">
        <w:t xml:space="preserve">Target Species: </w:t>
      </w:r>
      <w:proofErr w:type="spellStart"/>
      <w:r w:rsidRPr="00174909">
        <w:rPr>
          <w:i/>
        </w:rPr>
        <w:t>Sperata</w:t>
      </w:r>
      <w:proofErr w:type="spellEnd"/>
      <w:r w:rsidRPr="00174909">
        <w:rPr>
          <w:i/>
        </w:rPr>
        <w:t xml:space="preserve"> </w:t>
      </w:r>
      <w:proofErr w:type="spellStart"/>
      <w:r w:rsidRPr="00174909">
        <w:rPr>
          <w:i/>
        </w:rPr>
        <w:t>aor</w:t>
      </w:r>
      <w:proofErr w:type="spellEnd"/>
    </w:p>
    <w:p w14:paraId="111581DD" w14:textId="0FF998B5" w:rsidR="00747162" w:rsidRPr="00747162" w:rsidRDefault="00747162" w:rsidP="00174909">
      <w:pPr>
        <w:ind w:firstLine="0"/>
      </w:pPr>
      <w:r w:rsidRPr="00AD0DAD">
        <w:t xml:space="preserve">The </w:t>
      </w:r>
      <w:proofErr w:type="spellStart"/>
      <w:r w:rsidRPr="00AD0DAD">
        <w:rPr>
          <w:i/>
        </w:rPr>
        <w:t>Sperata</w:t>
      </w:r>
      <w:proofErr w:type="spellEnd"/>
      <w:r w:rsidRPr="00AD0DAD">
        <w:rPr>
          <w:i/>
        </w:rPr>
        <w:t xml:space="preserve"> </w:t>
      </w:r>
      <w:proofErr w:type="spellStart"/>
      <w:r w:rsidRPr="00AD0DAD">
        <w:rPr>
          <w:i/>
        </w:rPr>
        <w:t>aor</w:t>
      </w:r>
      <w:proofErr w:type="spellEnd"/>
      <w:r w:rsidRPr="00AD0DAD">
        <w:t xml:space="preserve"> (Hamilton, 1822), commonly known as the long-whiskered catfish, is an important species within the </w:t>
      </w:r>
      <w:proofErr w:type="spellStart"/>
      <w:r w:rsidRPr="00AD0DAD">
        <w:t>Bagridae</w:t>
      </w:r>
      <w:proofErr w:type="spellEnd"/>
      <w:r w:rsidRPr="00AD0DAD">
        <w:t xml:space="preserve"> family, widely distributed across freshwater systems in South Asia, including the river basins of the Ganges, Brahmaputra, and Indus. In Bangladesh, this species is notably prevalent in Kaptai Lake, </w:t>
      </w:r>
      <w:r w:rsidRPr="00767363">
        <w:t>an artificial reservoir created in 1966 by damming the Karnaphuli River, is an important habitat for almost all indigenous fish species in Bangladesh. Recognized as a hotspot for biodiversity, this lake plays a critical role in providing food, nutrition, and livelihoods for thousands of local people</w:t>
      </w:r>
      <w:r>
        <w:t xml:space="preserve"> </w:t>
      </w:r>
      <w:r w:rsidRPr="00AD0DAD">
        <w:t xml:space="preserve">(Hossain et al., 2012). </w:t>
      </w:r>
      <w:r w:rsidRPr="004D3E3F">
        <w:rPr>
          <w:i/>
          <w:iCs/>
        </w:rPr>
        <w:t xml:space="preserve">S. </w:t>
      </w:r>
      <w:proofErr w:type="spellStart"/>
      <w:r w:rsidRPr="004D3E3F">
        <w:rPr>
          <w:i/>
          <w:iCs/>
        </w:rPr>
        <w:t>aor</w:t>
      </w:r>
      <w:proofErr w:type="spellEnd"/>
      <w:r w:rsidRPr="00993F40">
        <w:t xml:space="preserve"> significantly contributes to the annual total landings and is one of the major fish species harvested from the lake.</w:t>
      </w:r>
      <w:r w:rsidRPr="00AD0DAD">
        <w:t xml:space="preserve"> (</w:t>
      </w:r>
      <w:proofErr w:type="spellStart"/>
      <w:r w:rsidRPr="00AD0DAD">
        <w:t>Shalehin</w:t>
      </w:r>
      <w:proofErr w:type="spellEnd"/>
      <w:r w:rsidRPr="00AD0DAD">
        <w:t xml:space="preserve"> et al., 2022). However, </w:t>
      </w:r>
      <w:r>
        <w:t xml:space="preserve">the species is experiencing increasing fishing pressure driven by the rising demand for indigenous fish at both local and national levels. Despite its importance, no comprehensive study has been conducted to assess the stock status of </w:t>
      </w:r>
      <w:r>
        <w:rPr>
          <w:rStyle w:val="Emphasis"/>
        </w:rPr>
        <w:t xml:space="preserve">S. </w:t>
      </w:r>
      <w:proofErr w:type="spellStart"/>
      <w:r>
        <w:rPr>
          <w:rStyle w:val="Emphasis"/>
        </w:rPr>
        <w:t>aor</w:t>
      </w:r>
      <w:proofErr w:type="spellEnd"/>
      <w:r>
        <w:t xml:space="preserve"> in Kaptai Lake. Studies on other species in the lake have revealed signs of overexploitation </w:t>
      </w:r>
      <w:r w:rsidRPr="00AD0DAD">
        <w:t>(Bashar et al., 2021</w:t>
      </w:r>
      <w:r>
        <w:t xml:space="preserve">; </w:t>
      </w:r>
      <w:r w:rsidRPr="00AD0DAD">
        <w:t>Khatun et al., 2023</w:t>
      </w:r>
      <w:r>
        <w:t xml:space="preserve">; </w:t>
      </w:r>
      <w:r w:rsidRPr="00AD0DAD">
        <w:t>Mia et al., 2024)</w:t>
      </w:r>
      <w:r>
        <w:t xml:space="preserve">, </w:t>
      </w:r>
      <w:r w:rsidRPr="00587A26">
        <w:t>raising concerns about similar</w:t>
      </w:r>
      <w:r w:rsidRPr="004D3E3F">
        <w:rPr>
          <w:color w:val="FF0000"/>
        </w:rPr>
        <w:t xml:space="preserve"> </w:t>
      </w:r>
      <w:r>
        <w:t xml:space="preserve">trends for </w:t>
      </w:r>
      <w:r>
        <w:rPr>
          <w:rStyle w:val="Emphasis"/>
        </w:rPr>
        <w:t>S. aor</w:t>
      </w:r>
      <w:r>
        <w:t>. Given its ecological and economic significance (</w:t>
      </w:r>
      <w:r w:rsidRPr="00AD0DAD">
        <w:t>Rana et al., 2024</w:t>
      </w:r>
      <w:r>
        <w:t xml:space="preserve">), evaluating the current stock status of </w:t>
      </w:r>
      <w:r>
        <w:rPr>
          <w:rStyle w:val="Emphasis"/>
        </w:rPr>
        <w:t xml:space="preserve">S. </w:t>
      </w:r>
      <w:proofErr w:type="spellStart"/>
      <w:r>
        <w:rPr>
          <w:rStyle w:val="Emphasis"/>
        </w:rPr>
        <w:t>aor</w:t>
      </w:r>
      <w:proofErr w:type="spellEnd"/>
      <w:r>
        <w:t xml:space="preserve"> is imperative. Such an assessment is essential for developing effective conservation measures to ensure sustainable exploitation, maintain ecological balance, and preserve the biodiversity that supports the local economy.</w:t>
      </w:r>
    </w:p>
    <w:p w14:paraId="2A2953DD" w14:textId="37D100B7" w:rsidR="00C358EC" w:rsidRPr="00AD0DAD" w:rsidRDefault="00C358EC" w:rsidP="006A12A8">
      <w:pPr>
        <w:pStyle w:val="Heading3"/>
      </w:pPr>
      <w:bookmarkStart w:id="409" w:name="_Toc171390619"/>
      <w:bookmarkStart w:id="410" w:name="_Toc171391892"/>
      <w:bookmarkStart w:id="411" w:name="_Toc171463490"/>
      <w:r w:rsidRPr="00AD0DAD">
        <w:t>Collection of length frequency data</w:t>
      </w:r>
      <w:bookmarkEnd w:id="409"/>
      <w:bookmarkEnd w:id="410"/>
      <w:bookmarkEnd w:id="411"/>
      <w:ins w:id="412" w:author="Ataher Ali" w:date="2025-06-28T19:25:00Z" w16du:dateUtc="2025-06-28T13:25:00Z">
        <w:r w:rsidR="000E043F">
          <w:t xml:space="preserve"> and processing</w:t>
        </w:r>
      </w:ins>
    </w:p>
    <w:p w14:paraId="39B151C1" w14:textId="62795097" w:rsidR="00C973E5" w:rsidRPr="004D3E3F" w:rsidRDefault="00AC25F9" w:rsidP="00AC25F9">
      <w:pPr>
        <w:ind w:firstLine="0"/>
      </w:pPr>
      <w:r w:rsidRPr="004D3E3F">
        <w:t xml:space="preserve">Four sampling stations (Figure 1): BFDC Fishery Ghat, Rangamati (22°38'55.22"N &amp; 92°11'4.41"E); BFDC Fishery Ghat, Kaptai (22°29'51.12"N &amp; 92°13'11.66"E); </w:t>
      </w:r>
      <w:proofErr w:type="spellStart"/>
      <w:r w:rsidRPr="004D3E3F">
        <w:t>Banarupa</w:t>
      </w:r>
      <w:proofErr w:type="spellEnd"/>
      <w:r w:rsidRPr="004D3E3F">
        <w:t xml:space="preserve"> Bazar (22°39'13.36"N &amp; 92°10'44.15"E); and Reserve Bazar (22°39'16.26"N &amp; 92°11'49.33"E) were selected for monthly length data collection from August 2022 to March 2023 (Figure 2). Due to the fishing ban between April and July, data were not collected in this period. In the landing stations, fisher gathers their catches in different pile. During the high landings, fisher</w:t>
      </w:r>
      <w:r w:rsidR="00015555" w:rsidRPr="004D3E3F">
        <w:t>s</w:t>
      </w:r>
      <w:r w:rsidRPr="004D3E3F">
        <w:t xml:space="preserve"> </w:t>
      </w:r>
      <w:r w:rsidR="00015555" w:rsidRPr="004D3E3F">
        <w:t>were</w:t>
      </w:r>
      <w:r w:rsidRPr="004D3E3F">
        <w:t xml:space="preserve"> asked to mixed the pile properly and 10% of the well-mixed pile were collected for collecting the length data. Similarly, during the low landings, 30 – 100% fish were collected. Lengths of the fish were measured using a meter scale to the nearest 0.1 cm using a measuring scale</w:t>
      </w:r>
      <w:ins w:id="413" w:author="Ataher Ali" w:date="2025-06-28T19:27:00Z" w16du:dateUtc="2025-06-28T13:27:00Z">
        <w:r w:rsidR="000E043F">
          <w:t xml:space="preserve"> and recorded in excel file in s single column to compile</w:t>
        </w:r>
      </w:ins>
      <w:ins w:id="414" w:author="Ataher Ali" w:date="2025-06-28T19:28:00Z" w16du:dateUtc="2025-06-28T13:28:00Z">
        <w:r w:rsidR="000E043F">
          <w:t>d into a two-column data frame (Length and Frequency)</w:t>
        </w:r>
      </w:ins>
      <w:ins w:id="415" w:author="Ataher Ali" w:date="2025-06-28T19:42:00Z" w16du:dateUtc="2025-06-28T13:42:00Z">
        <w:r w:rsidR="000113FB">
          <w:t xml:space="preserve"> of different bin size</w:t>
        </w:r>
      </w:ins>
      <w:ins w:id="416" w:author="Ataher Ali" w:date="2025-06-28T19:40:00Z" w16du:dateUtc="2025-06-28T13:40:00Z">
        <w:r w:rsidR="000113FB">
          <w:t xml:space="preserve"> using Frequency</w:t>
        </w:r>
      </w:ins>
      <w:ins w:id="417" w:author="Ataher Ali" w:date="2025-06-28T19:42:00Z" w16du:dateUtc="2025-06-28T13:42:00Z">
        <w:r w:rsidR="000113FB">
          <w:t xml:space="preserve">Table function of aLBI package. Data quality was </w:t>
        </w:r>
      </w:ins>
      <w:ins w:id="418" w:author="Ataher Ali" w:date="2025-06-28T19:47:00Z" w16du:dateUtc="2025-06-28T13:47:00Z">
        <w:r w:rsidR="006E3027">
          <w:t>validated</w:t>
        </w:r>
      </w:ins>
      <w:ins w:id="419" w:author="Ataher Ali" w:date="2025-06-28T19:42:00Z" w16du:dateUtc="2025-06-28T13:42:00Z">
        <w:r w:rsidR="000113FB">
          <w:t xml:space="preserve"> using FishPar function</w:t>
        </w:r>
      </w:ins>
      <w:ins w:id="420" w:author="Ataher Ali" w:date="2025-06-28T19:44:00Z" w16du:dateUtc="2025-06-28T13:44:00Z">
        <w:r w:rsidR="000113FB">
          <w:t xml:space="preserve"> within the aLBI package</w:t>
        </w:r>
      </w:ins>
      <w:ins w:id="421" w:author="Ataher Ali" w:date="2025-06-28T19:47:00Z" w16du:dateUtc="2025-06-28T13:47:00Z">
        <w:r w:rsidR="006E3027">
          <w:t xml:space="preserve">, </w:t>
        </w:r>
      </w:ins>
      <w:ins w:id="422" w:author="Ataher Ali" w:date="2025-06-28T19:48:00Z" w16du:dateUtc="2025-06-28T13:48:00Z">
        <w:r w:rsidR="006E3027">
          <w:t xml:space="preserve">ensuring positive frequencies, </w:t>
        </w:r>
      </w:ins>
      <w:ins w:id="423" w:author="Ataher Ali" w:date="2025-06-28T19:52:00Z" w16du:dateUtc="2025-06-28T13:52:00Z">
        <w:r w:rsidR="006E3027">
          <w:t xml:space="preserve">a minimum sample size of 100 individuals, and at least three unique length classes. </w:t>
        </w:r>
      </w:ins>
      <w:ins w:id="424" w:author="Ataher Ali" w:date="2025-06-28T19:53:00Z" w16du:dateUtc="2025-06-28T13:53:00Z">
        <w:r w:rsidR="006E3027">
          <w:t xml:space="preserve">Warnings were issued for skewed distributions (e.g., &gt;80% frequency in a single length class) to flag potential biases that </w:t>
        </w:r>
      </w:ins>
      <w:ins w:id="425" w:author="Ataher Ali" w:date="2025-06-28T19:54:00Z" w16du:dateUtc="2025-06-28T13:54:00Z">
        <w:r w:rsidR="006E3027">
          <w:t>could affect parameter estimation.</w:t>
        </w:r>
      </w:ins>
      <w:del w:id="426" w:author="Ataher Ali" w:date="2025-06-28T19:25:00Z" w16du:dateUtc="2025-06-28T13:25:00Z">
        <w:r w:rsidRPr="004D3E3F" w:rsidDel="000E043F">
          <w:delText>.</w:delText>
        </w:r>
      </w:del>
    </w:p>
    <w:p w14:paraId="70F8A75F" w14:textId="71A44B29" w:rsidR="007D78B6" w:rsidRPr="00AD0DAD" w:rsidRDefault="007D78B6" w:rsidP="004719B0">
      <w:pPr>
        <w:ind w:firstLine="0"/>
      </w:pPr>
      <w:r w:rsidRPr="00AD0DAD">
        <w:rPr>
          <w:noProof/>
        </w:rPr>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39D95B37" w14:textId="259E4817" w:rsidR="00AD7A69" w:rsidRPr="0033575E" w:rsidRDefault="00B4639A" w:rsidP="0033575E">
      <w:pPr>
        <w:pStyle w:val="Caption"/>
        <w:spacing w:after="0"/>
        <w:rPr>
          <w:sz w:val="14"/>
          <w:szCs w:val="14"/>
          <w:rPrChange w:id="427" w:author="Ataher Ali" w:date="2025-06-30T00:36:00Z" w16du:dateUtc="2025-06-29T18:36:00Z">
            <w:rPr/>
          </w:rPrChange>
        </w:rPr>
        <w:pPrChange w:id="428" w:author="Ataher Ali" w:date="2025-06-30T00:36:00Z" w16du:dateUtc="2025-06-29T18:36:00Z">
          <w:pPr>
            <w:pStyle w:val="Caption"/>
          </w:pPr>
        </w:pPrChange>
      </w:pPr>
      <w:bookmarkStart w:id="429" w:name="_Ref171302513"/>
      <w:bookmarkStart w:id="430" w:name="_Toc171475228"/>
      <w:r w:rsidRPr="00AD0DAD">
        <w:t xml:space="preserve">Figure </w:t>
      </w:r>
      <w:fldSimple w:instr=" SEQ Figure \* ARABIC \s 1 ">
        <w:r w:rsidR="009422E9" w:rsidRPr="00AD0DAD">
          <w:rPr>
            <w:noProof/>
          </w:rPr>
          <w:t>2</w:t>
        </w:r>
      </w:fldSimple>
      <w:bookmarkEnd w:id="429"/>
      <w:r w:rsidR="005F43B5" w:rsidRPr="00AD0DAD">
        <w:t>:</w:t>
      </w:r>
      <w:r w:rsidRPr="00AD0DAD">
        <w:t xml:space="preserve"> Sampling </w:t>
      </w:r>
      <w:r w:rsidR="00073BE3" w:rsidRPr="00AD0DAD">
        <w:t>calendar</w:t>
      </w:r>
      <w:r w:rsidRPr="00AD0DAD">
        <w:t xml:space="preserve"> of the study</w:t>
      </w:r>
      <w:bookmarkEnd w:id="430"/>
    </w:p>
    <w:p w14:paraId="44404E5B" w14:textId="5DC14FD5" w:rsidR="005C173B" w:rsidRDefault="005C173B" w:rsidP="0033575E">
      <w:pPr>
        <w:spacing w:before="0" w:after="0"/>
        <w:ind w:firstLine="0"/>
        <w:rPr>
          <w:ins w:id="431" w:author="Ataher Ali" w:date="2025-06-29T23:34:00Z" w16du:dateUtc="2025-06-29T17:34:00Z"/>
        </w:rPr>
        <w:pPrChange w:id="432" w:author="Ataher Ali" w:date="2025-06-30T00:36:00Z" w16du:dateUtc="2025-06-29T18:36:00Z">
          <w:pPr/>
        </w:pPrChange>
      </w:pPr>
    </w:p>
    <w:p w14:paraId="123864F9" w14:textId="7C7A261A" w:rsidR="00F030F2" w:rsidDel="005C173B" w:rsidRDefault="00F030F2" w:rsidP="00F030F2">
      <w:pPr>
        <w:rPr>
          <w:del w:id="433" w:author="Ataher Ali" w:date="2025-06-29T23:34:00Z" w16du:dateUtc="2025-06-29T17:34:00Z"/>
        </w:rPr>
      </w:pPr>
    </w:p>
    <w:p w14:paraId="7B3BBB9C" w14:textId="53418D70" w:rsidR="00F030F2" w:rsidDel="00AA384F" w:rsidRDefault="00F030F2" w:rsidP="00F030F2">
      <w:pPr>
        <w:rPr>
          <w:del w:id="434" w:author="Ataher Ali" w:date="2025-06-29T23:33:00Z" w16du:dateUtc="2025-06-29T17:33:00Z"/>
        </w:rPr>
      </w:pPr>
    </w:p>
    <w:p w14:paraId="4B014D67" w14:textId="0C987252" w:rsidR="00F030F2" w:rsidDel="00AA384F" w:rsidRDefault="00F030F2" w:rsidP="00F030F2">
      <w:pPr>
        <w:rPr>
          <w:del w:id="435" w:author="Ataher Ali" w:date="2025-06-29T23:33:00Z" w16du:dateUtc="2025-06-29T17:33:00Z"/>
        </w:rPr>
      </w:pPr>
    </w:p>
    <w:p w14:paraId="069E2692" w14:textId="53DCE004" w:rsidR="00F030F2" w:rsidDel="005C173B" w:rsidRDefault="00F030F2" w:rsidP="00F030F2">
      <w:pPr>
        <w:rPr>
          <w:del w:id="436" w:author="Ataher Ali" w:date="2025-06-29T23:34:00Z" w16du:dateUtc="2025-06-29T17:34:00Z"/>
        </w:rPr>
      </w:pPr>
    </w:p>
    <w:p w14:paraId="2C716B94" w14:textId="55C865AD" w:rsidR="00F030F2" w:rsidDel="00AA384F" w:rsidRDefault="00F030F2" w:rsidP="00F030F2">
      <w:pPr>
        <w:rPr>
          <w:del w:id="437" w:author="Ataher Ali" w:date="2025-06-29T23:33:00Z" w16du:dateUtc="2025-06-29T17:33:00Z"/>
        </w:rPr>
      </w:pPr>
    </w:p>
    <w:p w14:paraId="69C926C9" w14:textId="79C0811B" w:rsidR="00E808C5" w:rsidDel="00A96884" w:rsidRDefault="00E808C5" w:rsidP="00F030F2">
      <w:pPr>
        <w:rPr>
          <w:del w:id="438" w:author="Ataher Ali" w:date="2025-06-29T04:24:00Z" w16du:dateUtc="2025-06-28T22:24:00Z"/>
        </w:rPr>
      </w:pPr>
    </w:p>
    <w:p w14:paraId="6925E7BC" w14:textId="6C2E3651" w:rsidR="00E808C5" w:rsidDel="00A96884" w:rsidRDefault="00E808C5" w:rsidP="00F030F2">
      <w:pPr>
        <w:rPr>
          <w:del w:id="439" w:author="Ataher Ali" w:date="2025-06-29T04:24:00Z" w16du:dateUtc="2025-06-28T22:24:00Z"/>
        </w:rPr>
      </w:pPr>
    </w:p>
    <w:p w14:paraId="43E6A3CF" w14:textId="2421B2A2" w:rsidR="00E808C5" w:rsidDel="00A96884" w:rsidRDefault="00E808C5" w:rsidP="00F030F2">
      <w:pPr>
        <w:rPr>
          <w:del w:id="440" w:author="Ataher Ali" w:date="2025-06-29T04:24:00Z" w16du:dateUtc="2025-06-28T22:24:00Z"/>
        </w:rPr>
      </w:pPr>
    </w:p>
    <w:p w14:paraId="3BCEAE5E" w14:textId="451C0256" w:rsidR="00E808C5" w:rsidRPr="00F030F2" w:rsidDel="00AA384F" w:rsidRDefault="00E808C5">
      <w:pPr>
        <w:ind w:firstLine="0"/>
        <w:rPr>
          <w:del w:id="441" w:author="Ataher Ali" w:date="2025-06-29T23:33:00Z" w16du:dateUtc="2025-06-29T17:33:00Z"/>
        </w:rPr>
        <w:pPrChange w:id="442" w:author="Ataher Ali" w:date="2025-06-29T04:24:00Z" w16du:dateUtc="2025-06-28T22:24:00Z">
          <w:pPr/>
        </w:pPrChange>
      </w:pPr>
    </w:p>
    <w:p w14:paraId="71FB8013" w14:textId="5341208D" w:rsidR="00B75DAB" w:rsidRPr="00AD0DAD" w:rsidRDefault="00FB130F" w:rsidP="00F030F2">
      <w:pPr>
        <w:pStyle w:val="Heading10"/>
      </w:pPr>
      <w:bookmarkStart w:id="443" w:name="_Toc171390630"/>
      <w:bookmarkStart w:id="444" w:name="_Toc171391903"/>
      <w:bookmarkStart w:id="445" w:name="_Toc171463501"/>
      <w:r w:rsidRPr="00AD0DAD">
        <w:t>RESUTS</w:t>
      </w:r>
      <w:bookmarkEnd w:id="443"/>
      <w:bookmarkEnd w:id="444"/>
      <w:bookmarkEnd w:id="445"/>
    </w:p>
    <w:p w14:paraId="10331410" w14:textId="6FC250A3" w:rsidR="00633088" w:rsidRPr="00AD0DAD" w:rsidDel="00AE2CB0" w:rsidRDefault="00633088" w:rsidP="00F030F2">
      <w:pPr>
        <w:pStyle w:val="Heading20"/>
        <w:rPr>
          <w:moveFrom w:id="446" w:author="Ataher Ali" w:date="2025-06-28T05:05:00Z" w16du:dateUtc="2025-06-27T23:05:00Z"/>
        </w:rPr>
      </w:pPr>
      <w:bookmarkStart w:id="447" w:name="_Toc171390627"/>
      <w:bookmarkStart w:id="448" w:name="_Toc171391900"/>
      <w:bookmarkStart w:id="449" w:name="_Toc171463498"/>
      <w:bookmarkStart w:id="450" w:name="_Toc171390631"/>
      <w:bookmarkStart w:id="451" w:name="_Toc171391904"/>
      <w:bookmarkStart w:id="452" w:name="_Toc171463502"/>
      <w:moveFromRangeStart w:id="453" w:author="Ataher Ali" w:date="2025-06-28T05:05:00Z" w:name="move201979530"/>
      <w:moveFrom w:id="454" w:author="Ataher Ali" w:date="2025-06-28T05:05:00Z" w16du:dateUtc="2025-06-27T23:05:00Z">
        <w:r w:rsidRPr="00AD0DAD" w:rsidDel="00AE2CB0">
          <w:t>Installation of the package</w:t>
        </w:r>
        <w:bookmarkEnd w:id="447"/>
        <w:bookmarkEnd w:id="448"/>
        <w:bookmarkEnd w:id="449"/>
      </w:moveFrom>
    </w:p>
    <w:p w14:paraId="3C05B69D" w14:textId="40D82B34" w:rsidR="00945075" w:rsidRPr="00AD0DAD" w:rsidDel="00AE2CB0" w:rsidRDefault="00633088" w:rsidP="004719B0">
      <w:pPr>
        <w:ind w:firstLine="0"/>
        <w:rPr>
          <w:moveFrom w:id="455" w:author="Ataher Ali" w:date="2025-06-28T05:05:00Z" w16du:dateUtc="2025-06-27T23:05:00Z"/>
        </w:rPr>
      </w:pPr>
      <w:moveFrom w:id="456" w:author="Ataher Ali" w:date="2025-06-28T05:05:00Z" w16du:dateUtc="2025-06-27T23:05:00Z">
        <w:r w:rsidRPr="00AD0DAD" w:rsidDel="00AE2CB0">
          <w:t xml:space="preserve">The package </w:t>
        </w:r>
        <w:r w:rsidR="00E175B3" w:rsidRPr="00AD0DAD" w:rsidDel="00AE2CB0">
          <w:t xml:space="preserve">(aLBI) </w:t>
        </w:r>
        <w:r w:rsidRPr="00AD0DAD" w:rsidDel="00AE2CB0">
          <w:t>is accessible on GitHub repository</w:t>
        </w:r>
        <w:r w:rsidR="00E752F9" w:rsidRPr="00AD0DAD" w:rsidDel="00AE2CB0">
          <w:t xml:space="preserve"> (for latest update)</w:t>
        </w:r>
        <w:r w:rsidRPr="00AD0DAD" w:rsidDel="00AE2CB0">
          <w:t xml:space="preserve"> and also available on CRAN (</w:t>
        </w:r>
        <w:r w:rsidDel="00AE2CB0">
          <w:fldChar w:fldCharType="begin"/>
        </w:r>
        <w:r w:rsidDel="00AE2CB0">
          <w:instrText>HYPERLINK "https://cran.r-project.org/web/packages/aLBI/index.html"</w:instrText>
        </w:r>
      </w:moveFrom>
      <w:del w:id="457" w:author="Ataher Ali" w:date="2025-06-28T05:05:00Z" w16du:dateUtc="2025-06-27T23:05:00Z"/>
      <w:moveFrom w:id="458" w:author="Ataher Ali" w:date="2025-06-28T05:05:00Z" w16du:dateUtc="2025-06-27T23:05:00Z">
        <w:r w:rsidDel="00AE2CB0">
          <w:fldChar w:fldCharType="separate"/>
        </w:r>
        <w:r w:rsidRPr="00AD0DAD" w:rsidDel="00AE2CB0">
          <w:rPr>
            <w:rStyle w:val="Hyperlink"/>
            <w:color w:val="auto"/>
            <w:u w:val="none"/>
          </w:rPr>
          <w:t>https://cran.r-project.org/web/packages/aLBI/index.html</w:t>
        </w:r>
        <w:r w:rsidDel="00AE2CB0">
          <w:fldChar w:fldCharType="end"/>
        </w:r>
        <w:r w:rsidRPr="00AD0DAD" w:rsidDel="00AE2CB0">
          <w:t>).</w:t>
        </w:r>
        <w:r w:rsidR="00822825" w:rsidDel="00AE2CB0">
          <w:t xml:space="preserve"> </w:t>
        </w:r>
        <w:r w:rsidRPr="00AD0DAD" w:rsidDel="00AE2CB0">
          <w:t>For detailed installation instructions, troubleshooting tips, and additional information, users can refer to the vignettes (</w:t>
        </w:r>
        <w:r w:rsidR="005E721B" w:rsidRPr="004D3E3F" w:rsidDel="00AE2CB0">
          <w:t>https://cran.r-project.org/web/packages/aLBI/vignettes/Introduction.html</w:t>
        </w:r>
        <w:r w:rsidRPr="00AD0DAD" w:rsidDel="00AE2CB0">
          <w:t>).</w:t>
        </w:r>
      </w:moveFrom>
    </w:p>
    <w:p w14:paraId="06B82C99" w14:textId="7756109A" w:rsidR="00A758F3" w:rsidRPr="00AD0DAD" w:rsidRDefault="0081759F" w:rsidP="00F030F2">
      <w:pPr>
        <w:pStyle w:val="Heading20"/>
      </w:pPr>
      <w:bookmarkStart w:id="459" w:name="_Toc171390632"/>
      <w:bookmarkStart w:id="460" w:name="_Toc171391905"/>
      <w:bookmarkStart w:id="461" w:name="_Toc171463503"/>
      <w:bookmarkEnd w:id="450"/>
      <w:bookmarkEnd w:id="451"/>
      <w:bookmarkEnd w:id="452"/>
      <w:moveFromRangeEnd w:id="453"/>
      <w:r w:rsidRPr="00AD0DAD">
        <w:t>Observed output of</w:t>
      </w:r>
      <w:r w:rsidR="00A758F3" w:rsidRPr="00AD0DAD">
        <w:t xml:space="preserve"> FishPar function</w:t>
      </w:r>
      <w:bookmarkEnd w:id="459"/>
      <w:bookmarkEnd w:id="460"/>
      <w:bookmarkEnd w:id="461"/>
    </w:p>
    <w:p w14:paraId="5BF9EFC4" w14:textId="33857728" w:rsidR="008C261B" w:rsidRPr="008C261B" w:rsidRDefault="009F50EA" w:rsidP="008C261B">
      <w:pPr>
        <w:ind w:firstLine="0"/>
      </w:pPr>
      <w:r w:rsidRPr="008C261B">
        <w:t xml:space="preserve">Length-frequency data of </w:t>
      </w:r>
      <w:r w:rsidRPr="008C261B">
        <w:rPr>
          <w:i/>
          <w:iCs/>
        </w:rPr>
        <w:t xml:space="preserve">S. </w:t>
      </w:r>
      <w:proofErr w:type="spellStart"/>
      <w:r w:rsidRPr="008C261B">
        <w:rPr>
          <w:i/>
          <w:iCs/>
        </w:rPr>
        <w:t>aor</w:t>
      </w:r>
      <w:proofErr w:type="spellEnd"/>
      <w:r w:rsidRPr="008C261B">
        <w:t xml:space="preserve"> were input into the aLBI package to estimate</w:t>
      </w:r>
      <w:r w:rsidR="008C261B" w:rsidRPr="008C261B">
        <w:t xml:space="preserve"> </w:t>
      </w:r>
      <w:r w:rsidRPr="008C261B">
        <w:t>parameters</w:t>
      </w:r>
      <w:r w:rsidR="008C261B">
        <w:t xml:space="preserve"> </w:t>
      </w:r>
      <w:r w:rsidRPr="008C261B">
        <w:t>and visualize plots for understanding the stock status.</w:t>
      </w:r>
      <w:bookmarkStart w:id="462" w:name="_Toc171390633"/>
      <w:bookmarkStart w:id="463" w:name="_Toc171391906"/>
      <w:bookmarkStart w:id="464" w:name="_Toc171463504"/>
      <w:r w:rsidR="008C261B" w:rsidRPr="008C261B">
        <w:t xml:space="preserve"> </w:t>
      </w:r>
    </w:p>
    <w:p w14:paraId="709DD8ED" w14:textId="3CCECB19" w:rsidR="0081759F" w:rsidRPr="00AD0DAD" w:rsidRDefault="0081759F" w:rsidP="006A12A8">
      <w:pPr>
        <w:pStyle w:val="Heading3"/>
      </w:pPr>
      <w:r w:rsidRPr="00AD0DAD">
        <w:t>Frequency distribution plot</w:t>
      </w:r>
      <w:bookmarkEnd w:id="462"/>
      <w:bookmarkEnd w:id="463"/>
      <w:bookmarkEnd w:id="464"/>
    </w:p>
    <w:p w14:paraId="0F0D6534" w14:textId="0C48B114" w:rsidR="005E0494" w:rsidRPr="00AD0DAD" w:rsidRDefault="00447D4A" w:rsidP="004719B0">
      <w:pPr>
        <w:ind w:firstLine="0"/>
      </w:pPr>
      <w:r w:rsidRPr="00AD0DAD">
        <w:t xml:space="preserve">The total lengths (TL) of 1177 </w:t>
      </w:r>
      <w:r w:rsidRPr="00AD0DAD">
        <w:rPr>
          <w:i/>
          <w:iCs/>
        </w:rPr>
        <w:t>S</w:t>
      </w:r>
      <w:r w:rsidR="00496189">
        <w:rPr>
          <w:i/>
          <w:iCs/>
        </w:rPr>
        <w:t>.</w:t>
      </w:r>
      <w:r w:rsidRPr="00AD0DAD">
        <w:rPr>
          <w:i/>
          <w:iCs/>
        </w:rPr>
        <w:t xml:space="preserve"> </w:t>
      </w:r>
      <w:proofErr w:type="spellStart"/>
      <w:r w:rsidRPr="00AD0DAD">
        <w:rPr>
          <w:i/>
          <w:iCs/>
        </w:rPr>
        <w:t>aor</w:t>
      </w:r>
      <w:proofErr w:type="spellEnd"/>
      <w:r w:rsidRPr="00AD0DAD">
        <w:rPr>
          <w:i/>
          <w:iCs/>
        </w:rPr>
        <w:t xml:space="preserve"> </w:t>
      </w:r>
      <w:r w:rsidRPr="00AD0DAD">
        <w:t xml:space="preserve">individuals, ranging from 9.5 to 75 cm were </w:t>
      </w:r>
      <w:r w:rsidR="00125099" w:rsidRPr="00AD0DAD">
        <w:t xml:space="preserve">measured. A frequency </w:t>
      </w:r>
      <w:r w:rsidR="00576CBF" w:rsidRPr="00AD0DAD">
        <w:t>table</w:t>
      </w:r>
      <w:r w:rsidR="00125099" w:rsidRPr="00AD0DAD">
        <w:t xml:space="preserve"> with</w:t>
      </w:r>
      <w:r w:rsidR="003612C0" w:rsidRPr="00AD0DAD">
        <w:t xml:space="preserve"> an </w:t>
      </w:r>
      <w:r w:rsidR="00C973E5" w:rsidRPr="00AD0DAD">
        <w:t>optimum class interval of 3 cm</w:t>
      </w:r>
      <w:r w:rsidR="00576CBF" w:rsidRPr="00AD0DAD">
        <w:t xml:space="preserve"> </w:t>
      </w:r>
      <w:r w:rsidR="00125099" w:rsidRPr="00AD0DAD">
        <w:t>a</w:t>
      </w:r>
      <w:r w:rsidR="003612C0" w:rsidRPr="00AD0DAD">
        <w:t>n</w:t>
      </w:r>
      <w:r w:rsidR="00576CBF" w:rsidRPr="00AD0DAD">
        <w:t>d</w:t>
      </w:r>
      <w:r w:rsidR="00125099" w:rsidRPr="00AD0DAD">
        <w:t xml:space="preserve"> </w:t>
      </w:r>
      <w:r w:rsidR="00F47C0F" w:rsidRPr="00AD0DAD">
        <w:t>a</w:t>
      </w:r>
      <w:r w:rsidR="00B116B9" w:rsidRPr="00AD0DAD">
        <w:t xml:space="preserve"> </w:t>
      </w:r>
      <w:r w:rsidR="00125099" w:rsidRPr="00AD0DAD">
        <w:t xml:space="preserve">unimodal length frequency distribution </w:t>
      </w:r>
      <w:r w:rsidR="00547E6B" w:rsidRPr="00AD0DAD">
        <w:t>plot</w:t>
      </w:r>
      <w:r w:rsidR="00B8447D" w:rsidRPr="00AD0DAD">
        <w:t xml:space="preserve"> (Figure </w:t>
      </w:r>
      <w:r w:rsidR="0050712B">
        <w:t>3</w:t>
      </w:r>
      <w:r w:rsidR="00B8447D" w:rsidRPr="00AD0DAD">
        <w:t>)</w:t>
      </w:r>
      <w:r w:rsidR="00B116B9" w:rsidRPr="00AD0DAD">
        <w:t xml:space="preserve"> was produced </w:t>
      </w:r>
      <w:r w:rsidR="00125099" w:rsidRPr="00AD0DAD">
        <w:t>by aLBI package</w:t>
      </w:r>
      <w:r w:rsidR="00B116B9" w:rsidRPr="00AD0DAD">
        <w:t>.</w:t>
      </w:r>
      <w:r w:rsidR="00547E6B" w:rsidRPr="00AD0DAD">
        <w:t xml:space="preserve"> The observed frequencies represented by bars, revels the highest abundance of individuals within the length class of 27 cm (156 individuals) and followed by 30 cm (143 individuals), 21 cm (137 individuals), 24 cm, 18cm both with the same count (135 individuals), indicating these lengths are common among the sampled fish population.</w:t>
      </w:r>
    </w:p>
    <w:p w14:paraId="1DF8482F" w14:textId="363310A8" w:rsidR="009277D0" w:rsidRPr="00AD0DAD" w:rsidRDefault="0072377C" w:rsidP="004719B0">
      <w:pPr>
        <w:ind w:firstLine="0"/>
        <w:jc w:val="left"/>
      </w:pPr>
      <w:r w:rsidRPr="004D3E3F">
        <w:rPr>
          <w:noProof/>
          <w14:ligatures w14:val="standardContextual"/>
        </w:rPr>
        <w:drawing>
          <wp:inline distT="0" distB="0" distL="0" distR="0" wp14:anchorId="1C2B7FE5" wp14:editId="4D02BB07">
            <wp:extent cx="5420764" cy="3291840"/>
            <wp:effectExtent l="19050" t="19050" r="27940" b="22860"/>
            <wp:docPr id="15016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320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0764" cy="3291840"/>
                    </a:xfrm>
                    <a:prstGeom prst="rect">
                      <a:avLst/>
                    </a:prstGeom>
                    <a:ln w="3175">
                      <a:solidFill>
                        <a:schemeClr val="tx1"/>
                      </a:solidFill>
                    </a:ln>
                  </pic:spPr>
                </pic:pic>
              </a:graphicData>
            </a:graphic>
          </wp:inline>
        </w:drawing>
      </w:r>
    </w:p>
    <w:p w14:paraId="58F5E832" w14:textId="224C57BD" w:rsidR="009277D0" w:rsidRPr="00AD0DAD" w:rsidRDefault="009277D0" w:rsidP="004719B0">
      <w:pPr>
        <w:pStyle w:val="Caption"/>
      </w:pPr>
      <w:bookmarkStart w:id="465" w:name="_Ref171300468"/>
      <w:bookmarkStart w:id="466" w:name="_Toc171475234"/>
      <w:r w:rsidRPr="00AD0DAD">
        <w:t xml:space="preserve">Figure </w:t>
      </w:r>
      <w:bookmarkEnd w:id="465"/>
      <w:r w:rsidR="0050712B">
        <w:t>3</w:t>
      </w:r>
      <w:r w:rsidR="00550984" w:rsidRPr="00AD0DAD">
        <w:t>:</w:t>
      </w:r>
      <w:r w:rsidRPr="00AD0DAD">
        <w:t xml:space="preserve"> Plot showing the length frequency distribution of </w:t>
      </w:r>
      <w:bookmarkEnd w:id="466"/>
      <w:r w:rsidR="00B219B3" w:rsidRPr="00AD0DAD">
        <w:rPr>
          <w:i/>
          <w:iCs/>
        </w:rPr>
        <w:t>S. aor</w:t>
      </w:r>
      <w:r w:rsidR="00547E6B" w:rsidRPr="00AD0DAD">
        <w:t xml:space="preserve">. </w:t>
      </w:r>
    </w:p>
    <w:p w14:paraId="6C0D60E2" w14:textId="555B7740" w:rsidR="009277D0" w:rsidRPr="00AD0DAD" w:rsidRDefault="0059190C">
      <w:pPr>
        <w:ind w:firstLine="0"/>
      </w:pPr>
      <w:ins w:id="467" w:author="Ataher Ali" w:date="2025-06-28T05:25:00Z" w16du:dateUtc="2025-06-27T23:25:00Z">
        <w:r w:rsidRPr="0059190C">
          <w:t>The red curve, representing the modeled frequency, aligns closely with the observed data, highlighting the accuracy of the applied smoothing approach. This curve is generated using a loess (locally estimated scatterplot smoothing) regression,</w:t>
        </w:r>
        <w:r>
          <w:t xml:space="preserve"> </w:t>
        </w:r>
        <w:r w:rsidRPr="0059190C">
          <w:t>to fit a smooth line to the histogram, enhancing visual interpretation of the length-frequency distribution.</w:t>
        </w:r>
      </w:ins>
      <w:ins w:id="468" w:author="Ataher Ali" w:date="2025-06-29T03:58:00Z" w16du:dateUtc="2025-06-28T21:58:00Z">
        <w:r w:rsidR="00CF02F7">
          <w:t xml:space="preserve"> </w:t>
        </w:r>
      </w:ins>
      <w:del w:id="469" w:author="Ataher Ali" w:date="2025-06-28T05:25:00Z" w16du:dateUtc="2025-06-27T23:25:00Z">
        <w:r w:rsidR="00547E6B" w:rsidRPr="00AD0DAD" w:rsidDel="0059190C">
          <w:delText>The red curve, representing the model frequency, aligns closely with the observed data and high</w:delText>
        </w:r>
        <w:r w:rsidR="000F2404" w:rsidRPr="00AD0DAD" w:rsidDel="0059190C">
          <w:delText>lighting the accuracy of the applied model</w:delText>
        </w:r>
      </w:del>
      <w:del w:id="470" w:author="Ataher Ali" w:date="2025-06-29T03:57:00Z" w16du:dateUtc="2025-06-28T21:57:00Z">
        <w:r w:rsidR="000F2404" w:rsidRPr="00AD0DAD" w:rsidDel="00CF02F7">
          <w:delText xml:space="preserve">. </w:delText>
        </w:r>
      </w:del>
      <w:r w:rsidR="000F2404" w:rsidRPr="00AD0DAD">
        <w:t xml:space="preserve">The plot was found to be heavily skewed towards </w:t>
      </w:r>
      <w:r w:rsidR="000D0BB3">
        <w:t>right</w:t>
      </w:r>
      <w:r w:rsidR="000F2404" w:rsidRPr="00AD0DAD">
        <w:t xml:space="preserve"> side, indicating good recruitment but also potential growth overfishing.</w:t>
      </w:r>
    </w:p>
    <w:p w14:paraId="144DE1B8" w14:textId="3D1A8BDC" w:rsidR="005E0494" w:rsidRPr="00AD0DAD" w:rsidRDefault="005E0494" w:rsidP="006A12A8">
      <w:pPr>
        <w:pStyle w:val="Heading3"/>
      </w:pPr>
      <w:bookmarkStart w:id="471" w:name="_Toc171390634"/>
      <w:bookmarkStart w:id="472" w:name="_Toc171391907"/>
      <w:bookmarkStart w:id="473" w:name="_Toc171463505"/>
      <w:r w:rsidRPr="00AD0DAD">
        <w:t>Estimating different length groups</w:t>
      </w:r>
      <w:bookmarkEnd w:id="471"/>
      <w:bookmarkEnd w:id="472"/>
      <w:bookmarkEnd w:id="473"/>
      <w:r w:rsidRPr="00AD0DAD">
        <w:t xml:space="preserve"> </w:t>
      </w:r>
    </w:p>
    <w:p w14:paraId="162DC4D4" w14:textId="37B04842" w:rsidR="004167D6" w:rsidRDefault="00E13A7C" w:rsidP="004719B0">
      <w:pPr>
        <w:ind w:firstLine="0"/>
      </w:pPr>
      <w:r w:rsidRPr="00AD0DAD">
        <w:t>The aLBI package produced a plot</w:t>
      </w:r>
      <w:r w:rsidR="00B8447D" w:rsidRPr="00AD0DAD">
        <w:t xml:space="preserve"> </w:t>
      </w:r>
      <w:r w:rsidR="00B8447D" w:rsidRPr="00AD0DAD">
        <w:rPr>
          <w:iCs/>
        </w:rPr>
        <w:t xml:space="preserve">(Figure </w:t>
      </w:r>
      <w:r w:rsidR="0050712B">
        <w:rPr>
          <w:iCs/>
        </w:rPr>
        <w:t>4</w:t>
      </w:r>
      <w:r w:rsidR="00B8447D" w:rsidRPr="00AD0DAD">
        <w:rPr>
          <w:iCs/>
        </w:rPr>
        <w:t>)</w:t>
      </w:r>
      <w:r w:rsidRPr="00AD0DAD">
        <w:t xml:space="preserve"> for different length groups of </w:t>
      </w:r>
      <w:r w:rsidR="00B219B3" w:rsidRPr="00AD0DAD">
        <w:rPr>
          <w:i/>
          <w:iCs/>
        </w:rPr>
        <w:t>S. aor</w:t>
      </w:r>
      <w:r w:rsidRPr="00AD0DAD">
        <w:rPr>
          <w:i/>
          <w:iCs/>
        </w:rPr>
        <w:t xml:space="preserve">. </w:t>
      </w:r>
      <w:r w:rsidRPr="00AD0DAD">
        <w:t>The length-based metrics provided a comprehensive understanding of the fish stock status.</w:t>
      </w:r>
      <w:r w:rsidR="00B8447D" w:rsidRPr="00AD0DAD">
        <w:t xml:space="preserve"> The plot </w:t>
      </w:r>
      <w:r w:rsidR="004167D6" w:rsidRPr="00AD0DAD">
        <w:t>depicts</w:t>
      </w:r>
      <w:r w:rsidR="00C02463" w:rsidRPr="00AD0DAD">
        <w:t xml:space="preserve"> </w:t>
      </w:r>
      <w:r w:rsidR="004167D6" w:rsidRPr="00AD0DAD">
        <w:t>the mean maximum length (</w:t>
      </w:r>
      <w:r w:rsidR="00496189" w:rsidRPr="00AD0DAD">
        <w:rPr>
          <w:i/>
          <w:iCs/>
        </w:rPr>
        <w:t>L</w:t>
      </w:r>
      <w:r w:rsidR="00496189" w:rsidRPr="00AD0DAD">
        <w:rPr>
          <w:i/>
          <w:iCs/>
          <w:vertAlign w:val="subscript"/>
        </w:rPr>
        <w:t>max</w:t>
      </w:r>
      <w:r w:rsidR="004167D6" w:rsidRPr="00AD0DAD">
        <w:t xml:space="preserve">) of </w:t>
      </w:r>
      <w:ins w:id="474" w:author="Ataher Ali" w:date="2025-06-28T01:07:00Z" w16du:dateUtc="2025-06-27T19:07:00Z">
        <w:r w:rsidR="00777078" w:rsidRPr="00777078">
          <w:t>78.01</w:t>
        </w:r>
      </w:ins>
      <w:ins w:id="475" w:author="Ataher Ali" w:date="2025-06-28T01:09:00Z" w16du:dateUtc="2025-06-27T19:09:00Z">
        <w:r w:rsidR="00777078">
          <w:t xml:space="preserve"> </w:t>
        </w:r>
      </w:ins>
      <w:del w:id="476" w:author="Ataher Ali" w:date="2025-06-28T01:07:00Z" w16du:dateUtc="2025-06-27T19:07:00Z">
        <w:r w:rsidR="004167D6" w:rsidRPr="00AD0DAD" w:rsidDel="00777078">
          <w:delText>7</w:delText>
        </w:r>
        <w:r w:rsidR="00B8447D" w:rsidRPr="00AD0DAD" w:rsidDel="00777078">
          <w:delText>4</w:delText>
        </w:r>
        <w:r w:rsidR="004167D6" w:rsidRPr="00AD0DAD" w:rsidDel="00777078">
          <w:delText>.</w:delText>
        </w:r>
        <w:r w:rsidR="00B8447D" w:rsidRPr="00AD0DAD" w:rsidDel="00777078">
          <w:delText>27</w:delText>
        </w:r>
        <w:r w:rsidR="004167D6" w:rsidRPr="00AD0DAD" w:rsidDel="00777078">
          <w:delText xml:space="preserve"> </w:delText>
        </w:r>
      </w:del>
      <w:r w:rsidR="004167D6" w:rsidRPr="00AD0DAD">
        <w:t>cm</w:t>
      </w:r>
      <w:r w:rsidR="00B8447D" w:rsidRPr="00AD0DAD">
        <w:t xml:space="preserve"> </w:t>
      </w:r>
      <w:r w:rsidR="00C80DB8" w:rsidRPr="00AD0DAD">
        <w:t xml:space="preserve">with a confidence interval (CI) </w:t>
      </w:r>
      <w:ins w:id="477" w:author="Ataher Ali" w:date="2025-06-28T01:08:00Z" w16du:dateUtc="2025-06-27T19:08:00Z">
        <w:r w:rsidR="00777078" w:rsidRPr="00777078">
          <w:t>76.00</w:t>
        </w:r>
      </w:ins>
      <w:ins w:id="478" w:author="Ataher Ali" w:date="2025-06-28T01:09:00Z" w16du:dateUtc="2025-06-27T19:09:00Z">
        <w:r w:rsidR="00777078">
          <w:t xml:space="preserve"> </w:t>
        </w:r>
      </w:ins>
      <w:del w:id="479" w:author="Ataher Ali" w:date="2025-06-28T01:08:00Z" w16du:dateUtc="2025-06-27T19:08:00Z">
        <w:r w:rsidR="00B8447D" w:rsidRPr="00AD0DAD" w:rsidDel="00777078">
          <w:delText xml:space="preserve">63.00 </w:delText>
        </w:r>
      </w:del>
      <w:r w:rsidR="00B8447D" w:rsidRPr="00AD0DAD">
        <w:t xml:space="preserve">to </w:t>
      </w:r>
      <w:ins w:id="480" w:author="Ataher Ali" w:date="2025-06-28T01:09:00Z" w16du:dateUtc="2025-06-27T19:09:00Z">
        <w:r w:rsidR="00777078" w:rsidRPr="00777078">
          <w:t>79.93</w:t>
        </w:r>
        <w:r w:rsidR="00777078">
          <w:t xml:space="preserve"> </w:t>
        </w:r>
      </w:ins>
      <w:del w:id="481" w:author="Ataher Ali" w:date="2025-06-28T01:09:00Z" w16du:dateUtc="2025-06-27T19:09:00Z">
        <w:r w:rsidR="00B8447D" w:rsidRPr="00AD0DAD" w:rsidDel="00777078">
          <w:delText xml:space="preserve">78 </w:delText>
        </w:r>
      </w:del>
      <w:r w:rsidR="00B8447D" w:rsidRPr="00AD0DAD">
        <w:t>cm</w:t>
      </w:r>
      <w:r w:rsidR="004167D6" w:rsidRPr="00AD0DAD">
        <w:t xml:space="preserve"> and asymptotic length (</w:t>
      </w:r>
      <w:r w:rsidR="004167D6" w:rsidRPr="00AD0DAD">
        <w:rPr>
          <w:i/>
        </w:rPr>
        <w:t>L</w:t>
      </w:r>
      <w:r w:rsidR="004167D6" w:rsidRPr="00AD0DAD">
        <w:rPr>
          <w:i/>
          <w:vertAlign w:val="subscript"/>
        </w:rPr>
        <w:t>∞</w:t>
      </w:r>
      <w:r w:rsidR="004167D6" w:rsidRPr="00AD0DAD">
        <w:t>) of</w:t>
      </w:r>
      <w:ins w:id="482" w:author="Ataher Ali" w:date="2025-06-28T01:09:00Z" w16du:dateUtc="2025-06-27T19:09:00Z">
        <w:r w:rsidR="00777078">
          <w:t xml:space="preserve"> </w:t>
        </w:r>
      </w:ins>
      <w:del w:id="483" w:author="Ataher Ali" w:date="2025-06-28T01:09:00Z" w16du:dateUtc="2025-06-27T19:09:00Z">
        <w:r w:rsidR="004167D6" w:rsidRPr="00AD0DAD" w:rsidDel="00777078">
          <w:delText xml:space="preserve"> </w:delText>
        </w:r>
      </w:del>
      <w:ins w:id="484" w:author="Ataher Ali" w:date="2025-06-28T01:09:00Z" w16du:dateUtc="2025-06-27T19:09:00Z">
        <w:r w:rsidR="00777078" w:rsidRPr="00777078">
          <w:t>82.12</w:t>
        </w:r>
        <w:r w:rsidR="00777078">
          <w:t xml:space="preserve"> </w:t>
        </w:r>
      </w:ins>
      <w:del w:id="485" w:author="Ataher Ali" w:date="2025-06-28T01:09:00Z" w16du:dateUtc="2025-06-27T19:09:00Z">
        <w:r w:rsidR="004167D6" w:rsidRPr="00AD0DAD" w:rsidDel="00777078">
          <w:delText>7</w:delText>
        </w:r>
        <w:r w:rsidR="00B8447D" w:rsidRPr="00AD0DAD" w:rsidDel="00777078">
          <w:delText>8.17</w:delText>
        </w:r>
        <w:r w:rsidR="004167D6" w:rsidRPr="00AD0DAD" w:rsidDel="00777078">
          <w:delText xml:space="preserve"> </w:delText>
        </w:r>
      </w:del>
      <w:r w:rsidR="004167D6" w:rsidRPr="00AD0DAD">
        <w:t>cm</w:t>
      </w:r>
      <w:r w:rsidR="00B8447D" w:rsidRPr="00AD0DAD">
        <w:t xml:space="preserve"> </w:t>
      </w:r>
      <w:r w:rsidR="00C80DB8" w:rsidRPr="00AD0DAD">
        <w:t xml:space="preserve">with a CI </w:t>
      </w:r>
      <w:r w:rsidR="004D70F9" w:rsidRPr="00AD0DAD">
        <w:t xml:space="preserve">of </w:t>
      </w:r>
      <w:ins w:id="486" w:author="Ataher Ali" w:date="2025-06-28T01:10:00Z" w16du:dateUtc="2025-06-27T19:10:00Z">
        <w:r w:rsidR="00777078" w:rsidRPr="00777078">
          <w:t>80.00</w:t>
        </w:r>
        <w:r w:rsidR="00777078">
          <w:t xml:space="preserve"> </w:t>
        </w:r>
      </w:ins>
      <w:del w:id="487" w:author="Ataher Ali" w:date="2025-06-28T01:10:00Z" w16du:dateUtc="2025-06-27T19:10:00Z">
        <w:r w:rsidR="00B8447D" w:rsidRPr="00AD0DAD" w:rsidDel="00777078">
          <w:delText xml:space="preserve">66.32 </w:delText>
        </w:r>
      </w:del>
      <w:r w:rsidR="00B8447D" w:rsidRPr="00AD0DAD">
        <w:t xml:space="preserve">to </w:t>
      </w:r>
      <w:ins w:id="488" w:author="Ataher Ali" w:date="2025-06-28T01:10:00Z" w16du:dateUtc="2025-06-27T19:10:00Z">
        <w:r w:rsidR="00777078" w:rsidRPr="00777078">
          <w:t>84.13</w:t>
        </w:r>
        <w:r w:rsidR="00777078">
          <w:t xml:space="preserve"> </w:t>
        </w:r>
      </w:ins>
      <w:del w:id="489" w:author="Ataher Ali" w:date="2025-06-28T01:10:00Z" w16du:dateUtc="2025-06-27T19:10:00Z">
        <w:r w:rsidR="00B8447D" w:rsidRPr="00AD0DAD" w:rsidDel="00777078">
          <w:delText xml:space="preserve">82.11 </w:delText>
        </w:r>
      </w:del>
      <w:r w:rsidR="00B8447D" w:rsidRPr="00AD0DAD">
        <w:t>cm</w:t>
      </w:r>
      <w:r w:rsidR="00893CBC" w:rsidRPr="00AD0DAD">
        <w:t>,</w:t>
      </w:r>
      <w:r w:rsidR="004167D6" w:rsidRPr="00AD0DAD">
        <w:t xml:space="preserve"> </w:t>
      </w:r>
      <w:r w:rsidR="00893CBC" w:rsidRPr="00AD0DAD">
        <w:t xml:space="preserve">indicating </w:t>
      </w:r>
      <w:r w:rsidR="004167D6" w:rsidRPr="00AD0DAD">
        <w:t xml:space="preserve">that </w:t>
      </w:r>
      <w:r w:rsidR="00893CBC" w:rsidRPr="00AD0DAD">
        <w:t>the species has the potential to attain considerable sizes under optimal conditions and minimal fishing pressure</w:t>
      </w:r>
      <w:r w:rsidR="004167D6" w:rsidRPr="00AD0DAD">
        <w:t>. The mean length at sexual maturity (</w:t>
      </w:r>
      <w:r w:rsidR="004167D6" w:rsidRPr="00AD0DAD">
        <w:rPr>
          <w:i/>
        </w:rPr>
        <w:t>L</w:t>
      </w:r>
      <w:r w:rsidR="004167D6" w:rsidRPr="00AD0DAD">
        <w:rPr>
          <w:i/>
          <w:vertAlign w:val="subscript"/>
        </w:rPr>
        <w:t>mat</w:t>
      </w:r>
      <w:r w:rsidR="004167D6" w:rsidRPr="00AD0DAD">
        <w:t xml:space="preserve">) of </w:t>
      </w:r>
      <w:ins w:id="490" w:author="Ataher Ali" w:date="2025-06-28T01:10:00Z" w16du:dateUtc="2025-06-27T19:10:00Z">
        <w:r w:rsidR="00777078" w:rsidRPr="00777078">
          <w:t>43.73</w:t>
        </w:r>
        <w:r w:rsidR="00777078">
          <w:t xml:space="preserve"> </w:t>
        </w:r>
      </w:ins>
      <w:del w:id="491" w:author="Ataher Ali" w:date="2025-06-28T01:10:00Z" w16du:dateUtc="2025-06-27T19:10:00Z">
        <w:r w:rsidR="004167D6" w:rsidRPr="00AD0DAD" w:rsidDel="00777078">
          <w:delText>4</w:delText>
        </w:r>
        <w:r w:rsidR="00893CBC" w:rsidRPr="00AD0DAD" w:rsidDel="00777078">
          <w:delText xml:space="preserve">1.83 </w:delText>
        </w:r>
      </w:del>
      <w:r w:rsidR="004167D6" w:rsidRPr="00AD0DAD">
        <w:t>cm</w:t>
      </w:r>
      <w:r w:rsidR="00893CBC" w:rsidRPr="00AD0DAD">
        <w:t xml:space="preserve"> </w:t>
      </w:r>
      <w:r w:rsidR="00826776" w:rsidRPr="00AD0DAD">
        <w:t>with a CI</w:t>
      </w:r>
      <w:r w:rsidR="00893CBC" w:rsidRPr="00AD0DAD">
        <w:t xml:space="preserve"> </w:t>
      </w:r>
      <w:ins w:id="492" w:author="Ataher Ali" w:date="2025-06-28T01:10:00Z" w16du:dateUtc="2025-06-27T19:10:00Z">
        <w:r w:rsidR="00777078" w:rsidRPr="00777078">
          <w:t>40.71</w:t>
        </w:r>
        <w:r w:rsidR="00777078">
          <w:t xml:space="preserve"> </w:t>
        </w:r>
      </w:ins>
      <w:del w:id="493" w:author="Ataher Ali" w:date="2025-06-28T01:10:00Z" w16du:dateUtc="2025-06-27T19:10:00Z">
        <w:r w:rsidR="00893CBC" w:rsidRPr="00AD0DAD" w:rsidDel="00777078">
          <w:delText xml:space="preserve">36.09 </w:delText>
        </w:r>
      </w:del>
      <w:r w:rsidR="00893CBC" w:rsidRPr="00AD0DAD">
        <w:t xml:space="preserve">to </w:t>
      </w:r>
      <w:ins w:id="494" w:author="Ataher Ali" w:date="2025-06-28T01:11:00Z" w16du:dateUtc="2025-06-27T19:11:00Z">
        <w:r w:rsidR="00777078" w:rsidRPr="00777078">
          <w:t>46.78</w:t>
        </w:r>
        <w:r w:rsidR="00777078">
          <w:t xml:space="preserve"> </w:t>
        </w:r>
      </w:ins>
      <w:del w:id="495" w:author="Ataher Ali" w:date="2025-06-28T01:11:00Z" w16du:dateUtc="2025-06-27T19:11:00Z">
        <w:r w:rsidR="00893CBC" w:rsidRPr="00AD0DAD" w:rsidDel="00777078">
          <w:delText xml:space="preserve">43.72 </w:delText>
        </w:r>
      </w:del>
      <w:r w:rsidR="00893CBC" w:rsidRPr="00AD0DAD">
        <w:t>cm</w:t>
      </w:r>
      <w:r w:rsidR="00D0486C" w:rsidRPr="00AD0DAD">
        <w:t>. The</w:t>
      </w:r>
      <w:r w:rsidR="00C80DB8" w:rsidRPr="00AD0DAD">
        <w:t xml:space="preserve"> </w:t>
      </w:r>
      <w:r w:rsidR="00D0486C" w:rsidRPr="00AD0DAD">
        <w:t>mean optimum length (</w:t>
      </w:r>
      <w:r w:rsidR="00D0486C" w:rsidRPr="00AD0DAD">
        <w:rPr>
          <w:i/>
        </w:rPr>
        <w:t>L</w:t>
      </w:r>
      <w:r w:rsidR="00D0486C" w:rsidRPr="00AD0DAD">
        <w:rPr>
          <w:i/>
          <w:vertAlign w:val="subscript"/>
        </w:rPr>
        <w:t>opt</w:t>
      </w:r>
      <w:r w:rsidR="00D0486C" w:rsidRPr="00AD0DAD">
        <w:t>)</w:t>
      </w:r>
      <w:r w:rsidR="00C80DB8" w:rsidRPr="00AD0DAD">
        <w:t xml:space="preserve"> is</w:t>
      </w:r>
      <w:r w:rsidR="00D0486C" w:rsidRPr="00AD0DAD">
        <w:t xml:space="preserve"> </w:t>
      </w:r>
      <w:ins w:id="496" w:author="Ataher Ali" w:date="2025-06-28T01:11:00Z" w16du:dateUtc="2025-06-27T19:11:00Z">
        <w:r w:rsidR="00777078" w:rsidRPr="00777078">
          <w:t>47.03</w:t>
        </w:r>
        <w:r w:rsidR="00777078">
          <w:t xml:space="preserve"> </w:t>
        </w:r>
      </w:ins>
      <w:del w:id="497" w:author="Ataher Ali" w:date="2025-06-28T01:11:00Z" w16du:dateUtc="2025-06-27T19:11:00Z">
        <w:r w:rsidR="00D0486C" w:rsidRPr="00AD0DAD" w:rsidDel="00777078">
          <w:delText>4</w:delText>
        </w:r>
        <w:r w:rsidR="00657BB7" w:rsidRPr="00AD0DAD" w:rsidDel="00777078">
          <w:delText xml:space="preserve">4.77 </w:delText>
        </w:r>
      </w:del>
      <w:r w:rsidR="00657BB7" w:rsidRPr="00AD0DAD">
        <w:t>cm</w:t>
      </w:r>
      <w:ins w:id="498" w:author="Ataher Ali" w:date="2025-06-28T01:12:00Z" w16du:dateUtc="2025-06-27T19:12:00Z">
        <w:r w:rsidR="00777078">
          <w:t xml:space="preserve"> with a CI</w:t>
        </w:r>
      </w:ins>
      <w:ins w:id="499" w:author="Ataher Ali" w:date="2025-06-28T01:13:00Z" w16du:dateUtc="2025-06-27T19:13:00Z">
        <w:r w:rsidR="00777078">
          <w:t xml:space="preserve"> </w:t>
        </w:r>
        <w:r w:rsidR="00777078" w:rsidRPr="00777078">
          <w:t>42.49</w:t>
        </w:r>
      </w:ins>
      <w:ins w:id="500" w:author="Ataher Ali" w:date="2025-06-28T01:12:00Z" w16du:dateUtc="2025-06-27T19:12:00Z">
        <w:r w:rsidR="00777078">
          <w:t xml:space="preserve"> cm to</w:t>
        </w:r>
      </w:ins>
      <w:ins w:id="501" w:author="Ataher Ali" w:date="2025-06-28T01:13:00Z" w16du:dateUtc="2025-06-27T19:13:00Z">
        <w:r w:rsidR="00777078">
          <w:t xml:space="preserve"> </w:t>
        </w:r>
        <w:r w:rsidR="00777078" w:rsidRPr="00777078">
          <w:t>51.61</w:t>
        </w:r>
      </w:ins>
      <w:ins w:id="502" w:author="Ataher Ali" w:date="2025-06-28T01:12:00Z" w16du:dateUtc="2025-06-27T19:12:00Z">
        <w:r w:rsidR="00777078">
          <w:t xml:space="preserve"> cm</w:t>
        </w:r>
      </w:ins>
      <w:r w:rsidR="00C80DB8" w:rsidRPr="00AD0DAD">
        <w:t xml:space="preserve">. On the contrary, the estimated range for </w:t>
      </w:r>
      <w:r w:rsidR="00C80DB8" w:rsidRPr="00AD0DAD">
        <w:rPr>
          <w:i/>
        </w:rPr>
        <w:t>L</w:t>
      </w:r>
      <w:r w:rsidR="00C80DB8" w:rsidRPr="00AD0DAD">
        <w:rPr>
          <w:i/>
          <w:vertAlign w:val="subscript"/>
        </w:rPr>
        <w:t>mat</w:t>
      </w:r>
      <w:r w:rsidR="00C80DB8" w:rsidRPr="00AD0DAD">
        <w:t xml:space="preserve">±10% of </w:t>
      </w:r>
      <w:r w:rsidR="00C80DB8" w:rsidRPr="00AD0DAD">
        <w:rPr>
          <w:i/>
        </w:rPr>
        <w:t>L</w:t>
      </w:r>
      <w:r w:rsidR="00C80DB8" w:rsidRPr="00AD0DAD">
        <w:rPr>
          <w:i/>
          <w:vertAlign w:val="subscript"/>
        </w:rPr>
        <w:t>opt</w:t>
      </w:r>
      <w:r w:rsidR="00C80DB8" w:rsidRPr="00AD0DAD">
        <w:t xml:space="preserve"> is</w:t>
      </w:r>
      <w:r w:rsidR="00826776" w:rsidRPr="00AD0DAD">
        <w:t xml:space="preserve"> </w:t>
      </w:r>
      <w:ins w:id="503" w:author="Ataher Ali" w:date="2025-06-28T01:14:00Z" w16du:dateUtc="2025-06-27T19:14:00Z">
        <w:r w:rsidR="00777078" w:rsidRPr="00777078">
          <w:t>42.33</w:t>
        </w:r>
        <w:r w:rsidR="00777078">
          <w:t xml:space="preserve"> </w:t>
        </w:r>
      </w:ins>
      <w:del w:id="504" w:author="Ataher Ali" w:date="2025-06-28T01:14:00Z" w16du:dateUtc="2025-06-27T19:14:00Z">
        <w:r w:rsidR="00657BB7" w:rsidRPr="00AD0DAD" w:rsidDel="00777078">
          <w:delText>40.29</w:delText>
        </w:r>
        <w:r w:rsidR="00826776" w:rsidRPr="00AD0DAD" w:rsidDel="00777078">
          <w:delText xml:space="preserve"> </w:delText>
        </w:r>
      </w:del>
      <w:r w:rsidR="00826776" w:rsidRPr="00AD0DAD">
        <w:t xml:space="preserve">(with a CI </w:t>
      </w:r>
      <w:ins w:id="505" w:author="Ataher Ali" w:date="2025-06-28T01:14:00Z" w16du:dateUtc="2025-06-27T19:14:00Z">
        <w:r w:rsidR="00777078" w:rsidRPr="00777078">
          <w:t>38.24</w:t>
        </w:r>
        <w:r w:rsidR="00777078">
          <w:t xml:space="preserve"> </w:t>
        </w:r>
      </w:ins>
      <w:del w:id="506" w:author="Ataher Ali" w:date="2025-06-28T01:14:00Z" w16du:dateUtc="2025-06-27T19:14:00Z">
        <w:r w:rsidR="00826776" w:rsidRPr="00AD0DAD" w:rsidDel="00777078">
          <w:delText xml:space="preserve">34.49 </w:delText>
        </w:r>
      </w:del>
      <w:r w:rsidR="00826776" w:rsidRPr="00AD0DAD">
        <w:t xml:space="preserve">to </w:t>
      </w:r>
      <w:ins w:id="507" w:author="Ataher Ali" w:date="2025-06-28T01:14:00Z" w16du:dateUtc="2025-06-27T19:14:00Z">
        <w:r w:rsidR="00777078" w:rsidRPr="00777078">
          <w:t>46.45</w:t>
        </w:r>
      </w:ins>
      <w:del w:id="508" w:author="Ataher Ali" w:date="2025-06-28T01:14:00Z" w16du:dateUtc="2025-06-27T19:14:00Z">
        <w:r w:rsidR="00826776" w:rsidRPr="00AD0DAD" w:rsidDel="00777078">
          <w:delText>42.21</w:delText>
        </w:r>
      </w:del>
      <w:r w:rsidR="00826776" w:rsidRPr="00AD0DAD">
        <w:t>)</w:t>
      </w:r>
      <w:r w:rsidR="00D0486C" w:rsidRPr="00AD0DAD">
        <w:t xml:space="preserve"> to </w:t>
      </w:r>
      <w:ins w:id="509" w:author="Ataher Ali" w:date="2025-06-28T01:14:00Z" w16du:dateUtc="2025-06-27T19:14:00Z">
        <w:r w:rsidR="00777078" w:rsidRPr="00777078">
          <w:t>51.74</w:t>
        </w:r>
        <w:r w:rsidR="00777078">
          <w:t xml:space="preserve"> </w:t>
        </w:r>
      </w:ins>
      <w:del w:id="510" w:author="Ataher Ali" w:date="2025-06-28T01:14:00Z" w16du:dateUtc="2025-06-27T19:14:00Z">
        <w:r w:rsidR="00657BB7" w:rsidRPr="00AD0DAD" w:rsidDel="00777078">
          <w:delText>49.24</w:delText>
        </w:r>
        <w:r w:rsidR="00D0486C" w:rsidRPr="00AD0DAD" w:rsidDel="00777078">
          <w:delText xml:space="preserve"> </w:delText>
        </w:r>
      </w:del>
      <w:r w:rsidR="00D0486C" w:rsidRPr="00AD0DAD">
        <w:t>cm</w:t>
      </w:r>
      <w:r w:rsidR="00826776" w:rsidRPr="00AD0DAD">
        <w:t xml:space="preserve"> (with a CI </w:t>
      </w:r>
      <w:ins w:id="511" w:author="Ataher Ali" w:date="2025-06-28T01:15:00Z" w16du:dateUtc="2025-06-27T19:15:00Z">
        <w:r w:rsidR="00777078" w:rsidRPr="00777078">
          <w:t>46.74</w:t>
        </w:r>
        <w:r w:rsidR="00777078">
          <w:t xml:space="preserve"> </w:t>
        </w:r>
      </w:ins>
      <w:del w:id="512" w:author="Ataher Ali" w:date="2025-06-28T01:15:00Z" w16du:dateUtc="2025-06-27T19:15:00Z">
        <w:r w:rsidR="00826776" w:rsidRPr="00AD0DAD" w:rsidDel="00777078">
          <w:delText xml:space="preserve">42.16 </w:delText>
        </w:r>
      </w:del>
      <w:r w:rsidR="00826776" w:rsidRPr="00AD0DAD">
        <w:t xml:space="preserve">to </w:t>
      </w:r>
      <w:ins w:id="513" w:author="Ataher Ali" w:date="2025-06-28T01:15:00Z" w16du:dateUtc="2025-06-27T19:15:00Z">
        <w:r w:rsidR="00777078" w:rsidRPr="00777078">
          <w:t>56.77</w:t>
        </w:r>
      </w:ins>
      <w:del w:id="514" w:author="Ataher Ali" w:date="2025-06-28T01:15:00Z" w16du:dateUtc="2025-06-27T19:15:00Z">
        <w:r w:rsidR="00826776" w:rsidRPr="00AD0DAD" w:rsidDel="00777078">
          <w:delText>51.59</w:delText>
        </w:r>
      </w:del>
      <w:r w:rsidR="00826776" w:rsidRPr="00AD0DAD">
        <w:t>)</w:t>
      </w:r>
      <w:r w:rsidR="00AD0DAD" w:rsidRPr="00AD0DAD">
        <w:t xml:space="preserve"> (Table 2)</w:t>
      </w:r>
      <w:r w:rsidR="00C80DB8" w:rsidRPr="00AD0DAD">
        <w:t>, represents the ideal range which produces maximum biological yield.</w:t>
      </w:r>
    </w:p>
    <w:p w14:paraId="5932468A" w14:textId="2F77DB57" w:rsidR="00D401DB" w:rsidRPr="00AD0DAD" w:rsidRDefault="00D401DB" w:rsidP="004719B0">
      <w:pPr>
        <w:ind w:firstLine="0"/>
      </w:pPr>
      <w:r w:rsidRPr="00D401DB">
        <w:t>In Figure 4, the upper bounds are consistently close to the medians, indicating narrow confidence intervals. This results from the low variation in the resampled length data and the large sample size, both of which lead to higher precision in the bootstrap estimates.</w:t>
      </w:r>
    </w:p>
    <w:p w14:paraId="27C6AE7E" w14:textId="3BC1CD23" w:rsidR="00D32DFB" w:rsidRPr="00AD0DAD" w:rsidRDefault="009C2300" w:rsidP="004719B0">
      <w:pPr>
        <w:ind w:firstLine="0"/>
      </w:pPr>
      <w:r w:rsidRPr="004D3E3F">
        <w:rPr>
          <w:noProof/>
          <w14:ligatures w14:val="standardContextual"/>
        </w:rPr>
        <w:drawing>
          <wp:inline distT="0" distB="0" distL="0" distR="0" wp14:anchorId="574EB555" wp14:editId="6BCB7CF1">
            <wp:extent cx="5640070" cy="3384041"/>
            <wp:effectExtent l="19050" t="19050" r="17780" b="26035"/>
            <wp:docPr id="14201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596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0070" cy="3384041"/>
                    </a:xfrm>
                    <a:prstGeom prst="rect">
                      <a:avLst/>
                    </a:prstGeom>
                    <a:ln w="3175">
                      <a:solidFill>
                        <a:schemeClr val="tx1"/>
                      </a:solidFill>
                    </a:ln>
                  </pic:spPr>
                </pic:pic>
              </a:graphicData>
            </a:graphic>
          </wp:inline>
        </w:drawing>
      </w:r>
    </w:p>
    <w:p w14:paraId="41613E76" w14:textId="69810870" w:rsidR="00DC34C2" w:rsidRDefault="006F4979" w:rsidP="004719B0">
      <w:pPr>
        <w:pStyle w:val="Caption"/>
        <w:jc w:val="both"/>
        <w:rPr>
          <w:ins w:id="515" w:author="Ataher Ali" w:date="2025-06-30T00:40:00Z" w16du:dateUtc="2025-06-29T18:40:00Z"/>
        </w:rPr>
      </w:pPr>
      <w:bookmarkStart w:id="516" w:name="_Ref171307469"/>
      <w:bookmarkStart w:id="517" w:name="_Toc171475235"/>
      <w:r w:rsidRPr="00AD0DAD">
        <w:t xml:space="preserve">Figure </w:t>
      </w:r>
      <w:bookmarkEnd w:id="516"/>
      <w:r w:rsidR="0050712B">
        <w:t>4</w:t>
      </w:r>
      <w:r w:rsidR="00550984" w:rsidRPr="00AD0DAD">
        <w:t>:</w:t>
      </w:r>
      <w:r w:rsidRPr="00AD0DAD">
        <w:t xml:space="preserve"> Plot showing the</w:t>
      </w:r>
      <w:r w:rsidR="00447D4A" w:rsidRPr="00AD0DAD">
        <w:t xml:space="preserve"> frequency line with</w:t>
      </w:r>
      <w:r w:rsidRPr="00AD0DAD">
        <w:t xml:space="preserve"> different length </w:t>
      </w:r>
      <w:r w:rsidR="0065524C" w:rsidRPr="00AD0DAD">
        <w:t xml:space="preserve">parameters </w:t>
      </w:r>
      <w:r w:rsidRPr="00AD0DAD">
        <w:t xml:space="preserve">of </w:t>
      </w:r>
      <w:proofErr w:type="spellStart"/>
      <w:r w:rsidRPr="00AD0DAD">
        <w:rPr>
          <w:i/>
          <w:iCs/>
        </w:rPr>
        <w:t>Seperata</w:t>
      </w:r>
      <w:proofErr w:type="spellEnd"/>
      <w:r w:rsidRPr="00AD0DAD">
        <w:rPr>
          <w:i/>
          <w:iCs/>
        </w:rPr>
        <w:t xml:space="preserve"> aur</w:t>
      </w:r>
      <w:r w:rsidR="004A6018" w:rsidRPr="00AD0DAD">
        <w:t xml:space="preserve">. </w:t>
      </w:r>
      <w:r w:rsidR="004167D6" w:rsidRPr="00AD0DAD">
        <w:t>Solid red lines depict the mean estimates and d</w:t>
      </w:r>
      <w:r w:rsidR="004A6018" w:rsidRPr="00AD0DAD">
        <w:t>otted lines depicts the lower</w:t>
      </w:r>
      <w:r w:rsidR="002A25C3" w:rsidRPr="00AD0DAD">
        <w:t xml:space="preserve"> (LCI)</w:t>
      </w:r>
      <w:r w:rsidR="00C80DB8" w:rsidRPr="00AD0DAD">
        <w:t xml:space="preserve"> </w:t>
      </w:r>
      <w:r w:rsidR="004167D6" w:rsidRPr="00AD0DAD">
        <w:t>and upper confidence intervals</w:t>
      </w:r>
      <w:r w:rsidR="002A25C3" w:rsidRPr="00AD0DAD">
        <w:t xml:space="preserve"> (UCI)</w:t>
      </w:r>
      <w:r w:rsidR="004167D6" w:rsidRPr="00AD0DAD">
        <w:t>.</w:t>
      </w:r>
      <w:bookmarkEnd w:id="517"/>
    </w:p>
    <w:p w14:paraId="76127D08" w14:textId="4FCE1ED7" w:rsidR="0033575E" w:rsidRPr="0033575E" w:rsidDel="0007699B" w:rsidRDefault="0033575E" w:rsidP="0033575E">
      <w:pPr>
        <w:rPr>
          <w:del w:id="518" w:author="Ataher Ali" w:date="2025-06-30T01:10:00Z" w16du:dateUtc="2025-06-29T19:10:00Z"/>
        </w:rPr>
        <w:pPrChange w:id="519" w:author="Ataher Ali" w:date="2025-06-30T00:40:00Z" w16du:dateUtc="2025-06-29T18:40:00Z">
          <w:pPr>
            <w:pStyle w:val="Caption"/>
            <w:jc w:val="both"/>
          </w:pPr>
        </w:pPrChange>
      </w:pPr>
    </w:p>
    <w:p w14:paraId="3210A1FC" w14:textId="6A073256" w:rsidR="009A21A4" w:rsidRDefault="00EE3B02" w:rsidP="009A21A4">
      <w:pPr>
        <w:ind w:firstLine="0"/>
      </w:pPr>
      <w:r w:rsidRPr="00AD0DAD">
        <w:t>E</w:t>
      </w:r>
      <w:r w:rsidR="00C80DB8" w:rsidRPr="00AD0DAD">
        <w:t>stimated</w:t>
      </w:r>
      <w:r w:rsidR="00D0486C" w:rsidRPr="00AD0DAD">
        <w:t xml:space="preserve"> </w:t>
      </w:r>
      <w:r w:rsidR="00C973E5" w:rsidRPr="00AD0DAD">
        <w:t>length-based</w:t>
      </w:r>
      <w:r w:rsidR="00C80DB8" w:rsidRPr="00AD0DAD">
        <w:t xml:space="preserve"> </w:t>
      </w:r>
      <w:r w:rsidR="00997EEA">
        <w:t>indicators</w:t>
      </w:r>
      <w:r w:rsidR="00997EEA" w:rsidRPr="00AD0DAD">
        <w:t xml:space="preserve"> </w:t>
      </w:r>
      <w:r w:rsidR="00C80DB8" w:rsidRPr="00AD0DAD">
        <w:t xml:space="preserve">of </w:t>
      </w:r>
      <w:r w:rsidR="00B219B3" w:rsidRPr="00AD0DAD">
        <w:rPr>
          <w:i/>
          <w:iCs/>
        </w:rPr>
        <w:t xml:space="preserve">S. </w:t>
      </w:r>
      <w:proofErr w:type="spellStart"/>
      <w:r w:rsidR="00B219B3" w:rsidRPr="00AD0DAD">
        <w:rPr>
          <w:i/>
          <w:iCs/>
        </w:rPr>
        <w:t>aor</w:t>
      </w:r>
      <w:proofErr w:type="spellEnd"/>
      <w:r w:rsidRPr="00AD0DAD">
        <w:t xml:space="preserve"> and their respective confidence intervals are show</w:t>
      </w:r>
      <w:r w:rsidR="0095041A">
        <w:t>n</w:t>
      </w:r>
      <w:r w:rsidRPr="00AD0DAD">
        <w:t xml:space="preserve"> in the Table 2.</w:t>
      </w:r>
    </w:p>
    <w:p w14:paraId="4F06353D" w14:textId="68A408F7" w:rsidR="00EE3B02" w:rsidRPr="004D3E3F" w:rsidRDefault="00EE3B02" w:rsidP="009A21A4">
      <w:pPr>
        <w:ind w:firstLine="0"/>
        <w:rPr>
          <w:b/>
          <w:bCs/>
        </w:rPr>
      </w:pPr>
      <w:r w:rsidRPr="00AD0DAD">
        <w:rPr>
          <w:b/>
          <w:bCs/>
        </w:rPr>
        <w:t xml:space="preserve">Table 2: Different length </w:t>
      </w:r>
      <w:r w:rsidR="00997EEA">
        <w:rPr>
          <w:b/>
          <w:bCs/>
        </w:rPr>
        <w:t>indicators</w:t>
      </w:r>
      <w:r w:rsidR="00997EEA" w:rsidRPr="00AD0DAD">
        <w:rPr>
          <w:b/>
          <w:bCs/>
        </w:rPr>
        <w:t xml:space="preserve"> </w:t>
      </w:r>
      <w:r w:rsidRPr="00AD0DAD">
        <w:rPr>
          <w:b/>
          <w:bCs/>
        </w:rPr>
        <w:t xml:space="preserve">of </w:t>
      </w:r>
      <w:r w:rsidR="00B219B3" w:rsidRPr="00AD0DAD">
        <w:rPr>
          <w:b/>
          <w:bCs/>
          <w:i/>
          <w:iCs/>
        </w:rPr>
        <w:t xml:space="preserve">S. </w:t>
      </w:r>
      <w:proofErr w:type="spellStart"/>
      <w:r w:rsidR="00B219B3" w:rsidRPr="00AD0DAD">
        <w:rPr>
          <w:b/>
          <w:bCs/>
          <w:i/>
          <w:iCs/>
        </w:rPr>
        <w:t>aor</w:t>
      </w:r>
      <w:proofErr w:type="spellEnd"/>
      <w:r w:rsidR="0034333E">
        <w:rPr>
          <w:b/>
          <w:bCs/>
          <w:i/>
          <w:iCs/>
        </w:rPr>
        <w:t xml:space="preserve"> </w:t>
      </w:r>
      <w:r w:rsidR="0034333E">
        <w:rPr>
          <w:b/>
          <w:bCs/>
        </w:rPr>
        <w:t>with 95% Confidence Intervals.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Change w:id="520">
          <w:tblGrid>
            <w:gridCol w:w="1713"/>
            <w:gridCol w:w="2389"/>
            <w:gridCol w:w="2389"/>
            <w:gridCol w:w="2391"/>
          </w:tblGrid>
        </w:tblGridChange>
      </w:tblGrid>
      <w:tr w:rsidR="00AD0DAD" w:rsidRPr="00AD0DAD" w14:paraId="0DE6F3CE" w14:textId="77777777" w:rsidTr="00E47630">
        <w:trPr>
          <w:trHeight w:val="360"/>
        </w:trPr>
        <w:tc>
          <w:tcPr>
            <w:tcW w:w="964" w:type="pct"/>
            <w:tcBorders>
              <w:top w:val="single" w:sz="12" w:space="0" w:color="auto"/>
              <w:bottom w:val="single" w:sz="12" w:space="0" w:color="auto"/>
            </w:tcBorders>
            <w:shd w:val="clear" w:color="auto" w:fill="auto"/>
            <w:noWrap/>
            <w:vAlign w:val="center"/>
            <w:hideMark/>
          </w:tcPr>
          <w:p w14:paraId="56BDABA1" w14:textId="77F8E76F" w:rsidR="00E47630" w:rsidRPr="00AD0DAD" w:rsidRDefault="00997EEA" w:rsidP="00582761">
            <w:pPr>
              <w:spacing w:before="0" w:after="0" w:line="240" w:lineRule="auto"/>
              <w:ind w:firstLine="0"/>
              <w:jc w:val="left"/>
              <w:rPr>
                <w:rFonts w:eastAsia="Times New Roman"/>
                <w:b/>
                <w:bCs/>
                <w:lang w:bidi="bn-BD"/>
              </w:rPr>
            </w:pPr>
            <w:r>
              <w:rPr>
                <w:b/>
                <w:bCs/>
              </w:rPr>
              <w:t>Indicators</w:t>
            </w:r>
          </w:p>
        </w:tc>
        <w:tc>
          <w:tcPr>
            <w:tcW w:w="1345" w:type="pct"/>
            <w:tcBorders>
              <w:top w:val="single" w:sz="12" w:space="0" w:color="auto"/>
              <w:bottom w:val="single" w:sz="12" w:space="0" w:color="auto"/>
            </w:tcBorders>
            <w:vAlign w:val="center"/>
          </w:tcPr>
          <w:p w14:paraId="456E2192" w14:textId="61ECD5A2"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2F07BA" w:rsidRPr="00AD0DAD">
              <w:rPr>
                <w:rFonts w:eastAsia="Times New Roman"/>
                <w:b/>
                <w:bCs/>
                <w:lang w:bidi="bn-BD"/>
              </w:rPr>
              <w:t>(cm)</w:t>
            </w:r>
          </w:p>
        </w:tc>
        <w:tc>
          <w:tcPr>
            <w:tcW w:w="1345" w:type="pct"/>
            <w:tcBorders>
              <w:top w:val="single" w:sz="12" w:space="0" w:color="auto"/>
              <w:bottom w:val="single" w:sz="12" w:space="0" w:color="auto"/>
            </w:tcBorders>
          </w:tcPr>
          <w:p w14:paraId="6F76C2BE" w14:textId="1375211B"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2D0AAEF7" w14:textId="667C233E"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BD6D9A" w:rsidRPr="00AD0DAD" w14:paraId="47234DA4" w14:textId="77777777" w:rsidTr="00A93938">
        <w:tblPrEx>
          <w:tblW w:w="5000" w:type="pct"/>
          <w:tblBorders>
            <w:bottom w:val="single" w:sz="12" w:space="0" w:color="auto"/>
          </w:tblBorders>
          <w:tblLayout w:type="fixed"/>
          <w:tblPrExChange w:id="521" w:author="Ataher Ali" w:date="2025-06-28T00:03:00Z" w16du:dateUtc="2025-06-27T18:03:00Z">
            <w:tblPrEx>
              <w:tblW w:w="5000" w:type="pct"/>
              <w:tblBorders>
                <w:bottom w:val="single" w:sz="12" w:space="0" w:color="auto"/>
              </w:tblBorders>
              <w:tblLayout w:type="fixed"/>
            </w:tblPrEx>
          </w:tblPrExChange>
        </w:tblPrEx>
        <w:trPr>
          <w:trHeight w:val="360"/>
          <w:trPrChange w:id="522" w:author="Ataher Ali" w:date="2025-06-28T00:03:00Z" w16du:dateUtc="2025-06-27T18:03:00Z">
            <w:trPr>
              <w:trHeight w:val="360"/>
            </w:trPr>
          </w:trPrChange>
        </w:trPr>
        <w:tc>
          <w:tcPr>
            <w:tcW w:w="964" w:type="pct"/>
            <w:tcBorders>
              <w:top w:val="single" w:sz="12" w:space="0" w:color="auto"/>
              <w:bottom w:val="nil"/>
            </w:tcBorders>
            <w:shd w:val="clear" w:color="auto" w:fill="auto"/>
            <w:noWrap/>
            <w:vAlign w:val="center"/>
            <w:tcPrChange w:id="523" w:author="Ataher Ali" w:date="2025-06-28T00:03:00Z" w16du:dateUtc="2025-06-27T18:03:00Z">
              <w:tcPr>
                <w:tcW w:w="964" w:type="pct"/>
                <w:tcBorders>
                  <w:top w:val="single" w:sz="12" w:space="0" w:color="auto"/>
                  <w:bottom w:val="nil"/>
                </w:tcBorders>
                <w:shd w:val="clear" w:color="auto" w:fill="auto"/>
                <w:noWrap/>
                <w:vAlign w:val="center"/>
              </w:tcPr>
            </w:tcPrChange>
          </w:tcPr>
          <w:p w14:paraId="7023D08B" w14:textId="49EAAD1B" w:rsidR="00BD6D9A" w:rsidRPr="00AD0DAD" w:rsidRDefault="00BD6D9A" w:rsidP="00BD6D9A">
            <w:pPr>
              <w:spacing w:before="0" w:after="0" w:line="240" w:lineRule="auto"/>
              <w:ind w:firstLine="0"/>
              <w:jc w:val="left"/>
              <w:rPr>
                <w:rFonts w:eastAsia="Times New Roman"/>
                <w:lang w:bidi="bn-BD"/>
              </w:rPr>
            </w:pPr>
            <w:r w:rsidRPr="00AD0DAD">
              <w:rPr>
                <w:i/>
                <w:iCs/>
              </w:rPr>
              <w:t>L</w:t>
            </w:r>
            <w:r w:rsidRPr="00AD0DAD">
              <w:rPr>
                <w:i/>
                <w:iCs/>
                <w:vertAlign w:val="subscript"/>
              </w:rPr>
              <w:t>∞</w:t>
            </w:r>
          </w:p>
        </w:tc>
        <w:tc>
          <w:tcPr>
            <w:tcW w:w="1345" w:type="pct"/>
            <w:tcBorders>
              <w:top w:val="single" w:sz="12" w:space="0" w:color="auto"/>
              <w:bottom w:val="nil"/>
            </w:tcBorders>
            <w:tcPrChange w:id="524" w:author="Ataher Ali" w:date="2025-06-28T00:03:00Z" w16du:dateUtc="2025-06-27T18:03:00Z">
              <w:tcPr>
                <w:tcW w:w="1345" w:type="pct"/>
                <w:tcBorders>
                  <w:top w:val="single" w:sz="12" w:space="0" w:color="auto"/>
                  <w:bottom w:val="nil"/>
                </w:tcBorders>
                <w:vAlign w:val="center"/>
              </w:tcPr>
            </w:tcPrChange>
          </w:tcPr>
          <w:p w14:paraId="290452DE" w14:textId="70AF94C5" w:rsidR="00BD6D9A" w:rsidRPr="00AD0DAD" w:rsidRDefault="00BD6D9A" w:rsidP="00BD6D9A">
            <w:pPr>
              <w:spacing w:before="0" w:after="0" w:line="240" w:lineRule="auto"/>
              <w:ind w:firstLine="0"/>
              <w:jc w:val="center"/>
            </w:pPr>
            <w:ins w:id="525" w:author="Ataher Ali" w:date="2025-06-28T00:03:00Z" w16du:dateUtc="2025-06-27T18:03:00Z">
              <w:r w:rsidRPr="00AC33AD">
                <w:t>82.12</w:t>
              </w:r>
            </w:ins>
            <w:del w:id="526" w:author="Ataher Ali" w:date="2025-06-28T00:03:00Z" w16du:dateUtc="2025-06-27T18:03:00Z">
              <w:r w:rsidRPr="004D3E3F" w:rsidDel="00A93938">
                <w:rPr>
                  <w:sz w:val="22"/>
                  <w:szCs w:val="22"/>
                </w:rPr>
                <w:delText>78.17</w:delText>
              </w:r>
            </w:del>
          </w:p>
        </w:tc>
        <w:tc>
          <w:tcPr>
            <w:tcW w:w="1345" w:type="pct"/>
            <w:tcBorders>
              <w:top w:val="single" w:sz="12" w:space="0" w:color="auto"/>
              <w:bottom w:val="nil"/>
            </w:tcBorders>
            <w:tcPrChange w:id="527" w:author="Ataher Ali" w:date="2025-06-28T00:03:00Z" w16du:dateUtc="2025-06-27T18:03:00Z">
              <w:tcPr>
                <w:tcW w:w="1345" w:type="pct"/>
                <w:tcBorders>
                  <w:top w:val="single" w:sz="12" w:space="0" w:color="auto"/>
                  <w:bottom w:val="nil"/>
                </w:tcBorders>
                <w:vAlign w:val="center"/>
              </w:tcPr>
            </w:tcPrChange>
          </w:tcPr>
          <w:p w14:paraId="0D1C91DB" w14:textId="4C43C14D" w:rsidR="00BD6D9A" w:rsidRPr="00AD0DAD" w:rsidRDefault="00BD6D9A" w:rsidP="00BD6D9A">
            <w:pPr>
              <w:spacing w:before="0" w:after="0" w:line="240" w:lineRule="auto"/>
              <w:ind w:firstLine="0"/>
              <w:jc w:val="center"/>
            </w:pPr>
            <w:ins w:id="528" w:author="Ataher Ali" w:date="2025-06-28T00:03:00Z" w16du:dateUtc="2025-06-27T18:03:00Z">
              <w:r w:rsidRPr="00AC33AD">
                <w:t>80.00</w:t>
              </w:r>
            </w:ins>
            <w:del w:id="529" w:author="Ataher Ali" w:date="2025-06-28T00:03:00Z" w16du:dateUtc="2025-06-27T18:03:00Z">
              <w:r w:rsidRPr="004D3E3F" w:rsidDel="00A93938">
                <w:rPr>
                  <w:sz w:val="22"/>
                  <w:szCs w:val="22"/>
                </w:rPr>
                <w:delText>66.32</w:delText>
              </w:r>
            </w:del>
          </w:p>
        </w:tc>
        <w:tc>
          <w:tcPr>
            <w:tcW w:w="1346" w:type="pct"/>
            <w:tcBorders>
              <w:top w:val="single" w:sz="12" w:space="0" w:color="auto"/>
              <w:bottom w:val="nil"/>
            </w:tcBorders>
            <w:shd w:val="clear" w:color="auto" w:fill="auto"/>
            <w:noWrap/>
            <w:tcPrChange w:id="530" w:author="Ataher Ali" w:date="2025-06-28T00:03:00Z" w16du:dateUtc="2025-06-27T18:03:00Z">
              <w:tcPr>
                <w:tcW w:w="1346" w:type="pct"/>
                <w:tcBorders>
                  <w:top w:val="single" w:sz="12" w:space="0" w:color="auto"/>
                  <w:bottom w:val="nil"/>
                </w:tcBorders>
                <w:shd w:val="clear" w:color="auto" w:fill="auto"/>
                <w:noWrap/>
                <w:vAlign w:val="center"/>
              </w:tcPr>
            </w:tcPrChange>
          </w:tcPr>
          <w:p w14:paraId="25EBD78E" w14:textId="76CB6458" w:rsidR="00BD6D9A" w:rsidRPr="00AD0DAD" w:rsidRDefault="00BD6D9A" w:rsidP="00BD6D9A">
            <w:pPr>
              <w:spacing w:before="0" w:after="0" w:line="240" w:lineRule="auto"/>
              <w:ind w:firstLine="0"/>
              <w:jc w:val="center"/>
              <w:rPr>
                <w:rFonts w:eastAsia="Times New Roman"/>
                <w:lang w:bidi="bn-BD"/>
              </w:rPr>
            </w:pPr>
            <w:ins w:id="531" w:author="Ataher Ali" w:date="2025-06-28T00:03:00Z" w16du:dateUtc="2025-06-27T18:03:00Z">
              <w:r w:rsidRPr="00AC33AD">
                <w:t>84.13</w:t>
              </w:r>
            </w:ins>
            <w:del w:id="532" w:author="Ataher Ali" w:date="2025-06-28T00:03:00Z" w16du:dateUtc="2025-06-27T18:03:00Z">
              <w:r w:rsidRPr="004D3E3F" w:rsidDel="00A93938">
                <w:rPr>
                  <w:sz w:val="22"/>
                  <w:szCs w:val="22"/>
                </w:rPr>
                <w:delText>82.11</w:delText>
              </w:r>
            </w:del>
          </w:p>
        </w:tc>
      </w:tr>
      <w:tr w:rsidR="00BD6D9A" w:rsidRPr="00AD0DAD" w14:paraId="0F2CEBF3" w14:textId="77777777" w:rsidTr="00A93938">
        <w:tblPrEx>
          <w:tblW w:w="5000" w:type="pct"/>
          <w:tblBorders>
            <w:bottom w:val="single" w:sz="12" w:space="0" w:color="auto"/>
          </w:tblBorders>
          <w:tblLayout w:type="fixed"/>
          <w:tblPrExChange w:id="533" w:author="Ataher Ali" w:date="2025-06-28T00:03:00Z" w16du:dateUtc="2025-06-27T18:03:00Z">
            <w:tblPrEx>
              <w:tblW w:w="5000" w:type="pct"/>
              <w:tblBorders>
                <w:bottom w:val="single" w:sz="12" w:space="0" w:color="auto"/>
              </w:tblBorders>
              <w:tblLayout w:type="fixed"/>
            </w:tblPrEx>
          </w:tblPrExChange>
        </w:tblPrEx>
        <w:trPr>
          <w:trHeight w:val="360"/>
          <w:trPrChange w:id="534" w:author="Ataher Ali" w:date="2025-06-28T00:03:00Z" w16du:dateUtc="2025-06-27T18:03:00Z">
            <w:trPr>
              <w:trHeight w:val="360"/>
            </w:trPr>
          </w:trPrChange>
        </w:trPr>
        <w:tc>
          <w:tcPr>
            <w:tcW w:w="964" w:type="pct"/>
            <w:tcBorders>
              <w:top w:val="nil"/>
            </w:tcBorders>
            <w:shd w:val="clear" w:color="auto" w:fill="auto"/>
            <w:noWrap/>
            <w:vAlign w:val="center"/>
            <w:tcPrChange w:id="535" w:author="Ataher Ali" w:date="2025-06-28T00:03:00Z" w16du:dateUtc="2025-06-27T18:03:00Z">
              <w:tcPr>
                <w:tcW w:w="964" w:type="pct"/>
                <w:tcBorders>
                  <w:top w:val="nil"/>
                </w:tcBorders>
                <w:shd w:val="clear" w:color="auto" w:fill="auto"/>
                <w:noWrap/>
                <w:vAlign w:val="center"/>
              </w:tcPr>
            </w:tcPrChange>
          </w:tcPr>
          <w:p w14:paraId="52CBE4BA" w14:textId="6F85BF21" w:rsidR="00BD6D9A" w:rsidRPr="00AD0DAD" w:rsidRDefault="00BD6D9A" w:rsidP="00BD6D9A">
            <w:pPr>
              <w:spacing w:before="0" w:after="0" w:line="240" w:lineRule="auto"/>
              <w:ind w:firstLine="0"/>
              <w:jc w:val="left"/>
            </w:pPr>
            <w:r w:rsidRPr="00AD0DAD">
              <w:rPr>
                <w:i/>
                <w:iCs/>
              </w:rPr>
              <w:t>L</w:t>
            </w:r>
            <w:r w:rsidRPr="00AD0DAD">
              <w:rPr>
                <w:i/>
                <w:iCs/>
                <w:vertAlign w:val="subscript"/>
              </w:rPr>
              <w:t>max</w:t>
            </w:r>
          </w:p>
        </w:tc>
        <w:tc>
          <w:tcPr>
            <w:tcW w:w="1345" w:type="pct"/>
            <w:tcBorders>
              <w:top w:val="nil"/>
            </w:tcBorders>
            <w:tcPrChange w:id="536" w:author="Ataher Ali" w:date="2025-06-28T00:03:00Z" w16du:dateUtc="2025-06-27T18:03:00Z">
              <w:tcPr>
                <w:tcW w:w="1345" w:type="pct"/>
                <w:tcBorders>
                  <w:top w:val="nil"/>
                </w:tcBorders>
                <w:vAlign w:val="center"/>
              </w:tcPr>
            </w:tcPrChange>
          </w:tcPr>
          <w:p w14:paraId="7312A037" w14:textId="60A404A9" w:rsidR="00BD6D9A" w:rsidRPr="00AD0DAD" w:rsidRDefault="00BD6D9A" w:rsidP="00BD6D9A">
            <w:pPr>
              <w:spacing w:before="0" w:after="0" w:line="240" w:lineRule="auto"/>
              <w:ind w:firstLine="0"/>
              <w:jc w:val="center"/>
            </w:pPr>
            <w:ins w:id="537" w:author="Ataher Ali" w:date="2025-06-28T00:03:00Z" w16du:dateUtc="2025-06-27T18:03:00Z">
              <w:r w:rsidRPr="00AC33AD">
                <w:t>78.01</w:t>
              </w:r>
            </w:ins>
            <w:del w:id="538" w:author="Ataher Ali" w:date="2025-06-28T00:03:00Z" w16du:dateUtc="2025-06-27T18:03:00Z">
              <w:r w:rsidRPr="004D3E3F" w:rsidDel="00A93938">
                <w:rPr>
                  <w:sz w:val="22"/>
                  <w:szCs w:val="22"/>
                </w:rPr>
                <w:delText>74.27</w:delText>
              </w:r>
            </w:del>
          </w:p>
        </w:tc>
        <w:tc>
          <w:tcPr>
            <w:tcW w:w="1345" w:type="pct"/>
            <w:tcBorders>
              <w:top w:val="nil"/>
            </w:tcBorders>
            <w:tcPrChange w:id="539" w:author="Ataher Ali" w:date="2025-06-28T00:03:00Z" w16du:dateUtc="2025-06-27T18:03:00Z">
              <w:tcPr>
                <w:tcW w:w="1345" w:type="pct"/>
                <w:tcBorders>
                  <w:top w:val="nil"/>
                </w:tcBorders>
                <w:vAlign w:val="center"/>
              </w:tcPr>
            </w:tcPrChange>
          </w:tcPr>
          <w:p w14:paraId="50F250DC" w14:textId="16A2495E" w:rsidR="00BD6D9A" w:rsidRPr="00AD0DAD" w:rsidRDefault="00BD6D9A" w:rsidP="00BD6D9A">
            <w:pPr>
              <w:spacing w:before="0" w:after="0" w:line="240" w:lineRule="auto"/>
              <w:ind w:firstLine="0"/>
              <w:jc w:val="center"/>
            </w:pPr>
            <w:ins w:id="540" w:author="Ataher Ali" w:date="2025-06-28T00:03:00Z" w16du:dateUtc="2025-06-27T18:03:00Z">
              <w:r w:rsidRPr="00AC33AD">
                <w:t>76.00</w:t>
              </w:r>
            </w:ins>
            <w:del w:id="541" w:author="Ataher Ali" w:date="2025-06-28T00:03:00Z" w16du:dateUtc="2025-06-27T18:03:00Z">
              <w:r w:rsidRPr="004D3E3F" w:rsidDel="00A93938">
                <w:rPr>
                  <w:sz w:val="22"/>
                  <w:szCs w:val="22"/>
                </w:rPr>
                <w:delText>63.00</w:delText>
              </w:r>
            </w:del>
          </w:p>
        </w:tc>
        <w:tc>
          <w:tcPr>
            <w:tcW w:w="1346" w:type="pct"/>
            <w:tcBorders>
              <w:top w:val="nil"/>
            </w:tcBorders>
            <w:shd w:val="clear" w:color="auto" w:fill="auto"/>
            <w:noWrap/>
            <w:tcPrChange w:id="542" w:author="Ataher Ali" w:date="2025-06-28T00:03:00Z" w16du:dateUtc="2025-06-27T18:03:00Z">
              <w:tcPr>
                <w:tcW w:w="1346" w:type="pct"/>
                <w:tcBorders>
                  <w:top w:val="nil"/>
                </w:tcBorders>
                <w:shd w:val="clear" w:color="auto" w:fill="auto"/>
                <w:noWrap/>
                <w:vAlign w:val="center"/>
              </w:tcPr>
            </w:tcPrChange>
          </w:tcPr>
          <w:p w14:paraId="2C99465B" w14:textId="7C61C6A3" w:rsidR="00BD6D9A" w:rsidRPr="00AD0DAD" w:rsidRDefault="00BD6D9A" w:rsidP="00BD6D9A">
            <w:pPr>
              <w:spacing w:before="0" w:after="0" w:line="240" w:lineRule="auto"/>
              <w:ind w:firstLine="0"/>
              <w:jc w:val="center"/>
            </w:pPr>
            <w:ins w:id="543" w:author="Ataher Ali" w:date="2025-06-28T00:03:00Z" w16du:dateUtc="2025-06-27T18:03:00Z">
              <w:r w:rsidRPr="00AC33AD">
                <w:t>79.93</w:t>
              </w:r>
            </w:ins>
            <w:del w:id="544" w:author="Ataher Ali" w:date="2025-06-28T00:03:00Z" w16du:dateUtc="2025-06-27T18:03:00Z">
              <w:r w:rsidRPr="004D3E3F" w:rsidDel="00A93938">
                <w:rPr>
                  <w:sz w:val="22"/>
                  <w:szCs w:val="22"/>
                </w:rPr>
                <w:delText>78.00</w:delText>
              </w:r>
            </w:del>
          </w:p>
        </w:tc>
      </w:tr>
      <w:tr w:rsidR="00BD6D9A" w:rsidRPr="00AD0DAD" w14:paraId="530E65A3" w14:textId="77777777" w:rsidTr="00A93938">
        <w:tblPrEx>
          <w:tblW w:w="5000" w:type="pct"/>
          <w:tblBorders>
            <w:bottom w:val="single" w:sz="12" w:space="0" w:color="auto"/>
          </w:tblBorders>
          <w:tblLayout w:type="fixed"/>
          <w:tblPrExChange w:id="545" w:author="Ataher Ali" w:date="2025-06-28T00:03:00Z" w16du:dateUtc="2025-06-27T18:03:00Z">
            <w:tblPrEx>
              <w:tblW w:w="5000" w:type="pct"/>
              <w:tblBorders>
                <w:bottom w:val="single" w:sz="12" w:space="0" w:color="auto"/>
              </w:tblBorders>
              <w:tblLayout w:type="fixed"/>
            </w:tblPrEx>
          </w:tblPrExChange>
        </w:tblPrEx>
        <w:trPr>
          <w:trHeight w:val="360"/>
          <w:trPrChange w:id="546" w:author="Ataher Ali" w:date="2025-06-28T00:03:00Z" w16du:dateUtc="2025-06-27T18:03:00Z">
            <w:trPr>
              <w:trHeight w:val="360"/>
            </w:trPr>
          </w:trPrChange>
        </w:trPr>
        <w:tc>
          <w:tcPr>
            <w:tcW w:w="964" w:type="pct"/>
            <w:tcBorders>
              <w:top w:val="nil"/>
            </w:tcBorders>
            <w:shd w:val="clear" w:color="auto" w:fill="auto"/>
            <w:noWrap/>
            <w:vAlign w:val="center"/>
            <w:tcPrChange w:id="547" w:author="Ataher Ali" w:date="2025-06-28T00:03:00Z" w16du:dateUtc="2025-06-27T18:03:00Z">
              <w:tcPr>
                <w:tcW w:w="964" w:type="pct"/>
                <w:tcBorders>
                  <w:top w:val="nil"/>
                </w:tcBorders>
                <w:shd w:val="clear" w:color="auto" w:fill="auto"/>
                <w:noWrap/>
                <w:vAlign w:val="center"/>
              </w:tcPr>
            </w:tcPrChange>
          </w:tcPr>
          <w:p w14:paraId="4964896A" w14:textId="0BAC8945" w:rsidR="00BD6D9A" w:rsidRPr="004D3E3F" w:rsidRDefault="00BD6D9A" w:rsidP="00BD6D9A">
            <w:pPr>
              <w:spacing w:before="0" w:after="0" w:line="240" w:lineRule="auto"/>
              <w:ind w:firstLine="0"/>
              <w:jc w:val="left"/>
            </w:pPr>
            <w:r w:rsidRPr="00AD0DAD">
              <w:rPr>
                <w:i/>
                <w:iCs/>
              </w:rPr>
              <w:t>L</w:t>
            </w:r>
            <w:r w:rsidRPr="00AD0DAD">
              <w:rPr>
                <w:i/>
                <w:iCs/>
                <w:vertAlign w:val="subscript"/>
              </w:rPr>
              <w:t>mat</w:t>
            </w:r>
          </w:p>
        </w:tc>
        <w:tc>
          <w:tcPr>
            <w:tcW w:w="1345" w:type="pct"/>
            <w:tcBorders>
              <w:top w:val="nil"/>
            </w:tcBorders>
            <w:tcPrChange w:id="548" w:author="Ataher Ali" w:date="2025-06-28T00:03:00Z" w16du:dateUtc="2025-06-27T18:03:00Z">
              <w:tcPr>
                <w:tcW w:w="1345" w:type="pct"/>
                <w:tcBorders>
                  <w:top w:val="nil"/>
                </w:tcBorders>
                <w:vAlign w:val="center"/>
              </w:tcPr>
            </w:tcPrChange>
          </w:tcPr>
          <w:p w14:paraId="30F893EE" w14:textId="148E8F62" w:rsidR="00BD6D9A" w:rsidRPr="004D3E3F" w:rsidRDefault="00BD6D9A" w:rsidP="00BD6D9A">
            <w:pPr>
              <w:spacing w:before="0" w:after="0" w:line="240" w:lineRule="auto"/>
              <w:ind w:firstLine="0"/>
              <w:jc w:val="center"/>
            </w:pPr>
            <w:ins w:id="549" w:author="Ataher Ali" w:date="2025-06-28T00:03:00Z" w16du:dateUtc="2025-06-27T18:03:00Z">
              <w:r w:rsidRPr="00AC33AD">
                <w:t>43.73</w:t>
              </w:r>
            </w:ins>
            <w:del w:id="550" w:author="Ataher Ali" w:date="2025-06-28T00:03:00Z" w16du:dateUtc="2025-06-27T18:03:00Z">
              <w:r w:rsidRPr="004D3E3F" w:rsidDel="00A93938">
                <w:rPr>
                  <w:sz w:val="22"/>
                  <w:szCs w:val="22"/>
                </w:rPr>
                <w:delText>41.83</w:delText>
              </w:r>
            </w:del>
          </w:p>
        </w:tc>
        <w:tc>
          <w:tcPr>
            <w:tcW w:w="1345" w:type="pct"/>
            <w:tcBorders>
              <w:top w:val="nil"/>
            </w:tcBorders>
            <w:tcPrChange w:id="551" w:author="Ataher Ali" w:date="2025-06-28T00:03:00Z" w16du:dateUtc="2025-06-27T18:03:00Z">
              <w:tcPr>
                <w:tcW w:w="1345" w:type="pct"/>
                <w:tcBorders>
                  <w:top w:val="nil"/>
                </w:tcBorders>
                <w:vAlign w:val="center"/>
              </w:tcPr>
            </w:tcPrChange>
          </w:tcPr>
          <w:p w14:paraId="6B3FA658" w14:textId="1C4C8B60" w:rsidR="00BD6D9A" w:rsidRPr="00AD0DAD" w:rsidRDefault="00BD6D9A" w:rsidP="00BD6D9A">
            <w:pPr>
              <w:spacing w:before="0" w:after="0" w:line="240" w:lineRule="auto"/>
              <w:ind w:firstLine="0"/>
              <w:jc w:val="center"/>
            </w:pPr>
            <w:ins w:id="552" w:author="Ataher Ali" w:date="2025-06-28T00:03:00Z" w16du:dateUtc="2025-06-27T18:03:00Z">
              <w:r w:rsidRPr="00AC33AD">
                <w:t>40.71</w:t>
              </w:r>
            </w:ins>
            <w:del w:id="553" w:author="Ataher Ali" w:date="2025-06-28T00:03:00Z" w16du:dateUtc="2025-06-27T18:03:00Z">
              <w:r w:rsidRPr="004D3E3F" w:rsidDel="00A93938">
                <w:rPr>
                  <w:sz w:val="22"/>
                  <w:szCs w:val="22"/>
                </w:rPr>
                <w:delText>36.09</w:delText>
              </w:r>
            </w:del>
          </w:p>
        </w:tc>
        <w:tc>
          <w:tcPr>
            <w:tcW w:w="1346" w:type="pct"/>
            <w:tcBorders>
              <w:top w:val="nil"/>
            </w:tcBorders>
            <w:shd w:val="clear" w:color="auto" w:fill="auto"/>
            <w:noWrap/>
            <w:tcPrChange w:id="554" w:author="Ataher Ali" w:date="2025-06-28T00:03:00Z" w16du:dateUtc="2025-06-27T18:03:00Z">
              <w:tcPr>
                <w:tcW w:w="1346" w:type="pct"/>
                <w:tcBorders>
                  <w:top w:val="nil"/>
                </w:tcBorders>
                <w:shd w:val="clear" w:color="auto" w:fill="auto"/>
                <w:noWrap/>
                <w:vAlign w:val="center"/>
              </w:tcPr>
            </w:tcPrChange>
          </w:tcPr>
          <w:p w14:paraId="4B4FE4EE" w14:textId="6B7FB1C0" w:rsidR="00BD6D9A" w:rsidRPr="004D3E3F" w:rsidRDefault="00BD6D9A" w:rsidP="00BD6D9A">
            <w:pPr>
              <w:spacing w:before="0" w:after="0" w:line="240" w:lineRule="auto"/>
              <w:ind w:firstLine="0"/>
              <w:jc w:val="center"/>
            </w:pPr>
            <w:ins w:id="555" w:author="Ataher Ali" w:date="2025-06-28T00:03:00Z" w16du:dateUtc="2025-06-27T18:03:00Z">
              <w:r w:rsidRPr="00AC33AD">
                <w:t>46.78</w:t>
              </w:r>
            </w:ins>
            <w:del w:id="556" w:author="Ataher Ali" w:date="2025-06-28T00:03:00Z" w16du:dateUtc="2025-06-27T18:03:00Z">
              <w:r w:rsidRPr="004D3E3F" w:rsidDel="00A93938">
                <w:rPr>
                  <w:sz w:val="22"/>
                  <w:szCs w:val="22"/>
                </w:rPr>
                <w:delText>43.72</w:delText>
              </w:r>
            </w:del>
          </w:p>
        </w:tc>
      </w:tr>
      <w:tr w:rsidR="00BD6D9A" w:rsidRPr="00AD0DAD" w14:paraId="3887203E" w14:textId="77777777" w:rsidTr="00A93938">
        <w:tblPrEx>
          <w:tblW w:w="5000" w:type="pct"/>
          <w:tblBorders>
            <w:bottom w:val="single" w:sz="12" w:space="0" w:color="auto"/>
          </w:tblBorders>
          <w:tblLayout w:type="fixed"/>
          <w:tblPrExChange w:id="557" w:author="Ataher Ali" w:date="2025-06-28T00:03:00Z" w16du:dateUtc="2025-06-27T18:03:00Z">
            <w:tblPrEx>
              <w:tblW w:w="5000" w:type="pct"/>
              <w:tblBorders>
                <w:bottom w:val="single" w:sz="12" w:space="0" w:color="auto"/>
              </w:tblBorders>
              <w:tblLayout w:type="fixed"/>
            </w:tblPrEx>
          </w:tblPrExChange>
        </w:tblPrEx>
        <w:trPr>
          <w:trHeight w:val="360"/>
          <w:trPrChange w:id="558" w:author="Ataher Ali" w:date="2025-06-28T00:03:00Z" w16du:dateUtc="2025-06-27T18:03:00Z">
            <w:trPr>
              <w:trHeight w:val="360"/>
            </w:trPr>
          </w:trPrChange>
        </w:trPr>
        <w:tc>
          <w:tcPr>
            <w:tcW w:w="964" w:type="pct"/>
            <w:tcBorders>
              <w:top w:val="nil"/>
              <w:bottom w:val="nil"/>
            </w:tcBorders>
            <w:shd w:val="clear" w:color="auto" w:fill="auto"/>
            <w:noWrap/>
            <w:vAlign w:val="center"/>
            <w:tcPrChange w:id="559" w:author="Ataher Ali" w:date="2025-06-28T00:03:00Z" w16du:dateUtc="2025-06-27T18:03:00Z">
              <w:tcPr>
                <w:tcW w:w="964" w:type="pct"/>
                <w:tcBorders>
                  <w:top w:val="nil"/>
                  <w:bottom w:val="nil"/>
                </w:tcBorders>
                <w:shd w:val="clear" w:color="auto" w:fill="auto"/>
                <w:noWrap/>
                <w:vAlign w:val="center"/>
              </w:tcPr>
            </w:tcPrChange>
          </w:tcPr>
          <w:p w14:paraId="6A5DFC9F" w14:textId="70624B83" w:rsidR="00BD6D9A" w:rsidRPr="00AD0DAD" w:rsidRDefault="00BD6D9A" w:rsidP="00BD6D9A">
            <w:pPr>
              <w:spacing w:before="0" w:after="0" w:line="240" w:lineRule="auto"/>
              <w:ind w:firstLine="0"/>
              <w:jc w:val="left"/>
            </w:pPr>
            <w:r w:rsidRPr="00AD0DAD">
              <w:rPr>
                <w:i/>
                <w:iCs/>
              </w:rPr>
              <w:t>L</w:t>
            </w:r>
            <w:r w:rsidRPr="00AD0DAD">
              <w:rPr>
                <w:i/>
                <w:iCs/>
                <w:vertAlign w:val="subscript"/>
              </w:rPr>
              <w:t>opt</w:t>
            </w:r>
          </w:p>
        </w:tc>
        <w:tc>
          <w:tcPr>
            <w:tcW w:w="1345" w:type="pct"/>
            <w:tcBorders>
              <w:top w:val="nil"/>
              <w:bottom w:val="nil"/>
            </w:tcBorders>
            <w:tcPrChange w:id="560" w:author="Ataher Ali" w:date="2025-06-28T00:03:00Z" w16du:dateUtc="2025-06-27T18:03:00Z">
              <w:tcPr>
                <w:tcW w:w="1345" w:type="pct"/>
                <w:tcBorders>
                  <w:top w:val="nil"/>
                  <w:bottom w:val="nil"/>
                </w:tcBorders>
                <w:vAlign w:val="center"/>
              </w:tcPr>
            </w:tcPrChange>
          </w:tcPr>
          <w:p w14:paraId="32B15ADF" w14:textId="650734F0" w:rsidR="00BD6D9A" w:rsidRPr="00AD0DAD" w:rsidRDefault="00BD6D9A" w:rsidP="00BD6D9A">
            <w:pPr>
              <w:spacing w:before="0" w:after="0" w:line="240" w:lineRule="auto"/>
              <w:ind w:firstLine="0"/>
              <w:jc w:val="center"/>
            </w:pPr>
            <w:ins w:id="561" w:author="Ataher Ali" w:date="2025-06-28T00:03:00Z" w16du:dateUtc="2025-06-27T18:03:00Z">
              <w:r w:rsidRPr="00AC33AD">
                <w:t>47.03</w:t>
              </w:r>
            </w:ins>
            <w:del w:id="562" w:author="Ataher Ali" w:date="2025-06-28T00:03:00Z" w16du:dateUtc="2025-06-27T18:03:00Z">
              <w:r w:rsidRPr="004D3E3F" w:rsidDel="00A93938">
                <w:rPr>
                  <w:sz w:val="22"/>
                  <w:szCs w:val="22"/>
                </w:rPr>
                <w:delText>44.77</w:delText>
              </w:r>
            </w:del>
          </w:p>
        </w:tc>
        <w:tc>
          <w:tcPr>
            <w:tcW w:w="1345" w:type="pct"/>
            <w:tcBorders>
              <w:top w:val="nil"/>
              <w:bottom w:val="nil"/>
            </w:tcBorders>
            <w:tcPrChange w:id="563" w:author="Ataher Ali" w:date="2025-06-28T00:03:00Z" w16du:dateUtc="2025-06-27T18:03:00Z">
              <w:tcPr>
                <w:tcW w:w="1345" w:type="pct"/>
                <w:tcBorders>
                  <w:top w:val="nil"/>
                  <w:bottom w:val="nil"/>
                </w:tcBorders>
                <w:vAlign w:val="center"/>
              </w:tcPr>
            </w:tcPrChange>
          </w:tcPr>
          <w:p w14:paraId="6360AE2D" w14:textId="3075FEAF" w:rsidR="00BD6D9A" w:rsidRPr="00AD0DAD" w:rsidRDefault="00BD6D9A" w:rsidP="00BD6D9A">
            <w:pPr>
              <w:spacing w:before="0" w:after="0" w:line="240" w:lineRule="auto"/>
              <w:ind w:firstLine="0"/>
              <w:jc w:val="center"/>
            </w:pPr>
            <w:ins w:id="564" w:author="Ataher Ali" w:date="2025-06-28T00:03:00Z" w16du:dateUtc="2025-06-27T18:03:00Z">
              <w:r w:rsidRPr="00AC33AD">
                <w:t>42.49</w:t>
              </w:r>
            </w:ins>
            <w:del w:id="565" w:author="Ataher Ali" w:date="2025-06-28T00:03:00Z" w16du:dateUtc="2025-06-27T18:03:00Z">
              <w:r w:rsidRPr="004D3E3F" w:rsidDel="00A93938">
                <w:rPr>
                  <w:sz w:val="22"/>
                  <w:szCs w:val="22"/>
                </w:rPr>
                <w:delText>38.32</w:delText>
              </w:r>
            </w:del>
          </w:p>
        </w:tc>
        <w:tc>
          <w:tcPr>
            <w:tcW w:w="1346" w:type="pct"/>
            <w:tcBorders>
              <w:top w:val="nil"/>
              <w:bottom w:val="nil"/>
            </w:tcBorders>
            <w:shd w:val="clear" w:color="auto" w:fill="auto"/>
            <w:noWrap/>
            <w:tcPrChange w:id="566" w:author="Ataher Ali" w:date="2025-06-28T00:03:00Z" w16du:dateUtc="2025-06-27T18:03:00Z">
              <w:tcPr>
                <w:tcW w:w="1346" w:type="pct"/>
                <w:tcBorders>
                  <w:top w:val="nil"/>
                  <w:bottom w:val="nil"/>
                </w:tcBorders>
                <w:shd w:val="clear" w:color="auto" w:fill="auto"/>
                <w:noWrap/>
                <w:vAlign w:val="center"/>
              </w:tcPr>
            </w:tcPrChange>
          </w:tcPr>
          <w:p w14:paraId="58F7E132" w14:textId="6CC191EA" w:rsidR="00BD6D9A" w:rsidRPr="00AD0DAD" w:rsidRDefault="00BD6D9A" w:rsidP="00BD6D9A">
            <w:pPr>
              <w:spacing w:before="0" w:after="0" w:line="240" w:lineRule="auto"/>
              <w:ind w:firstLine="0"/>
              <w:jc w:val="center"/>
            </w:pPr>
            <w:ins w:id="567" w:author="Ataher Ali" w:date="2025-06-28T00:03:00Z" w16du:dateUtc="2025-06-27T18:03:00Z">
              <w:r w:rsidRPr="00AC33AD">
                <w:t>51.61</w:t>
              </w:r>
            </w:ins>
            <w:del w:id="568" w:author="Ataher Ali" w:date="2025-06-28T00:03:00Z" w16du:dateUtc="2025-06-27T18:03:00Z">
              <w:r w:rsidRPr="004D3E3F" w:rsidDel="00A93938">
                <w:rPr>
                  <w:sz w:val="22"/>
                  <w:szCs w:val="22"/>
                </w:rPr>
                <w:delText>46.90</w:delText>
              </w:r>
            </w:del>
          </w:p>
        </w:tc>
      </w:tr>
      <w:tr w:rsidR="00BD6D9A" w:rsidRPr="00AD0DAD" w14:paraId="6EB76734" w14:textId="77777777" w:rsidTr="00A93938">
        <w:tblPrEx>
          <w:tblW w:w="5000" w:type="pct"/>
          <w:tblBorders>
            <w:bottom w:val="single" w:sz="12" w:space="0" w:color="auto"/>
          </w:tblBorders>
          <w:tblLayout w:type="fixed"/>
          <w:tblPrExChange w:id="569" w:author="Ataher Ali" w:date="2025-06-28T00:03:00Z" w16du:dateUtc="2025-06-27T18:03:00Z">
            <w:tblPrEx>
              <w:tblW w:w="5000" w:type="pct"/>
              <w:tblBorders>
                <w:bottom w:val="single" w:sz="12" w:space="0" w:color="auto"/>
              </w:tblBorders>
              <w:tblLayout w:type="fixed"/>
            </w:tblPrEx>
          </w:tblPrExChange>
        </w:tblPrEx>
        <w:trPr>
          <w:trHeight w:val="360"/>
          <w:trPrChange w:id="570" w:author="Ataher Ali" w:date="2025-06-28T00:03:00Z" w16du:dateUtc="2025-06-27T18:03:00Z">
            <w:trPr>
              <w:trHeight w:val="360"/>
            </w:trPr>
          </w:trPrChange>
        </w:trPr>
        <w:tc>
          <w:tcPr>
            <w:tcW w:w="964" w:type="pct"/>
            <w:tcBorders>
              <w:top w:val="nil"/>
              <w:bottom w:val="nil"/>
            </w:tcBorders>
            <w:shd w:val="clear" w:color="auto" w:fill="auto"/>
            <w:noWrap/>
            <w:vAlign w:val="center"/>
            <w:tcPrChange w:id="571" w:author="Ataher Ali" w:date="2025-06-28T00:03:00Z" w16du:dateUtc="2025-06-27T18:03:00Z">
              <w:tcPr>
                <w:tcW w:w="964" w:type="pct"/>
                <w:tcBorders>
                  <w:top w:val="nil"/>
                  <w:bottom w:val="nil"/>
                </w:tcBorders>
                <w:shd w:val="clear" w:color="auto" w:fill="auto"/>
                <w:noWrap/>
                <w:vAlign w:val="center"/>
              </w:tcPr>
            </w:tcPrChange>
          </w:tcPr>
          <w:p w14:paraId="06C78B77" w14:textId="60C3DA1F" w:rsidR="00BD6D9A" w:rsidRPr="00AD0DAD" w:rsidRDefault="00BD6D9A" w:rsidP="00BD6D9A">
            <w:pPr>
              <w:spacing w:before="0" w:after="0" w:line="240" w:lineRule="auto"/>
              <w:ind w:firstLine="0"/>
              <w:jc w:val="left"/>
            </w:pPr>
            <w:r w:rsidRPr="00AD0DAD">
              <w:rPr>
                <w:i/>
                <w:iCs/>
              </w:rPr>
              <w:t>L</w:t>
            </w:r>
            <w:r w:rsidRPr="00AD0DAD">
              <w:rPr>
                <w:i/>
                <w:iCs/>
                <w:vertAlign w:val="subscript"/>
              </w:rPr>
              <w:t>opt_p10</w:t>
            </w:r>
          </w:p>
        </w:tc>
        <w:tc>
          <w:tcPr>
            <w:tcW w:w="1345" w:type="pct"/>
            <w:tcBorders>
              <w:top w:val="nil"/>
              <w:bottom w:val="nil"/>
            </w:tcBorders>
            <w:tcPrChange w:id="572" w:author="Ataher Ali" w:date="2025-06-28T00:03:00Z" w16du:dateUtc="2025-06-27T18:03:00Z">
              <w:tcPr>
                <w:tcW w:w="1345" w:type="pct"/>
                <w:tcBorders>
                  <w:top w:val="nil"/>
                  <w:bottom w:val="nil"/>
                </w:tcBorders>
                <w:vAlign w:val="center"/>
              </w:tcPr>
            </w:tcPrChange>
          </w:tcPr>
          <w:p w14:paraId="303E078F" w14:textId="18191AF4" w:rsidR="00BD6D9A" w:rsidRPr="00AD0DAD" w:rsidRDefault="00BD6D9A" w:rsidP="00BD6D9A">
            <w:pPr>
              <w:spacing w:before="0" w:after="0" w:line="240" w:lineRule="auto"/>
              <w:ind w:firstLine="0"/>
              <w:jc w:val="center"/>
            </w:pPr>
            <w:ins w:id="573" w:author="Ataher Ali" w:date="2025-06-28T00:03:00Z" w16du:dateUtc="2025-06-27T18:03:00Z">
              <w:r w:rsidRPr="00AC33AD">
                <w:t>51.74</w:t>
              </w:r>
            </w:ins>
            <w:del w:id="574" w:author="Ataher Ali" w:date="2025-06-28T00:03:00Z" w16du:dateUtc="2025-06-27T18:03:00Z">
              <w:r w:rsidRPr="004D3E3F" w:rsidDel="00A93938">
                <w:rPr>
                  <w:sz w:val="22"/>
                  <w:szCs w:val="22"/>
                </w:rPr>
                <w:delText>49.24</w:delText>
              </w:r>
            </w:del>
          </w:p>
        </w:tc>
        <w:tc>
          <w:tcPr>
            <w:tcW w:w="1345" w:type="pct"/>
            <w:tcBorders>
              <w:top w:val="nil"/>
              <w:bottom w:val="nil"/>
            </w:tcBorders>
            <w:tcPrChange w:id="575" w:author="Ataher Ali" w:date="2025-06-28T00:03:00Z" w16du:dateUtc="2025-06-27T18:03:00Z">
              <w:tcPr>
                <w:tcW w:w="1345" w:type="pct"/>
                <w:tcBorders>
                  <w:top w:val="nil"/>
                  <w:bottom w:val="nil"/>
                </w:tcBorders>
                <w:vAlign w:val="center"/>
              </w:tcPr>
            </w:tcPrChange>
          </w:tcPr>
          <w:p w14:paraId="18313EC9" w14:textId="25751464" w:rsidR="00BD6D9A" w:rsidRPr="00AD0DAD" w:rsidRDefault="00BD6D9A" w:rsidP="00BD6D9A">
            <w:pPr>
              <w:spacing w:before="0" w:after="0" w:line="240" w:lineRule="auto"/>
              <w:ind w:firstLine="0"/>
              <w:jc w:val="center"/>
            </w:pPr>
            <w:ins w:id="576" w:author="Ataher Ali" w:date="2025-06-28T00:03:00Z" w16du:dateUtc="2025-06-27T18:03:00Z">
              <w:r w:rsidRPr="00AC33AD">
                <w:t>46.74</w:t>
              </w:r>
            </w:ins>
            <w:del w:id="577" w:author="Ataher Ali" w:date="2025-06-28T00:03:00Z" w16du:dateUtc="2025-06-27T18:03:00Z">
              <w:r w:rsidRPr="004D3E3F" w:rsidDel="00A93938">
                <w:rPr>
                  <w:sz w:val="22"/>
                  <w:szCs w:val="22"/>
                </w:rPr>
                <w:delText>42.16</w:delText>
              </w:r>
            </w:del>
          </w:p>
        </w:tc>
        <w:tc>
          <w:tcPr>
            <w:tcW w:w="1346" w:type="pct"/>
            <w:tcBorders>
              <w:top w:val="nil"/>
              <w:bottom w:val="nil"/>
            </w:tcBorders>
            <w:shd w:val="clear" w:color="auto" w:fill="auto"/>
            <w:noWrap/>
            <w:tcPrChange w:id="578" w:author="Ataher Ali" w:date="2025-06-28T00:03:00Z" w16du:dateUtc="2025-06-27T18:03:00Z">
              <w:tcPr>
                <w:tcW w:w="1346" w:type="pct"/>
                <w:tcBorders>
                  <w:top w:val="nil"/>
                  <w:bottom w:val="nil"/>
                </w:tcBorders>
                <w:shd w:val="clear" w:color="auto" w:fill="auto"/>
                <w:noWrap/>
                <w:vAlign w:val="center"/>
              </w:tcPr>
            </w:tcPrChange>
          </w:tcPr>
          <w:p w14:paraId="56B4BCAF" w14:textId="599F210F" w:rsidR="00BD6D9A" w:rsidRPr="00AD0DAD" w:rsidRDefault="00BD6D9A" w:rsidP="00BD6D9A">
            <w:pPr>
              <w:spacing w:before="0" w:after="0" w:line="240" w:lineRule="auto"/>
              <w:ind w:firstLine="0"/>
              <w:jc w:val="center"/>
            </w:pPr>
            <w:ins w:id="579" w:author="Ataher Ali" w:date="2025-06-28T00:03:00Z" w16du:dateUtc="2025-06-27T18:03:00Z">
              <w:r w:rsidRPr="00AC33AD">
                <w:t>56.77</w:t>
              </w:r>
            </w:ins>
            <w:del w:id="580" w:author="Ataher Ali" w:date="2025-06-28T00:03:00Z" w16du:dateUtc="2025-06-27T18:03:00Z">
              <w:r w:rsidRPr="004D3E3F" w:rsidDel="00A93938">
                <w:rPr>
                  <w:sz w:val="22"/>
                  <w:szCs w:val="22"/>
                </w:rPr>
                <w:delText>51.59</w:delText>
              </w:r>
            </w:del>
          </w:p>
        </w:tc>
      </w:tr>
      <w:tr w:rsidR="00BD6D9A" w:rsidRPr="00AD0DAD" w14:paraId="3AEE0CDD" w14:textId="77777777" w:rsidTr="00A93938">
        <w:tblPrEx>
          <w:tblW w:w="5000" w:type="pct"/>
          <w:tblBorders>
            <w:bottom w:val="single" w:sz="12" w:space="0" w:color="auto"/>
          </w:tblBorders>
          <w:tblLayout w:type="fixed"/>
          <w:tblPrExChange w:id="581" w:author="Ataher Ali" w:date="2025-06-28T00:03:00Z" w16du:dateUtc="2025-06-27T18:03:00Z">
            <w:tblPrEx>
              <w:tblW w:w="5000" w:type="pct"/>
              <w:tblBorders>
                <w:bottom w:val="single" w:sz="12" w:space="0" w:color="auto"/>
              </w:tblBorders>
              <w:tblLayout w:type="fixed"/>
            </w:tblPrEx>
          </w:tblPrExChange>
        </w:tblPrEx>
        <w:trPr>
          <w:trHeight w:val="360"/>
          <w:trPrChange w:id="582" w:author="Ataher Ali" w:date="2025-06-28T00:03:00Z" w16du:dateUtc="2025-06-27T18:03:00Z">
            <w:trPr>
              <w:trHeight w:val="360"/>
            </w:trPr>
          </w:trPrChange>
        </w:trPr>
        <w:tc>
          <w:tcPr>
            <w:tcW w:w="964" w:type="pct"/>
            <w:tcBorders>
              <w:top w:val="nil"/>
              <w:bottom w:val="single" w:sz="12" w:space="0" w:color="auto"/>
            </w:tcBorders>
            <w:shd w:val="clear" w:color="auto" w:fill="auto"/>
            <w:noWrap/>
            <w:vAlign w:val="center"/>
            <w:tcPrChange w:id="583" w:author="Ataher Ali" w:date="2025-06-28T00:03:00Z" w16du:dateUtc="2025-06-27T18:03:00Z">
              <w:tcPr>
                <w:tcW w:w="964" w:type="pct"/>
                <w:tcBorders>
                  <w:top w:val="nil"/>
                  <w:bottom w:val="single" w:sz="12" w:space="0" w:color="auto"/>
                </w:tcBorders>
                <w:shd w:val="clear" w:color="auto" w:fill="auto"/>
                <w:noWrap/>
                <w:vAlign w:val="center"/>
              </w:tcPr>
            </w:tcPrChange>
          </w:tcPr>
          <w:p w14:paraId="32ECC5A3" w14:textId="2F074F95" w:rsidR="00BD6D9A" w:rsidRPr="00AD0DAD" w:rsidRDefault="00BD6D9A" w:rsidP="00BD6D9A">
            <w:pPr>
              <w:spacing w:before="0" w:after="0" w:line="240" w:lineRule="auto"/>
              <w:ind w:firstLine="0"/>
              <w:jc w:val="left"/>
              <w:rPr>
                <w:rFonts w:eastAsia="Times New Roman"/>
                <w:lang w:bidi="bn-BD"/>
              </w:rPr>
            </w:pPr>
            <w:r w:rsidRPr="00AD0DAD">
              <w:rPr>
                <w:i/>
                <w:iCs/>
              </w:rPr>
              <w:t>L</w:t>
            </w:r>
            <w:r w:rsidRPr="00AD0DAD">
              <w:rPr>
                <w:i/>
                <w:iCs/>
                <w:vertAlign w:val="subscript"/>
              </w:rPr>
              <w:t>opt_m10</w:t>
            </w:r>
          </w:p>
        </w:tc>
        <w:tc>
          <w:tcPr>
            <w:tcW w:w="1345" w:type="pct"/>
            <w:tcBorders>
              <w:top w:val="nil"/>
              <w:bottom w:val="single" w:sz="12" w:space="0" w:color="auto"/>
            </w:tcBorders>
            <w:tcPrChange w:id="584" w:author="Ataher Ali" w:date="2025-06-28T00:03:00Z" w16du:dateUtc="2025-06-27T18:03:00Z">
              <w:tcPr>
                <w:tcW w:w="1345" w:type="pct"/>
                <w:tcBorders>
                  <w:top w:val="nil"/>
                  <w:bottom w:val="single" w:sz="12" w:space="0" w:color="auto"/>
                </w:tcBorders>
                <w:vAlign w:val="center"/>
              </w:tcPr>
            </w:tcPrChange>
          </w:tcPr>
          <w:p w14:paraId="4066D342" w14:textId="29FBD3FD" w:rsidR="00BD6D9A" w:rsidRPr="00AD0DAD" w:rsidRDefault="00BD6D9A" w:rsidP="00BD6D9A">
            <w:pPr>
              <w:spacing w:before="0" w:after="0" w:line="240" w:lineRule="auto"/>
              <w:ind w:firstLine="0"/>
              <w:jc w:val="center"/>
            </w:pPr>
            <w:ins w:id="585" w:author="Ataher Ali" w:date="2025-06-28T00:03:00Z" w16du:dateUtc="2025-06-27T18:03:00Z">
              <w:r w:rsidRPr="00AC33AD">
                <w:t>42.33</w:t>
              </w:r>
            </w:ins>
            <w:del w:id="586" w:author="Ataher Ali" w:date="2025-06-28T00:03:00Z" w16du:dateUtc="2025-06-27T18:03:00Z">
              <w:r w:rsidRPr="004D3E3F" w:rsidDel="00A93938">
                <w:rPr>
                  <w:sz w:val="22"/>
                  <w:szCs w:val="22"/>
                </w:rPr>
                <w:delText>40.29</w:delText>
              </w:r>
            </w:del>
          </w:p>
        </w:tc>
        <w:tc>
          <w:tcPr>
            <w:tcW w:w="1345" w:type="pct"/>
            <w:tcBorders>
              <w:top w:val="nil"/>
              <w:bottom w:val="single" w:sz="12" w:space="0" w:color="auto"/>
            </w:tcBorders>
            <w:tcPrChange w:id="587" w:author="Ataher Ali" w:date="2025-06-28T00:03:00Z" w16du:dateUtc="2025-06-27T18:03:00Z">
              <w:tcPr>
                <w:tcW w:w="1345" w:type="pct"/>
                <w:tcBorders>
                  <w:top w:val="nil"/>
                  <w:bottom w:val="single" w:sz="12" w:space="0" w:color="auto"/>
                </w:tcBorders>
                <w:vAlign w:val="center"/>
              </w:tcPr>
            </w:tcPrChange>
          </w:tcPr>
          <w:p w14:paraId="73660DFC" w14:textId="53F7FA54" w:rsidR="00BD6D9A" w:rsidRPr="00AD0DAD" w:rsidRDefault="00BD6D9A" w:rsidP="00BD6D9A">
            <w:pPr>
              <w:spacing w:before="0" w:after="0" w:line="240" w:lineRule="auto"/>
              <w:ind w:firstLine="0"/>
              <w:jc w:val="center"/>
            </w:pPr>
            <w:ins w:id="588" w:author="Ataher Ali" w:date="2025-06-28T00:03:00Z" w16du:dateUtc="2025-06-27T18:03:00Z">
              <w:r w:rsidRPr="00AC33AD">
                <w:t>38.24</w:t>
              </w:r>
            </w:ins>
            <w:del w:id="589" w:author="Ataher Ali" w:date="2025-06-28T00:03:00Z" w16du:dateUtc="2025-06-27T18:03:00Z">
              <w:r w:rsidRPr="004D3E3F" w:rsidDel="00A93938">
                <w:rPr>
                  <w:sz w:val="22"/>
                  <w:szCs w:val="22"/>
                </w:rPr>
                <w:delText>34.49</w:delText>
              </w:r>
            </w:del>
          </w:p>
        </w:tc>
        <w:tc>
          <w:tcPr>
            <w:tcW w:w="1346" w:type="pct"/>
            <w:tcBorders>
              <w:top w:val="nil"/>
              <w:bottom w:val="single" w:sz="12" w:space="0" w:color="auto"/>
            </w:tcBorders>
            <w:shd w:val="clear" w:color="auto" w:fill="auto"/>
            <w:noWrap/>
            <w:tcPrChange w:id="590" w:author="Ataher Ali" w:date="2025-06-28T00:03:00Z" w16du:dateUtc="2025-06-27T18:03:00Z">
              <w:tcPr>
                <w:tcW w:w="1346" w:type="pct"/>
                <w:tcBorders>
                  <w:top w:val="nil"/>
                  <w:bottom w:val="single" w:sz="12" w:space="0" w:color="auto"/>
                </w:tcBorders>
                <w:shd w:val="clear" w:color="auto" w:fill="auto"/>
                <w:noWrap/>
                <w:vAlign w:val="center"/>
              </w:tcPr>
            </w:tcPrChange>
          </w:tcPr>
          <w:p w14:paraId="43C36B09" w14:textId="3FBF1FEE" w:rsidR="00BD6D9A" w:rsidRPr="00AD0DAD" w:rsidRDefault="00BD6D9A" w:rsidP="00BD6D9A">
            <w:pPr>
              <w:spacing w:before="0" w:after="0" w:line="240" w:lineRule="auto"/>
              <w:ind w:firstLine="0"/>
              <w:jc w:val="center"/>
              <w:rPr>
                <w:rFonts w:eastAsia="Times New Roman"/>
                <w:lang w:bidi="bn-BD"/>
              </w:rPr>
            </w:pPr>
            <w:ins w:id="591" w:author="Ataher Ali" w:date="2025-06-28T00:03:00Z" w16du:dateUtc="2025-06-27T18:03:00Z">
              <w:r w:rsidRPr="00AC33AD">
                <w:t>46.45</w:t>
              </w:r>
            </w:ins>
            <w:del w:id="592" w:author="Ataher Ali" w:date="2025-06-28T00:03:00Z" w16du:dateUtc="2025-06-27T18:03:00Z">
              <w:r w:rsidRPr="004D3E3F" w:rsidDel="00A93938">
                <w:rPr>
                  <w:sz w:val="22"/>
                  <w:szCs w:val="22"/>
                </w:rPr>
                <w:delText>42.21</w:delText>
              </w:r>
            </w:del>
          </w:p>
        </w:tc>
      </w:tr>
    </w:tbl>
    <w:p w14:paraId="49F7E77E" w14:textId="0F0C834A" w:rsidR="00715EF4" w:rsidRPr="00BD6D9A" w:rsidRDefault="00715EF4" w:rsidP="00155F48">
      <w:pPr>
        <w:spacing w:before="0"/>
        <w:ind w:firstLine="0"/>
        <w:rPr>
          <w:i/>
          <w:iCs/>
          <w:sz w:val="20"/>
          <w:szCs w:val="20"/>
          <w:rPrChange w:id="593" w:author="Ataher Ali" w:date="2025-06-28T00:03:00Z" w16du:dateUtc="2025-06-27T18:03:00Z">
            <w:rPr/>
          </w:rPrChange>
        </w:rPr>
      </w:pPr>
      <w:del w:id="594" w:author="Ataher Ali" w:date="2025-06-28T01:22:00Z" w16du:dateUtc="2025-06-27T19:22:00Z">
        <w:r w:rsidRPr="00BD6D9A" w:rsidDel="00485DB9">
          <w:rPr>
            <w:i/>
            <w:iCs/>
            <w:sz w:val="20"/>
            <w:szCs w:val="20"/>
            <w:rPrChange w:id="595" w:author="Ataher Ali" w:date="2025-06-28T00:03:00Z" w16du:dateUtc="2025-06-27T18:03:00Z">
              <w:rPr/>
            </w:rPrChange>
          </w:rPr>
          <w:delText>Note:.</w:delText>
        </w:r>
      </w:del>
      <w:ins w:id="596" w:author="Ataher Ali" w:date="2025-06-28T01:22:00Z" w16du:dateUtc="2025-06-27T19:22:00Z">
        <w:r w:rsidR="00485DB9" w:rsidRPr="00485DB9">
          <w:rPr>
            <w:i/>
            <w:iCs/>
            <w:sz w:val="20"/>
            <w:szCs w:val="20"/>
          </w:rPr>
          <w:t>Note:</w:t>
        </w:r>
      </w:ins>
      <w:r w:rsidRPr="00BD6D9A">
        <w:rPr>
          <w:i/>
          <w:iCs/>
          <w:sz w:val="20"/>
          <w:szCs w:val="20"/>
          <w:rPrChange w:id="597" w:author="Ataher Ali" w:date="2025-06-28T00:03:00Z" w16du:dateUtc="2025-06-27T18:03:00Z">
            <w:rPr/>
          </w:rPrChange>
        </w:rPr>
        <w:t xml:space="preserve"> LCI = Lower Confidence Interval; UCI = Upper Confidence Interval </w:t>
      </w:r>
    </w:p>
    <w:p w14:paraId="33B5CA79" w14:textId="22D38942" w:rsidR="00A573C6" w:rsidRPr="00AD0DAD" w:rsidRDefault="00A573C6" w:rsidP="003953AE">
      <w:pPr>
        <w:pStyle w:val="Heading20"/>
      </w:pPr>
      <w:r w:rsidRPr="00F030F2">
        <w:t>Scenario</w:t>
      </w:r>
      <w:r w:rsidRPr="00AD0DAD">
        <w:t xml:space="preserve"> </w:t>
      </w:r>
      <w:r w:rsidRPr="003953AE">
        <w:t>produced</w:t>
      </w:r>
      <w:r w:rsidRPr="00AD0DAD">
        <w:t xml:space="preserve"> with </w:t>
      </w:r>
      <w:r w:rsidRPr="003953AE">
        <w:t>different</w:t>
      </w:r>
      <w:r w:rsidRPr="00AD0DAD">
        <w:t xml:space="preserve"> bin size</w:t>
      </w:r>
      <w:r w:rsidR="000A424F" w:rsidRPr="00AD0DAD">
        <w:t xml:space="preserve"> for </w:t>
      </w:r>
      <w:r w:rsidR="000A424F" w:rsidRPr="00595E55">
        <w:t xml:space="preserve">length </w:t>
      </w:r>
      <w:r w:rsidR="00595E55" w:rsidRPr="00155F48">
        <w:t>indicators</w:t>
      </w:r>
    </w:p>
    <w:p w14:paraId="09AECE35" w14:textId="079199CF" w:rsidR="000E79E7" w:rsidRPr="000E79E7" w:rsidRDefault="00700E48">
      <w:pPr>
        <w:ind w:firstLine="0"/>
        <w:rPr>
          <w:ins w:id="598" w:author="Ataher Ali" w:date="2025-06-28T05:39:00Z" w16du:dateUtc="2025-06-27T23:39:00Z"/>
          <w:color w:val="EE0000"/>
        </w:rPr>
        <w:pPrChange w:id="599" w:author="Ataher Ali" w:date="2025-06-29T04:17:00Z" w16du:dateUtc="2025-06-28T22:17:00Z">
          <w:pPr/>
        </w:pPrChange>
      </w:pPr>
      <w:r w:rsidRPr="00AD0DAD">
        <w:t>The boxplot</w:t>
      </w:r>
      <w:r w:rsidR="00417035" w:rsidRPr="00AD0DAD">
        <w:t xml:space="preserve"> (</w:t>
      </w:r>
      <w:r w:rsidRPr="00AD0DAD">
        <w:t xml:space="preserve">Figure </w:t>
      </w:r>
      <w:r w:rsidR="0050712B">
        <w:t>5</w:t>
      </w:r>
      <w:r w:rsidR="00417035" w:rsidRPr="00AD0DAD">
        <w:t>)</w:t>
      </w:r>
      <w:r w:rsidRPr="00AD0DAD">
        <w:t xml:space="preserve"> </w:t>
      </w:r>
      <w:r w:rsidR="00417035" w:rsidRPr="00AD0DAD">
        <w:t>illustrates</w:t>
      </w:r>
      <w:r w:rsidRPr="00AD0DAD">
        <w:t xml:space="preserve"> the </w:t>
      </w:r>
      <w:r w:rsidR="00147C34" w:rsidRPr="00AD0DAD">
        <w:t>consisten</w:t>
      </w:r>
      <w:r w:rsidRPr="00AD0DAD">
        <w:t xml:space="preserve">cy of the estimated length </w:t>
      </w:r>
      <w:r w:rsidR="00D3198D">
        <w:t>indicators</w:t>
      </w:r>
      <w:r w:rsidR="00D3198D" w:rsidRPr="00AD0DAD">
        <w:t xml:space="preserve"> </w:t>
      </w:r>
      <w:r w:rsidRPr="00AD0DAD">
        <w:t>(</w:t>
      </w:r>
      <w:r w:rsidRPr="004D3E3F">
        <w:rPr>
          <w:i/>
          <w:iCs/>
        </w:rPr>
        <w:t>L</w:t>
      </w:r>
      <w:r w:rsidRPr="004D3E3F">
        <w:rPr>
          <w:i/>
          <w:iCs/>
          <w:vertAlign w:val="subscript"/>
        </w:rPr>
        <w:t>∞</w:t>
      </w:r>
      <w:r w:rsidRPr="00AD0DAD">
        <w:t xml:space="preserve">, </w:t>
      </w:r>
      <w:r w:rsidRPr="004D3E3F">
        <w:rPr>
          <w:i/>
          <w:iCs/>
        </w:rPr>
        <w:t>L</w:t>
      </w:r>
      <w:r w:rsidRPr="004D3E3F">
        <w:rPr>
          <w:i/>
          <w:iCs/>
          <w:vertAlign w:val="subscript"/>
        </w:rPr>
        <w:t>mat</w:t>
      </w:r>
      <w:r w:rsidRPr="00AD0DAD">
        <w:t xml:space="preserve">, </w:t>
      </w:r>
      <w:r w:rsidRPr="004D3E3F">
        <w:rPr>
          <w:i/>
          <w:iCs/>
        </w:rPr>
        <w:t>L</w:t>
      </w:r>
      <w:r w:rsidRPr="004D3E3F">
        <w:rPr>
          <w:i/>
          <w:iCs/>
          <w:vertAlign w:val="subscript"/>
        </w:rPr>
        <w:t>max</w:t>
      </w:r>
      <w:r w:rsidRPr="00AD0DAD">
        <w:t xml:space="preserve">, </w:t>
      </w:r>
      <w:r w:rsidRPr="004D3E3F">
        <w:rPr>
          <w:i/>
          <w:iCs/>
        </w:rPr>
        <w:t>L</w:t>
      </w:r>
      <w:r w:rsidRPr="004D3E3F">
        <w:rPr>
          <w:i/>
          <w:iCs/>
          <w:vertAlign w:val="subscript"/>
        </w:rPr>
        <w:t>opt</w:t>
      </w:r>
      <w:r w:rsidRPr="00AD0DAD">
        <w:t xml:space="preserve">, </w:t>
      </w:r>
      <w:r w:rsidRPr="004D3E3F">
        <w:rPr>
          <w:i/>
          <w:iCs/>
        </w:rPr>
        <w:t>L</w:t>
      </w:r>
      <w:r w:rsidRPr="004D3E3F">
        <w:rPr>
          <w:i/>
          <w:iCs/>
          <w:vertAlign w:val="subscript"/>
        </w:rPr>
        <w:t>opt_m10</w:t>
      </w:r>
      <w:r w:rsidRPr="00AD0DAD">
        <w:t xml:space="preserve">, and </w:t>
      </w:r>
      <w:r w:rsidRPr="004D3E3F">
        <w:rPr>
          <w:i/>
          <w:iCs/>
        </w:rPr>
        <w:t>L</w:t>
      </w:r>
      <w:r w:rsidRPr="004D3E3F">
        <w:rPr>
          <w:i/>
          <w:iCs/>
          <w:vertAlign w:val="subscript"/>
        </w:rPr>
        <w:t>opt_p10</w:t>
      </w:r>
      <w:r w:rsidRPr="00AD0DAD">
        <w:t>)</w:t>
      </w:r>
      <w:r w:rsidR="00417035" w:rsidRPr="00AD0DAD">
        <w:t xml:space="preserve"> across different bi</w:t>
      </w:r>
      <w:r w:rsidR="009969F1">
        <w:t>n</w:t>
      </w:r>
      <w:r w:rsidR="00417035" w:rsidRPr="00AD0DAD">
        <w:t xml:space="preserve"> sizes (1 to 5, </w:t>
      </w:r>
      <w:r w:rsidR="00147C34" w:rsidRPr="00AD0DAD">
        <w:t>with</w:t>
      </w:r>
      <w:r w:rsidR="00417035" w:rsidRPr="00AD0DAD">
        <w:t xml:space="preserve"> </w:t>
      </w:r>
      <w:r w:rsidR="0065524C" w:rsidRPr="00AD0DAD">
        <w:t>the</w:t>
      </w:r>
      <w:r w:rsidR="00147C34" w:rsidRPr="00AD0DAD">
        <w:t xml:space="preserve"> base model bin size</w:t>
      </w:r>
      <w:r w:rsidR="00417035" w:rsidRPr="00AD0DAD">
        <w:t xml:space="preserve"> of </w:t>
      </w:r>
      <w:r w:rsidR="00147C34" w:rsidRPr="00AD0DAD">
        <w:t>3</w:t>
      </w:r>
      <w:r w:rsidR="00522A00">
        <w:t xml:space="preserve"> cm</w:t>
      </w:r>
      <w:r w:rsidR="00147C34" w:rsidRPr="00AD0DAD">
        <w:t xml:space="preserve">). </w:t>
      </w:r>
      <w:ins w:id="600" w:author="Ataher Ali" w:date="2025-06-29T13:47:00Z" w16du:dateUtc="2025-06-29T07:47:00Z">
        <w:r w:rsidR="00353A4F" w:rsidRPr="00270130">
          <w:t xml:space="preserve">Though no statistical difference in the metrics when using different length bins, </w:t>
        </w:r>
      </w:ins>
      <w:ins w:id="601" w:author="Ataher Ali" w:date="2025-06-29T13:48:00Z" w16du:dateUtc="2025-06-29T07:48:00Z">
        <w:r w:rsidR="00353A4F" w:rsidRPr="00270130">
          <w:t xml:space="preserve">there are some differences in the values were observed. </w:t>
        </w:r>
      </w:ins>
      <w:del w:id="602" w:author="Ataher Ali" w:date="2025-06-29T13:47:00Z" w16du:dateUtc="2025-06-29T07:47:00Z">
        <w:r w:rsidR="00147C34" w:rsidRPr="00A55233" w:rsidDel="00353A4F">
          <w:delText>T</w:delText>
        </w:r>
      </w:del>
      <w:ins w:id="603" w:author="Ataher Ali" w:date="2025-06-29T13:50:00Z" w16du:dateUtc="2025-06-29T07:50:00Z">
        <w:r w:rsidR="00A55233" w:rsidRPr="00A55233">
          <w:rPr>
            <w:rPrChange w:id="604" w:author="Ataher Ali" w:date="2025-06-29T13:51:00Z" w16du:dateUtc="2025-06-29T07:51:00Z">
              <w:rPr>
                <w:color w:val="EE0000"/>
              </w:rPr>
            </w:rPrChange>
          </w:rPr>
          <w:t>T</w:t>
        </w:r>
      </w:ins>
      <w:r w:rsidR="00147C34" w:rsidRPr="00A55233">
        <w:t xml:space="preserve">he estimated </w:t>
      </w:r>
      <w:r w:rsidR="00147C34" w:rsidRPr="00AD0DAD">
        <w:t xml:space="preserve">values of </w:t>
      </w:r>
      <w:r w:rsidR="00147C34" w:rsidRPr="00AD0DAD">
        <w:rPr>
          <w:i/>
        </w:rPr>
        <w:t>L</w:t>
      </w:r>
      <w:r w:rsidR="00147C34" w:rsidRPr="00AD0DAD">
        <w:rPr>
          <w:i/>
          <w:vertAlign w:val="subscript"/>
        </w:rPr>
        <w:t xml:space="preserve">∞ </w:t>
      </w:r>
      <w:r w:rsidR="00147C34" w:rsidRPr="00AD0DAD">
        <w:rPr>
          <w:iCs/>
        </w:rPr>
        <w:t xml:space="preserve">and </w:t>
      </w:r>
      <w:r w:rsidR="00147C34" w:rsidRPr="00AD0DAD">
        <w:rPr>
          <w:i/>
          <w:iCs/>
        </w:rPr>
        <w:t>L</w:t>
      </w:r>
      <w:r w:rsidR="00147C34" w:rsidRPr="00AD0DAD">
        <w:rPr>
          <w:i/>
          <w:iCs/>
          <w:vertAlign w:val="subscript"/>
        </w:rPr>
        <w:t xml:space="preserve">max </w:t>
      </w:r>
      <w:r w:rsidR="00147C34" w:rsidRPr="00AD0DAD">
        <w:t xml:space="preserve">exhibited </w:t>
      </w:r>
      <w:ins w:id="605" w:author="Ataher Ali" w:date="2025-06-28T01:30:00Z" w16du:dateUtc="2025-06-27T19:30:00Z">
        <w:r w:rsidR="00485DB9">
          <w:t xml:space="preserve">moderate </w:t>
        </w:r>
      </w:ins>
      <w:del w:id="606" w:author="Ataher Ali" w:date="2025-06-28T01:30:00Z" w16du:dateUtc="2025-06-27T19:30:00Z">
        <w:r w:rsidR="00147C34" w:rsidRPr="00AD0DAD" w:rsidDel="00485DB9">
          <w:delText xml:space="preserve">minimal </w:delText>
        </w:r>
      </w:del>
      <w:r w:rsidR="00147C34" w:rsidRPr="00AD0DAD">
        <w:t xml:space="preserve">deviations from the base model, ranging from </w:t>
      </w:r>
      <w:ins w:id="607" w:author="Ataher Ali" w:date="2025-06-28T01:30:00Z" w16du:dateUtc="2025-06-27T19:30:00Z">
        <w:r w:rsidR="00485DB9">
          <w:t>-</w:t>
        </w:r>
      </w:ins>
      <w:del w:id="608" w:author="Ataher Ali" w:date="2025-06-28T01:30:00Z" w16du:dateUtc="2025-06-27T19:30:00Z">
        <w:r w:rsidR="00147C34" w:rsidRPr="00AD0DAD" w:rsidDel="00485DB9">
          <w:delText>+1.74</w:delText>
        </w:r>
      </w:del>
      <w:ins w:id="609" w:author="Ataher Ali" w:date="2025-06-28T01:30:00Z" w16du:dateUtc="2025-06-27T19:30:00Z">
        <w:r w:rsidR="00485DB9">
          <w:t>2.53</w:t>
        </w:r>
      </w:ins>
      <w:r w:rsidR="00147C34" w:rsidRPr="00AD0DAD">
        <w:t xml:space="preserve">% to </w:t>
      </w:r>
      <w:ins w:id="610" w:author="Ataher Ali" w:date="2025-06-28T01:30:00Z" w16du:dateUtc="2025-06-27T19:30:00Z">
        <w:r w:rsidR="00485DB9">
          <w:t>+</w:t>
        </w:r>
      </w:ins>
      <w:del w:id="611" w:author="Ataher Ali" w:date="2025-06-28T01:30:00Z" w16du:dateUtc="2025-06-27T19:30:00Z">
        <w:r w:rsidR="00147C34" w:rsidRPr="00AD0DAD" w:rsidDel="00485DB9">
          <w:delText>-0.</w:delText>
        </w:r>
      </w:del>
      <w:del w:id="612" w:author="Ataher Ali" w:date="2025-06-28T01:31:00Z" w16du:dateUtc="2025-06-27T19:31:00Z">
        <w:r w:rsidR="00147C34" w:rsidRPr="00AD0DAD" w:rsidDel="00485DB9">
          <w:delText>8</w:delText>
        </w:r>
      </w:del>
      <w:ins w:id="613" w:author="Ataher Ali" w:date="2025-06-28T01:31:00Z" w16du:dateUtc="2025-06-27T19:31:00Z">
        <w:r w:rsidR="00485DB9">
          <w:t>1.27</w:t>
        </w:r>
      </w:ins>
      <w:r w:rsidR="00147C34" w:rsidRPr="00AD0DAD">
        <w:t>%,</w:t>
      </w:r>
      <w:ins w:id="614" w:author="Ataher Ali" w:date="2025-06-28T01:31:00Z" w16du:dateUtc="2025-06-27T19:31:00Z">
        <w:r w:rsidR="00485DB9">
          <w:t xml:space="preserve"> with the largest negative deviation at bin size 1</w:t>
        </w:r>
      </w:ins>
      <w:ins w:id="615" w:author="Ataher Ali" w:date="2025-06-28T01:37:00Z" w16du:dateUtc="2025-06-27T19:37:00Z">
        <w:r w:rsidR="000E7991">
          <w:t>cm</w:t>
        </w:r>
      </w:ins>
      <w:ins w:id="616" w:author="Ataher Ali" w:date="2025-06-28T01:31:00Z" w16du:dateUtc="2025-06-27T19:31:00Z">
        <w:r w:rsidR="00485DB9">
          <w:t xml:space="preserve"> (-2.</w:t>
        </w:r>
      </w:ins>
      <w:ins w:id="617" w:author="Ataher Ali" w:date="2025-06-28T01:32:00Z" w16du:dateUtc="2025-06-27T19:32:00Z">
        <w:r w:rsidR="00485DB9">
          <w:t>53%</w:t>
        </w:r>
      </w:ins>
      <w:ins w:id="618" w:author="Ataher Ali" w:date="2025-06-28T01:31:00Z" w16du:dateUtc="2025-06-27T19:31:00Z">
        <w:r w:rsidR="00485DB9">
          <w:t>)</w:t>
        </w:r>
      </w:ins>
      <w:ins w:id="619" w:author="Ataher Ali" w:date="2025-06-28T01:32:00Z" w16du:dateUtc="2025-06-27T19:32:00Z">
        <w:r w:rsidR="000E7991">
          <w:t xml:space="preserve"> and positive deviation at bin size 5</w:t>
        </w:r>
      </w:ins>
      <w:ins w:id="620" w:author="Ataher Ali" w:date="2025-06-28T01:37:00Z" w16du:dateUtc="2025-06-27T19:37:00Z">
        <w:r w:rsidR="000E7991">
          <w:t>cm</w:t>
        </w:r>
      </w:ins>
      <w:ins w:id="621" w:author="Ataher Ali" w:date="2025-06-28T01:32:00Z" w16du:dateUtc="2025-06-27T19:32:00Z">
        <w:r w:rsidR="000E7991">
          <w:t xml:space="preserve"> (+</w:t>
        </w:r>
      </w:ins>
      <w:ins w:id="622" w:author="Ataher Ali" w:date="2025-06-28T01:33:00Z" w16du:dateUtc="2025-06-27T19:33:00Z">
        <w:r w:rsidR="000E7991">
          <w:t>1.27%</w:t>
        </w:r>
      </w:ins>
      <w:ins w:id="623" w:author="Ataher Ali" w:date="2025-06-28T01:32:00Z" w16du:dateUtc="2025-06-27T19:32:00Z">
        <w:r w:rsidR="000E7991">
          <w:t>)</w:t>
        </w:r>
      </w:ins>
      <w:ins w:id="624" w:author="Ataher Ali" w:date="2025-06-28T01:33:00Z" w16du:dateUtc="2025-06-27T19:33:00Z">
        <w:r w:rsidR="000E7991">
          <w:t>.</w:t>
        </w:r>
      </w:ins>
      <w:del w:id="625" w:author="Ataher Ali" w:date="2025-06-28T01:33:00Z" w16du:dateUtc="2025-06-27T19:33:00Z">
        <w:r w:rsidR="00147C34" w:rsidRPr="00AD0DAD" w:rsidDel="000E7991">
          <w:delText xml:space="preserve"> while </w:delText>
        </w:r>
      </w:del>
      <w:ins w:id="626" w:author="Ataher Ali" w:date="2025-06-28T01:33:00Z" w16du:dateUtc="2025-06-27T19:33:00Z">
        <w:r w:rsidR="000E7991">
          <w:t xml:space="preserve"> </w:t>
        </w:r>
      </w:ins>
      <w:r w:rsidR="00147C34" w:rsidRPr="004D3E3F">
        <w:rPr>
          <w:i/>
          <w:iCs/>
        </w:rPr>
        <w:t>L</w:t>
      </w:r>
      <w:r w:rsidR="00147C34" w:rsidRPr="004D3E3F">
        <w:rPr>
          <w:i/>
          <w:iCs/>
          <w:vertAlign w:val="subscript"/>
        </w:rPr>
        <w:t>ma</w:t>
      </w:r>
      <w:r w:rsidR="00147C34" w:rsidRPr="004D3E3F">
        <w:rPr>
          <w:vertAlign w:val="subscript"/>
        </w:rPr>
        <w:t>t</w:t>
      </w:r>
      <w:r w:rsidR="00147C34" w:rsidRPr="00AD0DAD">
        <w:t xml:space="preserve"> and </w:t>
      </w:r>
      <w:r w:rsidR="00147C34" w:rsidRPr="004D3E3F">
        <w:rPr>
          <w:i/>
          <w:iCs/>
        </w:rPr>
        <w:t>L</w:t>
      </w:r>
      <w:r w:rsidR="00147C34" w:rsidRPr="004D3E3F">
        <w:rPr>
          <w:i/>
          <w:iCs/>
          <w:vertAlign w:val="subscript"/>
        </w:rPr>
        <w:t>opt</w:t>
      </w:r>
      <w:r w:rsidR="00147C34" w:rsidRPr="00AD0DAD">
        <w:t xml:space="preserve"> showed deviations of </w:t>
      </w:r>
      <w:ins w:id="627" w:author="Ataher Ali" w:date="2025-06-28T01:34:00Z" w16du:dateUtc="2025-06-27T19:34:00Z">
        <w:r w:rsidR="000E7991" w:rsidRPr="000E7991">
          <w:t xml:space="preserve">-2.13% to +1.19% and -2.45% to +1.25%, respectively, with </w:t>
        </w:r>
      </w:ins>
      <w:ins w:id="628" w:author="Ataher Ali" w:date="2025-06-28T01:35:00Z" w16du:dateUtc="2025-06-27T19:35:00Z">
        <w:r w:rsidR="000E7991">
          <w:t>bin size 1</w:t>
        </w:r>
      </w:ins>
      <w:ins w:id="629" w:author="Ataher Ali" w:date="2025-06-28T01:38:00Z" w16du:dateUtc="2025-06-27T19:38:00Z">
        <w:r w:rsidR="000E7991">
          <w:t>cm</w:t>
        </w:r>
      </w:ins>
      <w:ins w:id="630" w:author="Ataher Ali" w:date="2025-06-28T01:34:00Z" w16du:dateUtc="2025-06-27T19:34:00Z">
        <w:r w:rsidR="000E7991" w:rsidRPr="000E7991">
          <w:t xml:space="preserve"> showing the greatest reduction and </w:t>
        </w:r>
      </w:ins>
      <w:ins w:id="631" w:author="Ataher Ali" w:date="2025-06-28T01:35:00Z" w16du:dateUtc="2025-06-27T19:35:00Z">
        <w:r w:rsidR="000E7991">
          <w:t>bin size 5</w:t>
        </w:r>
      </w:ins>
      <w:ins w:id="632" w:author="Ataher Ali" w:date="2025-06-28T01:38:00Z" w16du:dateUtc="2025-06-27T19:38:00Z">
        <w:r w:rsidR="000E7991">
          <w:t>cm</w:t>
        </w:r>
      </w:ins>
      <w:ins w:id="633" w:author="Ataher Ali" w:date="2025-06-28T01:34:00Z" w16du:dateUtc="2025-06-27T19:34:00Z">
        <w:r w:rsidR="000E7991" w:rsidRPr="000E7991">
          <w:t xml:space="preserve"> the largest increase relative </w:t>
        </w:r>
      </w:ins>
      <w:ins w:id="634" w:author="Ataher Ali" w:date="2025-06-28T01:36:00Z" w16du:dateUtc="2025-06-27T19:36:00Z">
        <w:r w:rsidR="000E7991">
          <w:t>base model bin size</w:t>
        </w:r>
      </w:ins>
      <w:del w:id="635" w:author="Ataher Ali" w:date="2025-06-28T01:34:00Z" w16du:dateUtc="2025-06-27T19:34:00Z">
        <w:r w:rsidR="00147C34" w:rsidRPr="00AD0DAD" w:rsidDel="000E7991">
          <w:delText>+1.57% to -0.71% and +1.65% to -0.75%</w:delText>
        </w:r>
      </w:del>
      <w:del w:id="636" w:author="Ataher Ali" w:date="2025-06-28T01:39:00Z" w16du:dateUtc="2025-06-27T19:39:00Z">
        <w:r w:rsidR="00147C34" w:rsidRPr="00AD0DAD" w:rsidDel="000E7991">
          <w:delText>,</w:delText>
        </w:r>
      </w:del>
      <w:del w:id="637" w:author="Ataher Ali" w:date="2025-06-28T01:35:00Z" w16du:dateUtc="2025-06-27T19:35:00Z">
        <w:r w:rsidR="00147C34" w:rsidRPr="00AD0DAD" w:rsidDel="000E7991">
          <w:delText xml:space="preserve"> </w:delText>
        </w:r>
      </w:del>
      <w:del w:id="638" w:author="Ataher Ali" w:date="2025-06-28T01:39:00Z" w16du:dateUtc="2025-06-27T19:39:00Z">
        <w:r w:rsidR="00147C34" w:rsidRPr="00AD0DAD" w:rsidDel="000E7991">
          <w:delText>respectively</w:delText>
        </w:r>
      </w:del>
      <w:r w:rsidR="00147C34" w:rsidRPr="00AD0DAD">
        <w:t>.</w:t>
      </w:r>
      <w:ins w:id="639" w:author="Ataher Ali" w:date="2025-06-28T01:39:00Z" w16du:dateUtc="2025-06-27T19:39:00Z">
        <w:r w:rsidR="000E7991">
          <w:t xml:space="preserve"> </w:t>
        </w:r>
        <w:r w:rsidR="000E7991" w:rsidRPr="000E7991">
          <w:t xml:space="preserve">Parameters </w:t>
        </w:r>
      </w:ins>
      <w:ins w:id="640" w:author="Ataher Ali" w:date="2025-06-28T01:40:00Z" w16du:dateUtc="2025-06-27T19:40:00Z">
        <w:r w:rsidR="000E7991" w:rsidRPr="004D3E3F">
          <w:rPr>
            <w:i/>
            <w:iCs/>
          </w:rPr>
          <w:t>L</w:t>
        </w:r>
        <w:r w:rsidR="000E7991" w:rsidRPr="004D3E3F">
          <w:rPr>
            <w:i/>
            <w:iCs/>
            <w:vertAlign w:val="subscript"/>
          </w:rPr>
          <w:t>opt_m10</w:t>
        </w:r>
        <w:r w:rsidR="000E7991">
          <w:rPr>
            <w:i/>
            <w:iCs/>
            <w:vertAlign w:val="subscript"/>
          </w:rPr>
          <w:t xml:space="preserve"> </w:t>
        </w:r>
      </w:ins>
      <w:ins w:id="641" w:author="Ataher Ali" w:date="2025-06-28T01:39:00Z" w16du:dateUtc="2025-06-27T19:39:00Z">
        <w:r w:rsidR="000E7991" w:rsidRPr="000E7991">
          <w:t xml:space="preserve">and </w:t>
        </w:r>
      </w:ins>
      <w:ins w:id="642" w:author="Ataher Ali" w:date="2025-06-28T01:40:00Z" w16du:dateUtc="2025-06-27T19:40:00Z">
        <w:r w:rsidR="000E7991" w:rsidRPr="004D3E3F">
          <w:rPr>
            <w:i/>
            <w:iCs/>
          </w:rPr>
          <w:t>L</w:t>
        </w:r>
        <w:r w:rsidR="000E7991" w:rsidRPr="004D3E3F">
          <w:rPr>
            <w:i/>
            <w:iCs/>
            <w:vertAlign w:val="subscript"/>
          </w:rPr>
          <w:t>opt_p10</w:t>
        </w:r>
        <w:r w:rsidR="000E7991">
          <w:rPr>
            <w:i/>
            <w:iCs/>
            <w:vertAlign w:val="subscript"/>
          </w:rPr>
          <w:t xml:space="preserve"> </w:t>
        </w:r>
      </w:ins>
      <w:ins w:id="643" w:author="Ataher Ali" w:date="2025-06-28T01:39:00Z" w16du:dateUtc="2025-06-27T19:39:00Z">
        <w:r w:rsidR="000E7991" w:rsidRPr="000E7991">
          <w:t>followed similar patterns, with deviations from -2.46% to +1.25%.</w:t>
        </w:r>
      </w:ins>
      <w:ins w:id="644" w:author="Ataher Ali" w:date="2025-06-28T01:40:00Z" w16du:dateUtc="2025-06-27T19:40:00Z">
        <w:r w:rsidR="000E7991">
          <w:t xml:space="preserve"> </w:t>
        </w:r>
      </w:ins>
      <w:del w:id="645" w:author="Ataher Ali" w:date="2025-06-28T01:40:00Z" w16du:dateUtc="2025-06-27T19:40:00Z">
        <w:r w:rsidR="00147C34" w:rsidRPr="00AD0DAD" w:rsidDel="000E7991">
          <w:delText xml:space="preserve"> </w:delText>
        </w:r>
      </w:del>
      <w:r w:rsidR="00147C34" w:rsidRPr="00AD0DAD">
        <w:t xml:space="preserve">Statistical analysis using One-Way ANOVA and Tukey's post-hoc test confirmed that the differences in estimated length </w:t>
      </w:r>
      <w:r w:rsidR="003B6045">
        <w:t>indicators</w:t>
      </w:r>
      <w:r w:rsidR="00147C34" w:rsidRPr="00AD0DAD">
        <w:t xml:space="preserve"> across different bin sizes were not significant (</w:t>
      </w:r>
      <w:r w:rsidR="00E02E2F" w:rsidRPr="00AD0DAD">
        <w:rPr>
          <w:i/>
          <w:iCs/>
        </w:rPr>
        <w:t>p &gt; 0.05</w:t>
      </w:r>
      <w:r w:rsidR="00147C34" w:rsidRPr="00AD0DAD">
        <w:t>)</w:t>
      </w:r>
      <w:ins w:id="646" w:author="Ataher Ali" w:date="2025-06-28T01:42:00Z" w16du:dateUtc="2025-06-27T19:42:00Z">
        <w:r w:rsidR="00604434">
          <w:t>, suggesting low overall sensitivity</w:t>
        </w:r>
      </w:ins>
      <w:r w:rsidR="00147C34" w:rsidRPr="00AD0DAD">
        <w:t>.</w:t>
      </w:r>
      <w:ins w:id="647" w:author="Ataher Ali" w:date="2025-06-28T01:42:00Z" w16du:dateUtc="2025-06-27T19:42:00Z">
        <w:r w:rsidR="00604434">
          <w:t xml:space="preserve"> </w:t>
        </w:r>
      </w:ins>
      <w:bookmarkStart w:id="648" w:name="_Hlk202062860"/>
    </w:p>
    <w:bookmarkEnd w:id="648"/>
    <w:p w14:paraId="32D6AC5F" w14:textId="12648111" w:rsidR="00147C34" w:rsidRPr="009F05BF" w:rsidDel="00DD1CE2" w:rsidRDefault="00147C34" w:rsidP="000E79E7">
      <w:pPr>
        <w:ind w:firstLine="0"/>
        <w:rPr>
          <w:del w:id="649" w:author="Ataher Ali" w:date="2025-06-30T02:17:00Z" w16du:dateUtc="2025-06-29T20:17:00Z"/>
          <w:color w:val="EE0000"/>
          <w:rPrChange w:id="650" w:author="Ataher Ali" w:date="2025-06-28T01:43:00Z" w16du:dateUtc="2025-06-27T19:43:00Z">
            <w:rPr>
              <w:del w:id="651" w:author="Ataher Ali" w:date="2025-06-30T02:17:00Z" w16du:dateUtc="2025-06-29T20:17:00Z"/>
            </w:rPr>
          </w:rPrChange>
        </w:rPr>
      </w:pPr>
    </w:p>
    <w:p w14:paraId="602550AF" w14:textId="77777777" w:rsidR="00A573C6" w:rsidRPr="00AD0DAD" w:rsidRDefault="00A573C6" w:rsidP="00A573C6">
      <w:pPr>
        <w:ind w:firstLine="0"/>
      </w:pPr>
      <w:r w:rsidRPr="004D3E3F">
        <w:rPr>
          <w:noProof/>
          <w14:ligatures w14:val="standardContextual"/>
        </w:rPr>
        <w:drawing>
          <wp:inline distT="0" distB="0" distL="0" distR="0" wp14:anchorId="7E7C6B2D" wp14:editId="202692C3">
            <wp:extent cx="5464292" cy="3640455"/>
            <wp:effectExtent l="19050" t="19050" r="9525" b="27940"/>
            <wp:docPr id="474504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4187"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4292" cy="3640455"/>
                    </a:xfrm>
                    <a:prstGeom prst="rect">
                      <a:avLst/>
                    </a:prstGeom>
                    <a:ln>
                      <a:solidFill>
                        <a:schemeClr val="tx1"/>
                      </a:solidFill>
                    </a:ln>
                  </pic:spPr>
                </pic:pic>
              </a:graphicData>
            </a:graphic>
          </wp:inline>
        </w:drawing>
      </w:r>
    </w:p>
    <w:p w14:paraId="6B1CD834" w14:textId="04EB377F" w:rsidR="00DD1CE2" w:rsidRDefault="00A573C6" w:rsidP="004719B0">
      <w:pPr>
        <w:ind w:firstLine="0"/>
        <w:rPr>
          <w:ins w:id="652" w:author="Ataher Ali" w:date="2025-06-30T02:17:00Z" w16du:dateUtc="2025-06-29T20:17:00Z"/>
          <w:b/>
          <w:bCs/>
        </w:rPr>
      </w:pPr>
      <w:r w:rsidRPr="00AD0DAD">
        <w:rPr>
          <w:b/>
          <w:bCs/>
        </w:rPr>
        <w:t xml:space="preserve">Figure </w:t>
      </w:r>
      <w:r w:rsidR="0050712B">
        <w:rPr>
          <w:b/>
          <w:bCs/>
        </w:rPr>
        <w:t>5</w:t>
      </w:r>
      <w:r w:rsidRPr="00AD0DAD">
        <w:rPr>
          <w:b/>
          <w:bCs/>
        </w:rPr>
        <w:t xml:space="preserve">: Distribution of length </w:t>
      </w:r>
      <w:r w:rsidR="00B87F69">
        <w:rPr>
          <w:b/>
          <w:bCs/>
        </w:rPr>
        <w:t>indicator</w:t>
      </w:r>
      <w:r w:rsidR="00B87F69" w:rsidRPr="00AD0DAD">
        <w:rPr>
          <w:b/>
          <w:bCs/>
        </w:rPr>
        <w:t xml:space="preserve">s </w:t>
      </w:r>
      <w:r w:rsidRPr="00AD0DAD">
        <w:rPr>
          <w:b/>
          <w:bCs/>
        </w:rPr>
        <w:t>with different bin size</w:t>
      </w:r>
      <w:r w:rsidR="00F90732" w:rsidRPr="00AD0DAD">
        <w:rPr>
          <w:b/>
          <w:bCs/>
        </w:rPr>
        <w:t xml:space="preserve"> (base model bin size = 3</w:t>
      </w:r>
      <w:r w:rsidR="00522A00">
        <w:rPr>
          <w:b/>
          <w:bCs/>
        </w:rPr>
        <w:t xml:space="preserve"> cm</w:t>
      </w:r>
      <w:r w:rsidR="00F90732" w:rsidRPr="00AD0DAD">
        <w:rPr>
          <w:b/>
          <w:bCs/>
        </w:rPr>
        <w:t>)</w:t>
      </w:r>
      <w:r w:rsidRPr="00AD0DAD">
        <w:rPr>
          <w:b/>
          <w:bCs/>
        </w:rPr>
        <w:t>,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87F69">
        <w:rPr>
          <w:b/>
          <w:bCs/>
        </w:rPr>
        <w:t>indicators</w:t>
      </w:r>
      <w:r w:rsidR="00B87F69" w:rsidRPr="00AD0DAD">
        <w:rPr>
          <w:b/>
          <w:bCs/>
        </w:rPr>
        <w:t xml:space="preserve"> </w:t>
      </w:r>
      <w:r w:rsidRPr="00AD0DAD">
        <w:rPr>
          <w:b/>
          <w:bCs/>
        </w:rPr>
        <w:t>with different bin size based on one-way ANOVA and Tukey’s HSD.</w:t>
      </w:r>
      <w:ins w:id="653" w:author="Ataher Ali" w:date="2025-06-30T02:17:00Z" w16du:dateUtc="2025-06-29T20:17:00Z">
        <w:r w:rsidR="00DD1CE2">
          <w:rPr>
            <w:b/>
            <w:bCs/>
          </w:rPr>
          <w:br w:type="page"/>
        </w:r>
      </w:ins>
    </w:p>
    <w:p w14:paraId="4EBCA827" w14:textId="50B68F2A" w:rsidR="006B294C" w:rsidRPr="004D3E3F" w:rsidDel="00DD1CE2" w:rsidRDefault="006B294C" w:rsidP="004719B0">
      <w:pPr>
        <w:ind w:firstLine="0"/>
        <w:rPr>
          <w:del w:id="654" w:author="Ataher Ali" w:date="2025-06-30T02:17:00Z" w16du:dateUtc="2025-06-29T20:17:00Z"/>
          <w:b/>
          <w:bCs/>
        </w:rPr>
      </w:pPr>
    </w:p>
    <w:p w14:paraId="542F4B56" w14:textId="56A006CF" w:rsidR="00172A95" w:rsidRPr="00AD0DAD" w:rsidRDefault="004D1C65" w:rsidP="006A12A8">
      <w:pPr>
        <w:pStyle w:val="Heading3"/>
      </w:pPr>
      <w:bookmarkStart w:id="655" w:name="_Toc171390635"/>
      <w:bookmarkStart w:id="656" w:name="_Toc171391908"/>
      <w:bookmarkStart w:id="657" w:name="_Toc171463506"/>
      <w:r w:rsidRPr="00AD0DAD">
        <w:t>Length-</w:t>
      </w:r>
      <w:r w:rsidRPr="003953AE">
        <w:t>Based</w:t>
      </w:r>
      <w:r w:rsidRPr="00AD0DAD">
        <w:t xml:space="preserve"> Indicators (LBIs)</w:t>
      </w:r>
      <w:bookmarkEnd w:id="655"/>
      <w:bookmarkEnd w:id="656"/>
      <w:bookmarkEnd w:id="657"/>
    </w:p>
    <w:p w14:paraId="001FAB68" w14:textId="613CB638" w:rsidR="006B294C" w:rsidRDefault="00E02E2F" w:rsidP="006B294C">
      <w:pPr>
        <w:spacing w:after="0"/>
        <w:ind w:firstLine="0"/>
      </w:pPr>
      <w:r w:rsidRPr="00AD0DAD">
        <w:t xml:space="preserve">The </w:t>
      </w:r>
      <w:r w:rsidR="00931F9C" w:rsidRPr="00AD0DAD">
        <w:t>simple set of indicators</w:t>
      </w:r>
      <w:r w:rsidRPr="00AD0DAD">
        <w:t xml:space="preserve">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w:t>
      </w:r>
      <w:r w:rsidRPr="00AD0DAD">
        <w:rPr>
          <w:i/>
        </w:rPr>
        <w:t>P</w:t>
      </w:r>
      <w:r w:rsidRPr="00AD0DAD">
        <w:rPr>
          <w:i/>
          <w:vertAlign w:val="subscript"/>
        </w:rPr>
        <w:t>mega</w:t>
      </w:r>
      <w:r w:rsidRPr="00AD0DAD">
        <w:t>)</w:t>
      </w:r>
      <w:r w:rsidR="00C02463" w:rsidRPr="00AD0DAD">
        <w:t xml:space="preserve"> proposed by Froese (2004)</w:t>
      </w:r>
      <w:r w:rsidR="00524300" w:rsidRPr="00AD0DAD">
        <w:t xml:space="preserve">, </w:t>
      </w:r>
      <w:r w:rsidR="00E979A6" w:rsidRPr="00AD0DAD">
        <w:t xml:space="preserve">were </w:t>
      </w:r>
      <w:r w:rsidR="00906834" w:rsidRPr="00AD0DAD">
        <w:t>estimated</w:t>
      </w:r>
      <w:r w:rsidR="00E979A6" w:rsidRPr="00AD0DAD">
        <w:t xml:space="preserve"> for the stock of </w:t>
      </w:r>
      <w:r w:rsidR="00E979A6" w:rsidRPr="004D3E3F">
        <w:rPr>
          <w:i/>
          <w:iCs/>
        </w:rPr>
        <w:t xml:space="preserve">Sperate </w:t>
      </w:r>
      <w:proofErr w:type="spellStart"/>
      <w:r w:rsidR="00E979A6" w:rsidRPr="004D3E3F">
        <w:rPr>
          <w:i/>
          <w:iCs/>
        </w:rPr>
        <w:t>aor</w:t>
      </w:r>
      <w:proofErr w:type="spellEnd"/>
      <w:r w:rsidR="00E979A6" w:rsidRPr="00AD0DAD">
        <w:t xml:space="preserve"> (Table 3) </w:t>
      </w:r>
      <w:r w:rsidRPr="00AD0DAD">
        <w:t>reveal</w:t>
      </w:r>
      <w:r w:rsidR="00E979A6" w:rsidRPr="00AD0DAD">
        <w:t xml:space="preserve"> significant deviations from the target reference values. </w:t>
      </w:r>
      <w:r w:rsidR="006B294C" w:rsidRPr="00AD0DAD">
        <w:t xml:space="preserve"> </w:t>
      </w:r>
      <w:r w:rsidR="00E979A6" w:rsidRPr="00AD0DAD">
        <w:t xml:space="preserve">The </w:t>
      </w:r>
      <w:r w:rsidR="007C339C" w:rsidRPr="00AD0DAD">
        <w:t>percentage</w:t>
      </w:r>
      <w:r w:rsidR="00E979A6" w:rsidRPr="00AD0DAD">
        <w:t xml:space="preserve"> of sexually mature fish (</w:t>
      </w:r>
      <w:r w:rsidR="00E979A6" w:rsidRPr="004D3E3F">
        <w:rPr>
          <w:i/>
          <w:iCs/>
        </w:rPr>
        <w:t>P</w:t>
      </w:r>
      <w:r w:rsidR="00E979A6" w:rsidRPr="004D3E3F">
        <w:rPr>
          <w:i/>
          <w:iCs/>
          <w:vertAlign w:val="subscript"/>
        </w:rPr>
        <w:t>mat</w:t>
      </w:r>
      <w:r w:rsidR="00E979A6" w:rsidRPr="00AD0DAD">
        <w:t xml:space="preserve">) was </w:t>
      </w:r>
      <w:ins w:id="658" w:author="Ataher Ali" w:date="2025-06-28T03:44:00Z" w16du:dateUtc="2025-06-27T21:44:00Z">
        <w:r w:rsidR="00967932">
          <w:t>2.04</w:t>
        </w:r>
      </w:ins>
      <w:del w:id="659" w:author="Ataher Ali" w:date="2025-06-28T03:44:00Z" w16du:dateUtc="2025-06-27T21:44:00Z">
        <w:r w:rsidR="00E979A6" w:rsidRPr="00AD0DAD" w:rsidDel="00967932">
          <w:delText>12.48</w:delText>
        </w:r>
      </w:del>
      <w:r w:rsidR="00E979A6" w:rsidRPr="00AD0DAD">
        <w:t>% (</w:t>
      </w:r>
      <w:ins w:id="660" w:author="Ataher Ali" w:date="2025-06-28T03:44:00Z" w16du:dateUtc="2025-06-27T21:44:00Z">
        <w:r w:rsidR="00967932">
          <w:t>0.88</w:t>
        </w:r>
      </w:ins>
      <w:del w:id="661" w:author="Ataher Ali" w:date="2025-06-28T03:44:00Z" w16du:dateUtc="2025-06-27T21:44:00Z">
        <w:r w:rsidR="00E979A6" w:rsidRPr="00AD0DAD" w:rsidDel="00967932">
          <w:delText>7.55</w:delText>
        </w:r>
      </w:del>
      <w:r w:rsidR="00E979A6" w:rsidRPr="00AD0DAD">
        <w:t>–</w:t>
      </w:r>
      <w:ins w:id="662" w:author="Ataher Ali" w:date="2025-06-28T03:44:00Z" w16du:dateUtc="2025-06-27T21:44:00Z">
        <w:r w:rsidR="00967932">
          <w:t>3.58</w:t>
        </w:r>
      </w:ins>
      <w:del w:id="663" w:author="Ataher Ali" w:date="2025-06-28T03:44:00Z" w16du:dateUtc="2025-06-27T21:44:00Z">
        <w:r w:rsidR="00E979A6" w:rsidRPr="00AD0DAD" w:rsidDel="00967932">
          <w:delText>22.69</w:delText>
        </w:r>
      </w:del>
      <w:r w:rsidR="00E979A6" w:rsidRPr="00AD0DAD">
        <w:t>%), far below the target of 100%, indicating heavy exploitation of immature fish and reduced reproductive potential. Similarly, the percentage of optimally sized fish (</w:t>
      </w:r>
      <w:r w:rsidR="00E979A6" w:rsidRPr="004D3E3F">
        <w:rPr>
          <w:i/>
          <w:iCs/>
        </w:rPr>
        <w:t>P</w:t>
      </w:r>
      <w:r w:rsidR="00E979A6" w:rsidRPr="004D3E3F">
        <w:rPr>
          <w:i/>
          <w:iCs/>
          <w:vertAlign w:val="subscript"/>
        </w:rPr>
        <w:t>opt</w:t>
      </w:r>
      <w:r w:rsidR="00E979A6" w:rsidRPr="00AD0DAD">
        <w:t xml:space="preserve">) was </w:t>
      </w:r>
      <w:ins w:id="664" w:author="Ataher Ali" w:date="2025-06-28T03:45:00Z" w16du:dateUtc="2025-06-27T21:45:00Z">
        <w:r w:rsidR="00967932">
          <w:t>2.3</w:t>
        </w:r>
      </w:ins>
      <w:ins w:id="665" w:author="Ataher Ali" w:date="2025-06-28T03:46:00Z" w16du:dateUtc="2025-06-27T21:46:00Z">
        <w:r w:rsidR="00967932">
          <w:t>8</w:t>
        </w:r>
      </w:ins>
      <w:del w:id="666" w:author="Ataher Ali" w:date="2025-06-28T03:45:00Z" w16du:dateUtc="2025-06-27T21:45:00Z">
        <w:r w:rsidR="00E979A6" w:rsidRPr="00AD0DAD" w:rsidDel="00967932">
          <w:delText>9.0</w:delText>
        </w:r>
      </w:del>
      <w:del w:id="667" w:author="Ataher Ali" w:date="2025-06-28T03:44:00Z" w16du:dateUtc="2025-06-27T21:44:00Z">
        <w:r w:rsidR="00E979A6" w:rsidRPr="00AD0DAD" w:rsidDel="00967932">
          <w:delText>3</w:delText>
        </w:r>
      </w:del>
      <w:r w:rsidR="00E979A6" w:rsidRPr="00AD0DAD">
        <w:t>% (</w:t>
      </w:r>
      <w:ins w:id="668" w:author="Ataher Ali" w:date="2025-06-28T03:46:00Z" w16du:dateUtc="2025-06-27T21:46:00Z">
        <w:r w:rsidR="00967932">
          <w:t>0.87</w:t>
        </w:r>
      </w:ins>
      <w:del w:id="669" w:author="Ataher Ali" w:date="2025-06-28T03:46:00Z" w16du:dateUtc="2025-06-27T21:46:00Z">
        <w:r w:rsidR="00E979A6" w:rsidRPr="00AD0DAD" w:rsidDel="00967932">
          <w:delText>5.14</w:delText>
        </w:r>
      </w:del>
      <w:r w:rsidR="00E979A6" w:rsidRPr="00AD0DAD">
        <w:t>–</w:t>
      </w:r>
      <w:ins w:id="670" w:author="Ataher Ali" w:date="2025-06-28T03:46:00Z" w16du:dateUtc="2025-06-27T21:46:00Z">
        <w:r w:rsidR="00967932">
          <w:t>5.80</w:t>
        </w:r>
      </w:ins>
      <w:del w:id="671" w:author="Ataher Ali" w:date="2025-06-28T03:46:00Z" w16du:dateUtc="2025-06-27T21:46:00Z">
        <w:r w:rsidR="00E979A6" w:rsidRPr="00AD0DAD" w:rsidDel="00967932">
          <w:delText>17.24</w:delText>
        </w:r>
      </w:del>
      <w:r w:rsidR="00E979A6" w:rsidRPr="00AD0DAD">
        <w:t xml:space="preserve">%), </w:t>
      </w:r>
      <w:ins w:id="672" w:author="Ataher Ali" w:date="2025-06-29T14:48:00Z" w16du:dateUtc="2025-06-29T08:48:00Z">
        <w:r w:rsidR="00375FBA">
          <w:t xml:space="preserve">is also </w:t>
        </w:r>
      </w:ins>
      <w:del w:id="673" w:author="Ataher Ali" w:date="2025-06-29T14:48:00Z" w16du:dateUtc="2025-06-29T08:48:00Z">
        <w:r w:rsidR="00E979A6" w:rsidRPr="00967932" w:rsidDel="00375FBA">
          <w:rPr>
            <w:color w:val="EE0000"/>
            <w:rPrChange w:id="674" w:author="Ataher Ali" w:date="2025-06-28T03:46:00Z" w16du:dateUtc="2025-06-27T21:46:00Z">
              <w:rPr/>
            </w:rPrChange>
          </w:rPr>
          <w:delText xml:space="preserve">substantially </w:delText>
        </w:r>
      </w:del>
      <w:r w:rsidR="00E979A6" w:rsidRPr="00AD0DAD">
        <w:t>below the 100% target, reflecting insufficient numbers of fish reaching their full growth potential. The proportion of mega-spawners (</w:t>
      </w:r>
      <w:r w:rsidR="00E979A6" w:rsidRPr="004D3E3F">
        <w:rPr>
          <w:i/>
          <w:iCs/>
        </w:rPr>
        <w:t>P</w:t>
      </w:r>
      <w:r w:rsidR="00E979A6" w:rsidRPr="004D3E3F">
        <w:rPr>
          <w:i/>
          <w:iCs/>
          <w:vertAlign w:val="subscript"/>
        </w:rPr>
        <w:t>mega</w:t>
      </w:r>
      <w:r w:rsidR="00E979A6" w:rsidRPr="00AD0DAD">
        <w:t xml:space="preserve">), crucial for genetic diversity and population resilience, was only </w:t>
      </w:r>
      <w:ins w:id="675" w:author="Ataher Ali" w:date="2025-06-28T03:47:00Z" w16du:dateUtc="2025-06-27T21:47:00Z">
        <w:r w:rsidR="00967932">
          <w:t>0.35</w:t>
        </w:r>
      </w:ins>
      <w:del w:id="676" w:author="Ataher Ali" w:date="2025-06-28T03:47:00Z" w16du:dateUtc="2025-06-27T21:47:00Z">
        <w:r w:rsidR="00E979A6" w:rsidRPr="00AD0DAD" w:rsidDel="00967932">
          <w:delText>5.09</w:delText>
        </w:r>
      </w:del>
      <w:r w:rsidR="00E979A6" w:rsidRPr="00AD0DAD">
        <w:t>% (</w:t>
      </w:r>
      <w:ins w:id="677" w:author="Ataher Ali" w:date="2025-06-28T03:47:00Z" w16du:dateUtc="2025-06-27T21:47:00Z">
        <w:r w:rsidR="00967932">
          <w:t>0.08</w:t>
        </w:r>
      </w:ins>
      <w:del w:id="678" w:author="Ataher Ali" w:date="2025-06-28T03:47:00Z" w16du:dateUtc="2025-06-27T21:47:00Z">
        <w:r w:rsidR="00E979A6" w:rsidRPr="00AD0DAD" w:rsidDel="00967932">
          <w:delText>2.41</w:delText>
        </w:r>
      </w:del>
      <w:r w:rsidR="00E979A6" w:rsidRPr="00AD0DAD">
        <w:t>–1</w:t>
      </w:r>
      <w:ins w:id="679" w:author="Ataher Ali" w:date="2025-06-28T03:47:00Z" w16du:dateUtc="2025-06-27T21:47:00Z">
        <w:r w:rsidR="00967932">
          <w:t>.16</w:t>
        </w:r>
      </w:ins>
      <w:del w:id="680" w:author="Ataher Ali" w:date="2025-06-28T03:47:00Z" w16du:dateUtc="2025-06-27T21:47:00Z">
        <w:r w:rsidR="00E979A6" w:rsidRPr="00AD0DAD" w:rsidDel="00967932">
          <w:delText>1.79</w:delText>
        </w:r>
      </w:del>
      <w:r w:rsidR="00E979A6" w:rsidRPr="00AD0DAD">
        <w:t>%), compared to the target of 20%, highlighting</w:t>
      </w:r>
      <w:r w:rsidR="00B84F40" w:rsidRPr="00AD0DAD">
        <w:t xml:space="preserve"> that this fishery has already removed major portion of its larger individuals</w:t>
      </w:r>
      <w:r w:rsidR="00E979A6" w:rsidRPr="00AD0DAD">
        <w:t>. The combined indicator (</w:t>
      </w:r>
      <w:r w:rsidR="00E979A6" w:rsidRPr="004D3E3F">
        <w:rPr>
          <w:i/>
          <w:iCs/>
        </w:rPr>
        <w:t>P</w:t>
      </w:r>
      <w:r w:rsidR="00E979A6" w:rsidRPr="004D3E3F">
        <w:rPr>
          <w:i/>
          <w:iCs/>
          <w:vertAlign w:val="subscript"/>
        </w:rPr>
        <w:t>obj</w:t>
      </w:r>
      <w:r w:rsidR="00E979A6" w:rsidRPr="00AD0DAD">
        <w:t xml:space="preserve">) was </w:t>
      </w:r>
      <w:ins w:id="681" w:author="Ataher Ali" w:date="2025-06-28T03:47:00Z" w16du:dateUtc="2025-06-27T21:47:00Z">
        <w:r w:rsidR="00967932">
          <w:t>4.77</w:t>
        </w:r>
      </w:ins>
      <w:del w:id="682" w:author="Ataher Ali" w:date="2025-06-28T03:47:00Z" w16du:dateUtc="2025-06-27T21:47:00Z">
        <w:r w:rsidR="00E979A6" w:rsidRPr="00AD0DAD" w:rsidDel="00967932">
          <w:delText>26.61</w:delText>
        </w:r>
      </w:del>
      <w:r w:rsidR="00E979A6" w:rsidRPr="00AD0DAD">
        <w:t>% (</w:t>
      </w:r>
      <w:ins w:id="683" w:author="Ataher Ali" w:date="2025-06-28T03:48:00Z" w16du:dateUtc="2025-06-27T21:48:00Z">
        <w:r w:rsidR="00967932">
          <w:t>1.84</w:t>
        </w:r>
      </w:ins>
      <w:del w:id="684" w:author="Ataher Ali" w:date="2025-06-28T03:48:00Z" w16du:dateUtc="2025-06-27T21:48:00Z">
        <w:r w:rsidR="00E979A6" w:rsidRPr="00AD0DAD" w:rsidDel="00967932">
          <w:delText>15.09</w:delText>
        </w:r>
      </w:del>
      <w:r w:rsidR="00E979A6" w:rsidRPr="00AD0DAD">
        <w:t>–</w:t>
      </w:r>
      <w:ins w:id="685" w:author="Ataher Ali" w:date="2025-06-28T03:48:00Z" w16du:dateUtc="2025-06-27T21:48:00Z">
        <w:r w:rsidR="00967932">
          <w:t>10.53</w:t>
        </w:r>
      </w:ins>
      <w:del w:id="686" w:author="Ataher Ali" w:date="2025-06-28T03:48:00Z" w16du:dateUtc="2025-06-27T21:48:00Z">
        <w:r w:rsidR="00E979A6" w:rsidRPr="00AD0DAD" w:rsidDel="00967932">
          <w:delText>51.71</w:delText>
        </w:r>
      </w:del>
      <w:r w:rsidR="00E979A6" w:rsidRPr="00AD0DAD">
        <w:t>%), further underscoring the stock's unsustainable status.</w:t>
      </w:r>
    </w:p>
    <w:p w14:paraId="0EE46E9D" w14:textId="7D94558D" w:rsidR="006E75A1" w:rsidDel="0007699B" w:rsidRDefault="006E75A1" w:rsidP="006B294C">
      <w:pPr>
        <w:spacing w:after="0"/>
        <w:ind w:firstLine="0"/>
        <w:rPr>
          <w:del w:id="687" w:author="Ataher Ali" w:date="2025-06-30T01:10:00Z" w16du:dateUtc="2025-06-29T19:10:00Z"/>
        </w:rPr>
      </w:pPr>
    </w:p>
    <w:p w14:paraId="48527F66" w14:textId="21BF7DEA" w:rsidR="006E75A1" w:rsidRPr="00AD0DAD" w:rsidDel="0007699B" w:rsidRDefault="006E75A1" w:rsidP="006B294C">
      <w:pPr>
        <w:spacing w:after="0"/>
        <w:ind w:firstLine="0"/>
        <w:rPr>
          <w:del w:id="688" w:author="Ataher Ali" w:date="2025-06-30T01:10:00Z" w16du:dateUtc="2025-06-29T19:10:00Z"/>
        </w:rPr>
      </w:pPr>
    </w:p>
    <w:p w14:paraId="37230132" w14:textId="30CE0A7A" w:rsidR="0029011F" w:rsidRPr="004D3E3F" w:rsidRDefault="0029011F" w:rsidP="006B294C">
      <w:pPr>
        <w:spacing w:after="0"/>
        <w:ind w:firstLine="0"/>
        <w:rPr>
          <w:b/>
          <w:bCs/>
        </w:rPr>
      </w:pPr>
      <w:r w:rsidRPr="004D3E3F">
        <w:rPr>
          <w:b/>
          <w:bCs/>
        </w:rPr>
        <w:t>Table 3: Estimated length-based indicators (LBIs)</w:t>
      </w:r>
      <w:r w:rsidR="005767C3">
        <w:rPr>
          <w:b/>
          <w:bCs/>
        </w:rPr>
        <w:t xml:space="preserve"> with 95% Confidence Intervals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Change w:id="689">
          <w:tblGrid>
            <w:gridCol w:w="1713"/>
            <w:gridCol w:w="2389"/>
            <w:gridCol w:w="2389"/>
            <w:gridCol w:w="2391"/>
          </w:tblGrid>
        </w:tblGridChange>
      </w:tblGrid>
      <w:tr w:rsidR="00AD0DAD" w:rsidRPr="00AD0DAD" w14:paraId="4498FA9E" w14:textId="77777777" w:rsidTr="00582761">
        <w:trPr>
          <w:trHeight w:val="360"/>
        </w:trPr>
        <w:tc>
          <w:tcPr>
            <w:tcW w:w="964" w:type="pct"/>
            <w:tcBorders>
              <w:top w:val="single" w:sz="12" w:space="0" w:color="auto"/>
              <w:bottom w:val="single" w:sz="12" w:space="0" w:color="auto"/>
            </w:tcBorders>
            <w:shd w:val="clear" w:color="auto" w:fill="auto"/>
            <w:noWrap/>
            <w:vAlign w:val="center"/>
            <w:hideMark/>
          </w:tcPr>
          <w:p w14:paraId="53E10A4C" w14:textId="0ADFDDB3" w:rsidR="0029011F" w:rsidRPr="00AD0DAD" w:rsidRDefault="00B87F69" w:rsidP="00582761">
            <w:pPr>
              <w:spacing w:before="0" w:after="0" w:line="240" w:lineRule="auto"/>
              <w:ind w:firstLine="0"/>
              <w:jc w:val="left"/>
              <w:rPr>
                <w:rFonts w:eastAsia="Times New Roman"/>
                <w:b/>
                <w:bCs/>
                <w:lang w:bidi="bn-BD"/>
              </w:rPr>
            </w:pPr>
            <w:r>
              <w:rPr>
                <w:rFonts w:eastAsia="Times New Roman"/>
                <w:b/>
                <w:bCs/>
                <w:lang w:bidi="bn-BD"/>
              </w:rPr>
              <w:t>Indicators</w:t>
            </w:r>
          </w:p>
        </w:tc>
        <w:tc>
          <w:tcPr>
            <w:tcW w:w="1345" w:type="pct"/>
            <w:tcBorders>
              <w:top w:val="single" w:sz="12" w:space="0" w:color="auto"/>
              <w:bottom w:val="single" w:sz="12" w:space="0" w:color="auto"/>
            </w:tcBorders>
            <w:vAlign w:val="center"/>
          </w:tcPr>
          <w:p w14:paraId="7B54EEE1" w14:textId="76249F6C"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87780D" w:rsidRPr="00AD0DAD">
              <w:rPr>
                <w:rFonts w:eastAsia="Times New Roman"/>
                <w:b/>
                <w:bCs/>
                <w:lang w:bidi="bn-BD"/>
              </w:rPr>
              <w:t>(%)</w:t>
            </w:r>
          </w:p>
        </w:tc>
        <w:tc>
          <w:tcPr>
            <w:tcW w:w="1345" w:type="pct"/>
            <w:tcBorders>
              <w:top w:val="single" w:sz="12" w:space="0" w:color="auto"/>
              <w:bottom w:val="single" w:sz="12" w:space="0" w:color="auto"/>
            </w:tcBorders>
          </w:tcPr>
          <w:p w14:paraId="045D35D0"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06E61AA6"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BD6D9A" w:rsidRPr="00AD0DAD" w14:paraId="51B03E40" w14:textId="77777777" w:rsidTr="006C7B73">
        <w:tblPrEx>
          <w:tblW w:w="5000" w:type="pct"/>
          <w:tblBorders>
            <w:bottom w:val="single" w:sz="12" w:space="0" w:color="auto"/>
          </w:tblBorders>
          <w:tblLayout w:type="fixed"/>
          <w:tblPrExChange w:id="690" w:author="Ataher Ali" w:date="2025-06-28T00:01:00Z" w16du:dateUtc="2025-06-27T18:01:00Z">
            <w:tblPrEx>
              <w:tblW w:w="5000" w:type="pct"/>
              <w:tblBorders>
                <w:bottom w:val="single" w:sz="12" w:space="0" w:color="auto"/>
              </w:tblBorders>
              <w:tblLayout w:type="fixed"/>
            </w:tblPrEx>
          </w:tblPrExChange>
        </w:tblPrEx>
        <w:trPr>
          <w:trHeight w:val="360"/>
          <w:trPrChange w:id="691" w:author="Ataher Ali" w:date="2025-06-28T00:01:00Z" w16du:dateUtc="2025-06-27T18:01:00Z">
            <w:trPr>
              <w:trHeight w:val="360"/>
            </w:trPr>
          </w:trPrChange>
        </w:trPr>
        <w:tc>
          <w:tcPr>
            <w:tcW w:w="964" w:type="pct"/>
            <w:tcBorders>
              <w:top w:val="single" w:sz="12" w:space="0" w:color="auto"/>
              <w:bottom w:val="nil"/>
            </w:tcBorders>
            <w:shd w:val="clear" w:color="auto" w:fill="auto"/>
            <w:noWrap/>
            <w:vAlign w:val="center"/>
            <w:tcPrChange w:id="692" w:author="Ataher Ali" w:date="2025-06-28T00:01:00Z" w16du:dateUtc="2025-06-27T18:01:00Z">
              <w:tcPr>
                <w:tcW w:w="964" w:type="pct"/>
                <w:tcBorders>
                  <w:top w:val="single" w:sz="12" w:space="0" w:color="auto"/>
                  <w:bottom w:val="nil"/>
                </w:tcBorders>
                <w:shd w:val="clear" w:color="auto" w:fill="auto"/>
                <w:noWrap/>
                <w:vAlign w:val="center"/>
              </w:tcPr>
            </w:tcPrChange>
          </w:tcPr>
          <w:p w14:paraId="3BD34E99" w14:textId="102CCE5B" w:rsidR="00BD6D9A" w:rsidRPr="00AD0DAD" w:rsidRDefault="00BD6D9A" w:rsidP="00BD6D9A">
            <w:pPr>
              <w:spacing w:before="0" w:after="0" w:line="240" w:lineRule="auto"/>
              <w:ind w:firstLine="0"/>
              <w:jc w:val="left"/>
              <w:rPr>
                <w:rFonts w:eastAsia="Times New Roman"/>
                <w:lang w:bidi="bn-BD"/>
              </w:rPr>
            </w:pPr>
            <w:r w:rsidRPr="00AD0DAD">
              <w:rPr>
                <w:i/>
                <w:iCs/>
              </w:rPr>
              <w:t>P</w:t>
            </w:r>
            <w:r w:rsidRPr="00AD0DAD">
              <w:rPr>
                <w:i/>
                <w:iCs/>
                <w:vertAlign w:val="subscript"/>
              </w:rPr>
              <w:t>mat</w:t>
            </w:r>
          </w:p>
        </w:tc>
        <w:tc>
          <w:tcPr>
            <w:tcW w:w="1345" w:type="pct"/>
            <w:tcBorders>
              <w:top w:val="single" w:sz="12" w:space="0" w:color="auto"/>
              <w:bottom w:val="nil"/>
            </w:tcBorders>
            <w:tcPrChange w:id="693" w:author="Ataher Ali" w:date="2025-06-28T00:01:00Z" w16du:dateUtc="2025-06-27T18:01:00Z">
              <w:tcPr>
                <w:tcW w:w="1345" w:type="pct"/>
                <w:tcBorders>
                  <w:top w:val="single" w:sz="12" w:space="0" w:color="auto"/>
                  <w:bottom w:val="nil"/>
                </w:tcBorders>
                <w:vAlign w:val="center"/>
              </w:tcPr>
            </w:tcPrChange>
          </w:tcPr>
          <w:p w14:paraId="347B1D33" w14:textId="6D5D7D37" w:rsidR="00BD6D9A" w:rsidRPr="00AD0DAD" w:rsidRDefault="00BD6D9A" w:rsidP="00BD6D9A">
            <w:pPr>
              <w:spacing w:before="0" w:after="0" w:line="240" w:lineRule="auto"/>
              <w:ind w:firstLine="0"/>
              <w:jc w:val="center"/>
            </w:pPr>
            <w:ins w:id="694" w:author="Ataher Ali" w:date="2025-06-28T00:01:00Z" w16du:dateUtc="2025-06-27T18:01:00Z">
              <w:r w:rsidRPr="00125D6D">
                <w:t>2.04</w:t>
              </w:r>
            </w:ins>
            <w:del w:id="695" w:author="Ataher Ali" w:date="2025-06-28T00:01:00Z" w16du:dateUtc="2025-06-27T18:01:00Z">
              <w:r w:rsidRPr="004D3E3F" w:rsidDel="006C7B73">
                <w:rPr>
                  <w:sz w:val="22"/>
                  <w:szCs w:val="22"/>
                </w:rPr>
                <w:delText>12.48</w:delText>
              </w:r>
            </w:del>
          </w:p>
        </w:tc>
        <w:tc>
          <w:tcPr>
            <w:tcW w:w="1345" w:type="pct"/>
            <w:tcBorders>
              <w:top w:val="single" w:sz="12" w:space="0" w:color="auto"/>
              <w:bottom w:val="nil"/>
            </w:tcBorders>
            <w:tcPrChange w:id="696" w:author="Ataher Ali" w:date="2025-06-28T00:01:00Z" w16du:dateUtc="2025-06-27T18:01:00Z">
              <w:tcPr>
                <w:tcW w:w="1345" w:type="pct"/>
                <w:tcBorders>
                  <w:top w:val="single" w:sz="12" w:space="0" w:color="auto"/>
                  <w:bottom w:val="nil"/>
                </w:tcBorders>
                <w:vAlign w:val="center"/>
              </w:tcPr>
            </w:tcPrChange>
          </w:tcPr>
          <w:p w14:paraId="721BEA4B" w14:textId="3B17DCCA" w:rsidR="00BD6D9A" w:rsidRPr="00AD0DAD" w:rsidRDefault="00BD6D9A" w:rsidP="00BD6D9A">
            <w:pPr>
              <w:spacing w:before="0" w:after="0" w:line="240" w:lineRule="auto"/>
              <w:ind w:firstLine="0"/>
              <w:jc w:val="center"/>
            </w:pPr>
            <w:ins w:id="697" w:author="Ataher Ali" w:date="2025-06-28T00:01:00Z" w16du:dateUtc="2025-06-27T18:01:00Z">
              <w:r w:rsidRPr="00125D6D">
                <w:t>0.88</w:t>
              </w:r>
            </w:ins>
            <w:del w:id="698" w:author="Ataher Ali" w:date="2025-06-28T00:01:00Z" w16du:dateUtc="2025-06-27T18:01:00Z">
              <w:r w:rsidRPr="004D3E3F" w:rsidDel="006C7B73">
                <w:rPr>
                  <w:sz w:val="22"/>
                  <w:szCs w:val="22"/>
                </w:rPr>
                <w:delText>7.55</w:delText>
              </w:r>
            </w:del>
          </w:p>
        </w:tc>
        <w:tc>
          <w:tcPr>
            <w:tcW w:w="1346" w:type="pct"/>
            <w:tcBorders>
              <w:top w:val="single" w:sz="12" w:space="0" w:color="auto"/>
              <w:bottom w:val="nil"/>
            </w:tcBorders>
            <w:shd w:val="clear" w:color="auto" w:fill="auto"/>
            <w:noWrap/>
            <w:tcPrChange w:id="699" w:author="Ataher Ali" w:date="2025-06-28T00:01:00Z" w16du:dateUtc="2025-06-27T18:01:00Z">
              <w:tcPr>
                <w:tcW w:w="1346" w:type="pct"/>
                <w:tcBorders>
                  <w:top w:val="single" w:sz="12" w:space="0" w:color="auto"/>
                  <w:bottom w:val="nil"/>
                </w:tcBorders>
                <w:shd w:val="clear" w:color="auto" w:fill="auto"/>
                <w:noWrap/>
                <w:vAlign w:val="center"/>
              </w:tcPr>
            </w:tcPrChange>
          </w:tcPr>
          <w:p w14:paraId="33F82500" w14:textId="0927E85F" w:rsidR="00BD6D9A" w:rsidRPr="00AD0DAD" w:rsidRDefault="00BD6D9A" w:rsidP="00BD6D9A">
            <w:pPr>
              <w:spacing w:before="0" w:after="0" w:line="240" w:lineRule="auto"/>
              <w:ind w:firstLine="0"/>
              <w:jc w:val="center"/>
              <w:rPr>
                <w:rFonts w:eastAsia="Times New Roman"/>
                <w:lang w:bidi="bn-BD"/>
              </w:rPr>
            </w:pPr>
            <w:ins w:id="700" w:author="Ataher Ali" w:date="2025-06-28T00:01:00Z" w16du:dateUtc="2025-06-27T18:01:00Z">
              <w:r w:rsidRPr="00125D6D">
                <w:t>3.58</w:t>
              </w:r>
            </w:ins>
            <w:del w:id="701" w:author="Ataher Ali" w:date="2025-06-28T00:01:00Z" w16du:dateUtc="2025-06-27T18:01:00Z">
              <w:r w:rsidRPr="004D3E3F" w:rsidDel="006C7B73">
                <w:rPr>
                  <w:sz w:val="22"/>
                  <w:szCs w:val="22"/>
                </w:rPr>
                <w:delText>22.69</w:delText>
              </w:r>
            </w:del>
          </w:p>
        </w:tc>
      </w:tr>
      <w:tr w:rsidR="00BD6D9A" w:rsidRPr="00AD0DAD" w14:paraId="54D3A3A8" w14:textId="77777777" w:rsidTr="006C7B73">
        <w:tblPrEx>
          <w:tblW w:w="5000" w:type="pct"/>
          <w:tblBorders>
            <w:bottom w:val="single" w:sz="12" w:space="0" w:color="auto"/>
          </w:tblBorders>
          <w:tblLayout w:type="fixed"/>
          <w:tblPrExChange w:id="702" w:author="Ataher Ali" w:date="2025-06-28T00:01:00Z" w16du:dateUtc="2025-06-27T18:01:00Z">
            <w:tblPrEx>
              <w:tblW w:w="5000" w:type="pct"/>
              <w:tblBorders>
                <w:bottom w:val="single" w:sz="12" w:space="0" w:color="auto"/>
              </w:tblBorders>
              <w:tblLayout w:type="fixed"/>
            </w:tblPrEx>
          </w:tblPrExChange>
        </w:tblPrEx>
        <w:trPr>
          <w:trHeight w:val="360"/>
          <w:trPrChange w:id="703" w:author="Ataher Ali" w:date="2025-06-28T00:01:00Z" w16du:dateUtc="2025-06-27T18:01:00Z">
            <w:trPr>
              <w:trHeight w:val="360"/>
            </w:trPr>
          </w:trPrChange>
        </w:trPr>
        <w:tc>
          <w:tcPr>
            <w:tcW w:w="964" w:type="pct"/>
            <w:tcBorders>
              <w:top w:val="nil"/>
            </w:tcBorders>
            <w:shd w:val="clear" w:color="auto" w:fill="auto"/>
            <w:noWrap/>
            <w:vAlign w:val="center"/>
            <w:tcPrChange w:id="704" w:author="Ataher Ali" w:date="2025-06-28T00:01:00Z" w16du:dateUtc="2025-06-27T18:01:00Z">
              <w:tcPr>
                <w:tcW w:w="964" w:type="pct"/>
                <w:tcBorders>
                  <w:top w:val="nil"/>
                </w:tcBorders>
                <w:shd w:val="clear" w:color="auto" w:fill="auto"/>
                <w:noWrap/>
                <w:vAlign w:val="center"/>
              </w:tcPr>
            </w:tcPrChange>
          </w:tcPr>
          <w:p w14:paraId="71510180" w14:textId="6DCB01FB" w:rsidR="00BD6D9A" w:rsidRPr="00AD0DAD" w:rsidRDefault="00BD6D9A" w:rsidP="00BD6D9A">
            <w:pPr>
              <w:spacing w:before="0" w:after="0" w:line="240" w:lineRule="auto"/>
              <w:ind w:firstLine="0"/>
              <w:jc w:val="left"/>
            </w:pPr>
            <w:r w:rsidRPr="00AD0DAD">
              <w:rPr>
                <w:i/>
                <w:iCs/>
              </w:rPr>
              <w:t>P</w:t>
            </w:r>
            <w:r w:rsidRPr="00AD0DAD">
              <w:rPr>
                <w:i/>
                <w:iCs/>
                <w:vertAlign w:val="subscript"/>
              </w:rPr>
              <w:t>opt</w:t>
            </w:r>
          </w:p>
        </w:tc>
        <w:tc>
          <w:tcPr>
            <w:tcW w:w="1345" w:type="pct"/>
            <w:tcBorders>
              <w:top w:val="nil"/>
            </w:tcBorders>
            <w:tcPrChange w:id="705" w:author="Ataher Ali" w:date="2025-06-28T00:01:00Z" w16du:dateUtc="2025-06-27T18:01:00Z">
              <w:tcPr>
                <w:tcW w:w="1345" w:type="pct"/>
                <w:tcBorders>
                  <w:top w:val="nil"/>
                </w:tcBorders>
                <w:vAlign w:val="center"/>
              </w:tcPr>
            </w:tcPrChange>
          </w:tcPr>
          <w:p w14:paraId="4BB38D0D" w14:textId="33350985" w:rsidR="00BD6D9A" w:rsidRPr="00AD0DAD" w:rsidRDefault="00BD6D9A" w:rsidP="00BD6D9A">
            <w:pPr>
              <w:spacing w:before="0" w:after="0" w:line="240" w:lineRule="auto"/>
              <w:ind w:firstLine="0"/>
              <w:jc w:val="center"/>
            </w:pPr>
            <w:ins w:id="706" w:author="Ataher Ali" w:date="2025-06-28T00:01:00Z" w16du:dateUtc="2025-06-27T18:01:00Z">
              <w:r w:rsidRPr="00125D6D">
                <w:t>2.38</w:t>
              </w:r>
            </w:ins>
            <w:del w:id="707" w:author="Ataher Ali" w:date="2025-06-28T00:01:00Z" w16du:dateUtc="2025-06-27T18:01:00Z">
              <w:r w:rsidRPr="004D3E3F" w:rsidDel="006C7B73">
                <w:rPr>
                  <w:sz w:val="22"/>
                  <w:szCs w:val="22"/>
                </w:rPr>
                <w:delText>9.03</w:delText>
              </w:r>
            </w:del>
          </w:p>
        </w:tc>
        <w:tc>
          <w:tcPr>
            <w:tcW w:w="1345" w:type="pct"/>
            <w:tcBorders>
              <w:top w:val="nil"/>
            </w:tcBorders>
            <w:tcPrChange w:id="708" w:author="Ataher Ali" w:date="2025-06-28T00:01:00Z" w16du:dateUtc="2025-06-27T18:01:00Z">
              <w:tcPr>
                <w:tcW w:w="1345" w:type="pct"/>
                <w:tcBorders>
                  <w:top w:val="nil"/>
                </w:tcBorders>
                <w:vAlign w:val="center"/>
              </w:tcPr>
            </w:tcPrChange>
          </w:tcPr>
          <w:p w14:paraId="423707CF" w14:textId="67C0A005" w:rsidR="00BD6D9A" w:rsidRPr="00AD0DAD" w:rsidRDefault="00BD6D9A" w:rsidP="00BD6D9A">
            <w:pPr>
              <w:spacing w:before="0" w:after="0" w:line="240" w:lineRule="auto"/>
              <w:ind w:firstLine="0"/>
              <w:jc w:val="center"/>
            </w:pPr>
            <w:ins w:id="709" w:author="Ataher Ali" w:date="2025-06-28T00:01:00Z" w16du:dateUtc="2025-06-27T18:01:00Z">
              <w:r w:rsidRPr="00125D6D">
                <w:t>0.87</w:t>
              </w:r>
            </w:ins>
            <w:del w:id="710" w:author="Ataher Ali" w:date="2025-06-28T00:01:00Z" w16du:dateUtc="2025-06-27T18:01:00Z">
              <w:r w:rsidRPr="004D3E3F" w:rsidDel="006C7B73">
                <w:rPr>
                  <w:sz w:val="22"/>
                  <w:szCs w:val="22"/>
                </w:rPr>
                <w:delText>5.14</w:delText>
              </w:r>
            </w:del>
          </w:p>
        </w:tc>
        <w:tc>
          <w:tcPr>
            <w:tcW w:w="1346" w:type="pct"/>
            <w:tcBorders>
              <w:top w:val="nil"/>
            </w:tcBorders>
            <w:shd w:val="clear" w:color="auto" w:fill="auto"/>
            <w:noWrap/>
            <w:tcPrChange w:id="711" w:author="Ataher Ali" w:date="2025-06-28T00:01:00Z" w16du:dateUtc="2025-06-27T18:01:00Z">
              <w:tcPr>
                <w:tcW w:w="1346" w:type="pct"/>
                <w:tcBorders>
                  <w:top w:val="nil"/>
                </w:tcBorders>
                <w:shd w:val="clear" w:color="auto" w:fill="auto"/>
                <w:noWrap/>
                <w:vAlign w:val="center"/>
              </w:tcPr>
            </w:tcPrChange>
          </w:tcPr>
          <w:p w14:paraId="5433731B" w14:textId="023DFBC8" w:rsidR="00BD6D9A" w:rsidRPr="00AD0DAD" w:rsidRDefault="00BD6D9A" w:rsidP="00BD6D9A">
            <w:pPr>
              <w:spacing w:before="0" w:after="0" w:line="240" w:lineRule="auto"/>
              <w:ind w:firstLine="0"/>
              <w:jc w:val="center"/>
            </w:pPr>
            <w:ins w:id="712" w:author="Ataher Ali" w:date="2025-06-28T00:01:00Z" w16du:dateUtc="2025-06-27T18:01:00Z">
              <w:r w:rsidRPr="00125D6D">
                <w:t>5.80</w:t>
              </w:r>
            </w:ins>
            <w:del w:id="713" w:author="Ataher Ali" w:date="2025-06-28T00:01:00Z" w16du:dateUtc="2025-06-27T18:01:00Z">
              <w:r w:rsidRPr="004D3E3F" w:rsidDel="006C7B73">
                <w:rPr>
                  <w:sz w:val="22"/>
                  <w:szCs w:val="22"/>
                </w:rPr>
                <w:delText>17.24</w:delText>
              </w:r>
            </w:del>
          </w:p>
        </w:tc>
      </w:tr>
      <w:tr w:rsidR="00BD6D9A" w:rsidRPr="00AD0DAD" w14:paraId="670155E9" w14:textId="77777777" w:rsidTr="006C7B73">
        <w:tblPrEx>
          <w:tblW w:w="5000" w:type="pct"/>
          <w:tblBorders>
            <w:bottom w:val="single" w:sz="12" w:space="0" w:color="auto"/>
          </w:tblBorders>
          <w:tblLayout w:type="fixed"/>
          <w:tblPrExChange w:id="714" w:author="Ataher Ali" w:date="2025-06-28T00:01:00Z" w16du:dateUtc="2025-06-27T18:01:00Z">
            <w:tblPrEx>
              <w:tblW w:w="5000" w:type="pct"/>
              <w:tblBorders>
                <w:bottom w:val="single" w:sz="12" w:space="0" w:color="auto"/>
              </w:tblBorders>
              <w:tblLayout w:type="fixed"/>
            </w:tblPrEx>
          </w:tblPrExChange>
        </w:tblPrEx>
        <w:trPr>
          <w:trHeight w:val="360"/>
          <w:trPrChange w:id="715" w:author="Ataher Ali" w:date="2025-06-28T00:01:00Z" w16du:dateUtc="2025-06-27T18:01:00Z">
            <w:trPr>
              <w:trHeight w:val="360"/>
            </w:trPr>
          </w:trPrChange>
        </w:trPr>
        <w:tc>
          <w:tcPr>
            <w:tcW w:w="964" w:type="pct"/>
            <w:tcBorders>
              <w:top w:val="nil"/>
            </w:tcBorders>
            <w:shd w:val="clear" w:color="auto" w:fill="auto"/>
            <w:noWrap/>
            <w:vAlign w:val="center"/>
            <w:tcPrChange w:id="716" w:author="Ataher Ali" w:date="2025-06-28T00:01:00Z" w16du:dateUtc="2025-06-27T18:01:00Z">
              <w:tcPr>
                <w:tcW w:w="964" w:type="pct"/>
                <w:tcBorders>
                  <w:top w:val="nil"/>
                </w:tcBorders>
                <w:shd w:val="clear" w:color="auto" w:fill="auto"/>
                <w:noWrap/>
                <w:vAlign w:val="center"/>
              </w:tcPr>
            </w:tcPrChange>
          </w:tcPr>
          <w:p w14:paraId="563A3D7F" w14:textId="177B36D6" w:rsidR="00BD6D9A" w:rsidRPr="00AD0DAD" w:rsidRDefault="00BD6D9A" w:rsidP="00BD6D9A">
            <w:pPr>
              <w:spacing w:before="0" w:after="0" w:line="240" w:lineRule="auto"/>
              <w:ind w:firstLine="0"/>
              <w:jc w:val="left"/>
            </w:pPr>
            <w:r w:rsidRPr="00AD0DAD">
              <w:rPr>
                <w:i/>
                <w:iCs/>
              </w:rPr>
              <w:t>P</w:t>
            </w:r>
            <w:r w:rsidRPr="00AD0DAD">
              <w:rPr>
                <w:i/>
                <w:iCs/>
                <w:vertAlign w:val="subscript"/>
              </w:rPr>
              <w:t>mega</w:t>
            </w:r>
          </w:p>
        </w:tc>
        <w:tc>
          <w:tcPr>
            <w:tcW w:w="1345" w:type="pct"/>
            <w:tcBorders>
              <w:top w:val="nil"/>
            </w:tcBorders>
            <w:tcPrChange w:id="717" w:author="Ataher Ali" w:date="2025-06-28T00:01:00Z" w16du:dateUtc="2025-06-27T18:01:00Z">
              <w:tcPr>
                <w:tcW w:w="1345" w:type="pct"/>
                <w:tcBorders>
                  <w:top w:val="nil"/>
                </w:tcBorders>
                <w:vAlign w:val="center"/>
              </w:tcPr>
            </w:tcPrChange>
          </w:tcPr>
          <w:p w14:paraId="13560655" w14:textId="19BD1166" w:rsidR="00BD6D9A" w:rsidRPr="00AD0DAD" w:rsidRDefault="00BD6D9A" w:rsidP="00BD6D9A">
            <w:pPr>
              <w:spacing w:before="0" w:after="0" w:line="240" w:lineRule="auto"/>
              <w:ind w:firstLine="0"/>
              <w:jc w:val="center"/>
            </w:pPr>
            <w:ins w:id="718" w:author="Ataher Ali" w:date="2025-06-28T00:01:00Z" w16du:dateUtc="2025-06-27T18:01:00Z">
              <w:r w:rsidRPr="00125D6D">
                <w:t>0.35</w:t>
              </w:r>
            </w:ins>
            <w:del w:id="719" w:author="Ataher Ali" w:date="2025-06-28T00:01:00Z" w16du:dateUtc="2025-06-27T18:01:00Z">
              <w:r w:rsidRPr="004D3E3F" w:rsidDel="006C7B73">
                <w:rPr>
                  <w:sz w:val="22"/>
                  <w:szCs w:val="22"/>
                </w:rPr>
                <w:delText>5.09</w:delText>
              </w:r>
            </w:del>
          </w:p>
        </w:tc>
        <w:tc>
          <w:tcPr>
            <w:tcW w:w="1345" w:type="pct"/>
            <w:tcBorders>
              <w:top w:val="nil"/>
            </w:tcBorders>
            <w:tcPrChange w:id="720" w:author="Ataher Ali" w:date="2025-06-28T00:01:00Z" w16du:dateUtc="2025-06-27T18:01:00Z">
              <w:tcPr>
                <w:tcW w:w="1345" w:type="pct"/>
                <w:tcBorders>
                  <w:top w:val="nil"/>
                </w:tcBorders>
                <w:vAlign w:val="center"/>
              </w:tcPr>
            </w:tcPrChange>
          </w:tcPr>
          <w:p w14:paraId="663DB282" w14:textId="17230787" w:rsidR="00BD6D9A" w:rsidRPr="00AD0DAD" w:rsidRDefault="00BD6D9A" w:rsidP="00BD6D9A">
            <w:pPr>
              <w:spacing w:before="0" w:after="0" w:line="240" w:lineRule="auto"/>
              <w:ind w:firstLine="0"/>
              <w:jc w:val="center"/>
            </w:pPr>
            <w:ins w:id="721" w:author="Ataher Ali" w:date="2025-06-28T00:01:00Z" w16du:dateUtc="2025-06-27T18:01:00Z">
              <w:r w:rsidRPr="00125D6D">
                <w:t>0.08</w:t>
              </w:r>
            </w:ins>
            <w:del w:id="722" w:author="Ataher Ali" w:date="2025-06-28T00:01:00Z" w16du:dateUtc="2025-06-27T18:01:00Z">
              <w:r w:rsidRPr="004D3E3F" w:rsidDel="006C7B73">
                <w:rPr>
                  <w:sz w:val="22"/>
                  <w:szCs w:val="22"/>
                </w:rPr>
                <w:delText>2.41</w:delText>
              </w:r>
            </w:del>
          </w:p>
        </w:tc>
        <w:tc>
          <w:tcPr>
            <w:tcW w:w="1346" w:type="pct"/>
            <w:tcBorders>
              <w:top w:val="nil"/>
            </w:tcBorders>
            <w:shd w:val="clear" w:color="auto" w:fill="auto"/>
            <w:noWrap/>
            <w:tcPrChange w:id="723" w:author="Ataher Ali" w:date="2025-06-28T00:01:00Z" w16du:dateUtc="2025-06-27T18:01:00Z">
              <w:tcPr>
                <w:tcW w:w="1346" w:type="pct"/>
                <w:tcBorders>
                  <w:top w:val="nil"/>
                </w:tcBorders>
                <w:shd w:val="clear" w:color="auto" w:fill="auto"/>
                <w:noWrap/>
                <w:vAlign w:val="center"/>
              </w:tcPr>
            </w:tcPrChange>
          </w:tcPr>
          <w:p w14:paraId="67F617F1" w14:textId="1A756537" w:rsidR="00BD6D9A" w:rsidRPr="00AD0DAD" w:rsidRDefault="00BD6D9A" w:rsidP="00BD6D9A">
            <w:pPr>
              <w:spacing w:before="0" w:after="0" w:line="240" w:lineRule="auto"/>
              <w:ind w:firstLine="0"/>
              <w:jc w:val="center"/>
            </w:pPr>
            <w:ins w:id="724" w:author="Ataher Ali" w:date="2025-06-28T00:01:00Z" w16du:dateUtc="2025-06-27T18:01:00Z">
              <w:r w:rsidRPr="00125D6D">
                <w:t>1.16</w:t>
              </w:r>
            </w:ins>
            <w:del w:id="725" w:author="Ataher Ali" w:date="2025-06-28T00:01:00Z" w16du:dateUtc="2025-06-27T18:01:00Z">
              <w:r w:rsidRPr="004D3E3F" w:rsidDel="006C7B73">
                <w:rPr>
                  <w:sz w:val="22"/>
                  <w:szCs w:val="22"/>
                </w:rPr>
                <w:delText>11.79</w:delText>
              </w:r>
            </w:del>
          </w:p>
        </w:tc>
      </w:tr>
      <w:tr w:rsidR="00BD6D9A" w:rsidRPr="00AD0DAD" w14:paraId="65E91F9C" w14:textId="77777777" w:rsidTr="006C7B73">
        <w:tblPrEx>
          <w:tblW w:w="5000" w:type="pct"/>
          <w:tblBorders>
            <w:bottom w:val="single" w:sz="12" w:space="0" w:color="auto"/>
          </w:tblBorders>
          <w:tblLayout w:type="fixed"/>
          <w:tblPrExChange w:id="726" w:author="Ataher Ali" w:date="2025-06-28T00:01:00Z" w16du:dateUtc="2025-06-27T18:01:00Z">
            <w:tblPrEx>
              <w:tblW w:w="5000" w:type="pct"/>
              <w:tblBorders>
                <w:bottom w:val="single" w:sz="12" w:space="0" w:color="auto"/>
              </w:tblBorders>
              <w:tblLayout w:type="fixed"/>
            </w:tblPrEx>
          </w:tblPrExChange>
        </w:tblPrEx>
        <w:trPr>
          <w:trHeight w:val="360"/>
          <w:trPrChange w:id="727" w:author="Ataher Ali" w:date="2025-06-28T00:01:00Z" w16du:dateUtc="2025-06-27T18:01:00Z">
            <w:trPr>
              <w:trHeight w:val="360"/>
            </w:trPr>
          </w:trPrChange>
        </w:trPr>
        <w:tc>
          <w:tcPr>
            <w:tcW w:w="964" w:type="pct"/>
            <w:tcBorders>
              <w:top w:val="nil"/>
              <w:bottom w:val="single" w:sz="12" w:space="0" w:color="auto"/>
            </w:tcBorders>
            <w:shd w:val="clear" w:color="auto" w:fill="auto"/>
            <w:noWrap/>
            <w:vAlign w:val="center"/>
            <w:tcPrChange w:id="728" w:author="Ataher Ali" w:date="2025-06-28T00:01:00Z" w16du:dateUtc="2025-06-27T18:01:00Z">
              <w:tcPr>
                <w:tcW w:w="964" w:type="pct"/>
                <w:tcBorders>
                  <w:top w:val="nil"/>
                  <w:bottom w:val="single" w:sz="12" w:space="0" w:color="auto"/>
                </w:tcBorders>
                <w:shd w:val="clear" w:color="auto" w:fill="auto"/>
                <w:noWrap/>
                <w:vAlign w:val="center"/>
              </w:tcPr>
            </w:tcPrChange>
          </w:tcPr>
          <w:p w14:paraId="14D895B8" w14:textId="5FAF4A82" w:rsidR="00BD6D9A" w:rsidRPr="00AD0DAD" w:rsidRDefault="00BD6D9A" w:rsidP="00BD6D9A">
            <w:pPr>
              <w:spacing w:before="0" w:after="0" w:line="240" w:lineRule="auto"/>
              <w:ind w:firstLine="0"/>
              <w:jc w:val="left"/>
              <w:rPr>
                <w:rFonts w:eastAsia="Times New Roman"/>
                <w:lang w:bidi="bn-BD"/>
              </w:rPr>
            </w:pPr>
            <w:r w:rsidRPr="00AD0DAD">
              <w:rPr>
                <w:i/>
                <w:iCs/>
              </w:rPr>
              <w:t>P</w:t>
            </w:r>
            <w:r w:rsidRPr="00AD0DAD">
              <w:rPr>
                <w:i/>
                <w:iCs/>
                <w:vertAlign w:val="subscript"/>
              </w:rPr>
              <w:t>obj</w:t>
            </w:r>
          </w:p>
        </w:tc>
        <w:tc>
          <w:tcPr>
            <w:tcW w:w="1345" w:type="pct"/>
            <w:tcBorders>
              <w:top w:val="nil"/>
              <w:bottom w:val="single" w:sz="12" w:space="0" w:color="auto"/>
            </w:tcBorders>
            <w:tcPrChange w:id="729" w:author="Ataher Ali" w:date="2025-06-28T00:01:00Z" w16du:dateUtc="2025-06-27T18:01:00Z">
              <w:tcPr>
                <w:tcW w:w="1345" w:type="pct"/>
                <w:tcBorders>
                  <w:top w:val="nil"/>
                  <w:bottom w:val="single" w:sz="12" w:space="0" w:color="auto"/>
                </w:tcBorders>
                <w:vAlign w:val="center"/>
              </w:tcPr>
            </w:tcPrChange>
          </w:tcPr>
          <w:p w14:paraId="53F46D03" w14:textId="5990BBEF" w:rsidR="00BD6D9A" w:rsidRPr="00AD0DAD" w:rsidRDefault="00BD6D9A" w:rsidP="00BD6D9A">
            <w:pPr>
              <w:spacing w:before="0" w:after="0" w:line="240" w:lineRule="auto"/>
              <w:ind w:firstLine="0"/>
              <w:jc w:val="center"/>
            </w:pPr>
            <w:ins w:id="730" w:author="Ataher Ali" w:date="2025-06-28T00:01:00Z" w16du:dateUtc="2025-06-27T18:01:00Z">
              <w:r w:rsidRPr="00125D6D">
                <w:t>4.77</w:t>
              </w:r>
            </w:ins>
            <w:del w:id="731" w:author="Ataher Ali" w:date="2025-06-28T00:01:00Z" w16du:dateUtc="2025-06-27T18:01:00Z">
              <w:r w:rsidRPr="004D3E3F" w:rsidDel="006C7B73">
                <w:rPr>
                  <w:sz w:val="22"/>
                  <w:szCs w:val="22"/>
                </w:rPr>
                <w:delText>26.61</w:delText>
              </w:r>
            </w:del>
          </w:p>
        </w:tc>
        <w:tc>
          <w:tcPr>
            <w:tcW w:w="1345" w:type="pct"/>
            <w:tcBorders>
              <w:top w:val="nil"/>
              <w:bottom w:val="single" w:sz="12" w:space="0" w:color="auto"/>
            </w:tcBorders>
            <w:tcPrChange w:id="732" w:author="Ataher Ali" w:date="2025-06-28T00:01:00Z" w16du:dateUtc="2025-06-27T18:01:00Z">
              <w:tcPr>
                <w:tcW w:w="1345" w:type="pct"/>
                <w:tcBorders>
                  <w:top w:val="nil"/>
                  <w:bottom w:val="single" w:sz="12" w:space="0" w:color="auto"/>
                </w:tcBorders>
                <w:vAlign w:val="center"/>
              </w:tcPr>
            </w:tcPrChange>
          </w:tcPr>
          <w:p w14:paraId="6306FCA1" w14:textId="694003B8" w:rsidR="00BD6D9A" w:rsidRPr="00AD0DAD" w:rsidRDefault="00BD6D9A" w:rsidP="00BD6D9A">
            <w:pPr>
              <w:spacing w:before="0" w:after="0" w:line="240" w:lineRule="auto"/>
              <w:ind w:firstLine="0"/>
              <w:jc w:val="center"/>
            </w:pPr>
            <w:ins w:id="733" w:author="Ataher Ali" w:date="2025-06-28T00:01:00Z" w16du:dateUtc="2025-06-27T18:01:00Z">
              <w:r w:rsidRPr="00125D6D">
                <w:t>1.84</w:t>
              </w:r>
            </w:ins>
            <w:del w:id="734" w:author="Ataher Ali" w:date="2025-06-28T00:01:00Z" w16du:dateUtc="2025-06-27T18:01:00Z">
              <w:r w:rsidRPr="004D3E3F" w:rsidDel="006C7B73">
                <w:rPr>
                  <w:sz w:val="22"/>
                  <w:szCs w:val="22"/>
                </w:rPr>
                <w:delText>15.09</w:delText>
              </w:r>
            </w:del>
          </w:p>
        </w:tc>
        <w:tc>
          <w:tcPr>
            <w:tcW w:w="1346" w:type="pct"/>
            <w:tcBorders>
              <w:top w:val="nil"/>
              <w:bottom w:val="single" w:sz="12" w:space="0" w:color="auto"/>
            </w:tcBorders>
            <w:shd w:val="clear" w:color="auto" w:fill="auto"/>
            <w:noWrap/>
            <w:tcPrChange w:id="735" w:author="Ataher Ali" w:date="2025-06-28T00:01:00Z" w16du:dateUtc="2025-06-27T18:01:00Z">
              <w:tcPr>
                <w:tcW w:w="1346" w:type="pct"/>
                <w:tcBorders>
                  <w:top w:val="nil"/>
                  <w:bottom w:val="single" w:sz="12" w:space="0" w:color="auto"/>
                </w:tcBorders>
                <w:shd w:val="clear" w:color="auto" w:fill="auto"/>
                <w:noWrap/>
                <w:vAlign w:val="center"/>
              </w:tcPr>
            </w:tcPrChange>
          </w:tcPr>
          <w:p w14:paraId="1E16A5F3" w14:textId="1C2698F0" w:rsidR="00BD6D9A" w:rsidRPr="00AD0DAD" w:rsidRDefault="00BD6D9A" w:rsidP="00BD6D9A">
            <w:pPr>
              <w:spacing w:before="0" w:after="0" w:line="240" w:lineRule="auto"/>
              <w:ind w:firstLine="0"/>
              <w:jc w:val="center"/>
              <w:rPr>
                <w:rFonts w:eastAsia="Times New Roman"/>
                <w:lang w:bidi="bn-BD"/>
              </w:rPr>
            </w:pPr>
            <w:ins w:id="736" w:author="Ataher Ali" w:date="2025-06-28T00:01:00Z" w16du:dateUtc="2025-06-27T18:01:00Z">
              <w:r w:rsidRPr="00125D6D">
                <w:t>10.53</w:t>
              </w:r>
            </w:ins>
            <w:del w:id="737" w:author="Ataher Ali" w:date="2025-06-28T00:01:00Z" w16du:dateUtc="2025-06-27T18:01:00Z">
              <w:r w:rsidRPr="004D3E3F" w:rsidDel="006C7B73">
                <w:rPr>
                  <w:sz w:val="22"/>
                  <w:szCs w:val="22"/>
                </w:rPr>
                <w:delText>51.71</w:delText>
              </w:r>
            </w:del>
          </w:p>
        </w:tc>
      </w:tr>
    </w:tbl>
    <w:p w14:paraId="731D57F4" w14:textId="2254F140" w:rsidR="00D965C1" w:rsidRPr="00AD0DAD" w:rsidDel="006A12A8" w:rsidRDefault="00D965C1">
      <w:pPr>
        <w:pStyle w:val="Heading3"/>
        <w:rPr>
          <w:del w:id="738" w:author="Ataher Ali" w:date="2025-06-28T03:26:00Z" w16du:dateUtc="2025-06-27T21:26:00Z"/>
        </w:rPr>
        <w:pPrChange w:id="739" w:author="Ataher Ali" w:date="2025-06-28T03:26:00Z" w16du:dateUtc="2025-06-27T21:26:00Z">
          <w:pPr>
            <w:ind w:firstLine="0"/>
          </w:pPr>
        </w:pPrChange>
      </w:pPr>
    </w:p>
    <w:p w14:paraId="4D6B91BB" w14:textId="4948DC17" w:rsidR="0063681D" w:rsidRPr="00AD0DAD" w:rsidRDefault="0063681D" w:rsidP="006A12A8">
      <w:pPr>
        <w:pStyle w:val="Heading3"/>
      </w:pPr>
      <w:r w:rsidRPr="00AD0DAD">
        <w:t xml:space="preserve">Scenario produced </w:t>
      </w:r>
      <w:r w:rsidRPr="003953AE">
        <w:t>with</w:t>
      </w:r>
      <w:r w:rsidRPr="00AD0DAD">
        <w:t xml:space="preserve"> different bi</w:t>
      </w:r>
      <w:r w:rsidR="009969F1">
        <w:t>n</w:t>
      </w:r>
      <w:r w:rsidRPr="00AD0DAD">
        <w:t xml:space="preserve"> size for the aLBI indicators </w:t>
      </w:r>
    </w:p>
    <w:p w14:paraId="7096F128" w14:textId="6E4E26C1" w:rsidR="0029432D" w:rsidRPr="0029432D" w:rsidRDefault="00A771C1">
      <w:pPr>
        <w:ind w:firstLine="0"/>
        <w:rPr>
          <w:ins w:id="740" w:author="Ataher Ali" w:date="2025-06-28T04:10:00Z" w16du:dateUtc="2025-06-27T22:10:00Z"/>
          <w:color w:val="EE0000"/>
          <w:rPrChange w:id="741" w:author="Ataher Ali" w:date="2025-06-28T04:10:00Z" w16du:dateUtc="2025-06-27T22:10:00Z">
            <w:rPr>
              <w:ins w:id="742" w:author="Ataher Ali" w:date="2025-06-28T04:10:00Z" w16du:dateUtc="2025-06-27T22:10:00Z"/>
            </w:rPr>
          </w:rPrChange>
        </w:rPr>
        <w:pPrChange w:id="743" w:author="Ataher Ali" w:date="2025-06-28T04:10:00Z" w16du:dateUtc="2025-06-27T22:10:00Z">
          <w:pPr/>
        </w:pPrChange>
      </w:pPr>
      <w:r w:rsidRPr="00AD0DAD">
        <w:t xml:space="preserve">The boxplot (Figure </w:t>
      </w:r>
      <w:r w:rsidR="0050712B">
        <w:t>6</w:t>
      </w:r>
      <w:r w:rsidRPr="00AD0DAD">
        <w:t xml:space="preserve">) illustrates the </w:t>
      </w:r>
      <w:r w:rsidR="00B2375A" w:rsidRPr="00AD0DAD">
        <w:t>robustness</w:t>
      </w:r>
      <w:r w:rsidRPr="00AD0DAD">
        <w:t xml:space="preserve"> of </w:t>
      </w:r>
      <w:r w:rsidR="00B2375A" w:rsidRPr="00AD0DAD">
        <w:t xml:space="preserve">the </w:t>
      </w:r>
      <w:r w:rsidR="0026141E" w:rsidRPr="00AD0DAD">
        <w:t>method</w:t>
      </w:r>
      <w:ins w:id="744" w:author="Ataher Ali" w:date="2025-06-28T04:03:00Z" w16du:dateUtc="2025-06-27T22:03:00Z">
        <w:r w:rsidR="00671938">
          <w:t xml:space="preserve"> implemented in the aLBI package</w:t>
        </w:r>
      </w:ins>
      <w:r w:rsidR="0026141E" w:rsidRPr="00AD0DAD">
        <w:t xml:space="preserve"> by producing </w:t>
      </w:r>
      <w:del w:id="745" w:author="Ataher Ali" w:date="2025-06-28T04:05:00Z" w16du:dateUtc="2025-06-27T22:05:00Z">
        <w:r w:rsidR="0026141E" w:rsidRPr="00AD0DAD" w:rsidDel="00671938">
          <w:delText xml:space="preserve">identical </w:delText>
        </w:r>
      </w:del>
      <w:ins w:id="746" w:author="Ataher Ali" w:date="2025-06-28T04:05:00Z" w16du:dateUtc="2025-06-27T22:05:00Z">
        <w:r w:rsidR="00671938">
          <w:t>consistent</w:t>
        </w:r>
        <w:r w:rsidR="00671938" w:rsidRPr="00AD0DAD">
          <w:t xml:space="preserve"> </w:t>
        </w:r>
      </w:ins>
      <w:del w:id="747" w:author="Ataher Ali" w:date="2025-06-28T04:04:00Z" w16du:dateUtc="2025-06-27T22:04:00Z">
        <w:r w:rsidR="0026141E" w:rsidRPr="00AD0DAD" w:rsidDel="00671938">
          <w:delText xml:space="preserve">results </w:delText>
        </w:r>
      </w:del>
      <w:ins w:id="748" w:author="Ataher Ali" w:date="2025-06-28T04:04:00Z" w16du:dateUtc="2025-06-27T22:04:00Z">
        <w:r w:rsidR="00671938">
          <w:t>estimates of Froese sustainability indicators</w:t>
        </w:r>
      </w:ins>
      <w:del w:id="749" w:author="Ataher Ali" w:date="2025-06-28T04:04:00Z" w16du:dateUtc="2025-06-27T22:04:00Z">
        <w:r w:rsidR="0026141E" w:rsidRPr="00AD0DAD" w:rsidDel="00671938">
          <w:delText>for</w:delText>
        </w:r>
      </w:del>
      <w:r w:rsidRPr="00AD0DAD">
        <w:t xml:space="preserve"> (</w:t>
      </w:r>
      <w:r w:rsidRPr="00AD0DAD">
        <w:rPr>
          <w:i/>
          <w:iCs/>
        </w:rPr>
        <w:t>P</w:t>
      </w:r>
      <w:r w:rsidRPr="004D3E3F">
        <w:rPr>
          <w:i/>
          <w:iCs/>
          <w:vertAlign w:val="subscript"/>
        </w:rPr>
        <w:t>mat</w:t>
      </w:r>
      <w:r w:rsidRPr="00AD0DAD">
        <w:rPr>
          <w:i/>
          <w:iCs/>
        </w:rPr>
        <w:t>, P</w:t>
      </w:r>
      <w:r w:rsidRPr="004D3E3F">
        <w:rPr>
          <w:i/>
          <w:iCs/>
          <w:vertAlign w:val="subscript"/>
        </w:rPr>
        <w:t>opt</w:t>
      </w:r>
      <w:r w:rsidRPr="00AD0DAD">
        <w:rPr>
          <w:i/>
          <w:iCs/>
        </w:rPr>
        <w:t>, P</w:t>
      </w:r>
      <w:r w:rsidRPr="004D3E3F">
        <w:rPr>
          <w:i/>
          <w:iCs/>
          <w:vertAlign w:val="subscript"/>
        </w:rPr>
        <w:t>mega</w:t>
      </w:r>
      <w:r w:rsidRPr="00AD0DAD">
        <w:t>)</w:t>
      </w:r>
      <w:r w:rsidR="00B2375A" w:rsidRPr="00AD0DAD">
        <w:t xml:space="preserve"> </w:t>
      </w:r>
      <w:r w:rsidRPr="00AD0DAD">
        <w:t xml:space="preserve">across </w:t>
      </w:r>
      <w:del w:id="750" w:author="Ataher Ali" w:date="2025-06-28T04:04:00Z" w16du:dateUtc="2025-06-27T22:04:00Z">
        <w:r w:rsidRPr="00AD0DAD" w:rsidDel="00671938">
          <w:delText xml:space="preserve">different </w:delText>
        </w:r>
      </w:del>
      <w:ins w:id="751" w:author="Ataher Ali" w:date="2025-06-28T04:04:00Z" w16du:dateUtc="2025-06-27T22:04:00Z">
        <w:r w:rsidR="00671938">
          <w:t>varying</w:t>
        </w:r>
        <w:r w:rsidR="00671938" w:rsidRPr="00AD0DAD">
          <w:t xml:space="preserve"> </w:t>
        </w:r>
      </w:ins>
      <w:r w:rsidRPr="00AD0DAD">
        <w:t>bi</w:t>
      </w:r>
      <w:r w:rsidR="009969F1">
        <w:t>n</w:t>
      </w:r>
      <w:r w:rsidRPr="00AD0DAD">
        <w:t xml:space="preserve"> sizes (1 to 5</w:t>
      </w:r>
      <w:r w:rsidR="00522A00">
        <w:t xml:space="preserve"> cm</w:t>
      </w:r>
      <w:r w:rsidRPr="00AD0DAD">
        <w:t>, with a base model bin size of 3</w:t>
      </w:r>
      <w:r w:rsidR="00522A00">
        <w:t xml:space="preserve"> cm</w:t>
      </w:r>
      <w:r w:rsidRPr="00AD0DAD">
        <w:t>)</w:t>
      </w:r>
      <w:del w:id="752" w:author="Ataher Ali" w:date="2025-06-28T04:05:00Z" w16du:dateUtc="2025-06-27T22:05:00Z">
        <w:r w:rsidRPr="00AD0DAD" w:rsidDel="00671938">
          <w:delText xml:space="preserve"> </w:delText>
        </w:r>
        <w:r w:rsidR="00B2375A" w:rsidRPr="00AD0DAD" w:rsidDel="00671938">
          <w:delText xml:space="preserve">using </w:delText>
        </w:r>
        <w:r w:rsidR="002152AC" w:rsidRPr="00AD0DAD" w:rsidDel="00671938">
          <w:delText>aLBI package</w:delText>
        </w:r>
      </w:del>
      <w:r w:rsidRPr="00AD0DAD">
        <w:t>.</w:t>
      </w:r>
      <w:r w:rsidR="0063681D" w:rsidRPr="00AD0DAD">
        <w:t xml:space="preserve"> The propagated uncertainty from the length </w:t>
      </w:r>
      <w:r w:rsidR="00B87F69">
        <w:t>indicators</w:t>
      </w:r>
      <w:r w:rsidR="00B87F69" w:rsidRPr="00AD0DAD">
        <w:t xml:space="preserve"> </w:t>
      </w:r>
      <w:r w:rsidR="0063681D" w:rsidRPr="00AD0DAD">
        <w:t>(</w:t>
      </w:r>
      <w:r w:rsidR="0063681D" w:rsidRPr="00AD0DAD">
        <w:rPr>
          <w:i/>
          <w:iCs/>
        </w:rPr>
        <w:t>L</w:t>
      </w:r>
      <w:r w:rsidR="0063681D" w:rsidRPr="00AD0DAD">
        <w:rPr>
          <w:i/>
          <w:iCs/>
          <w:vertAlign w:val="subscript"/>
        </w:rPr>
        <w:t>ma</w:t>
      </w:r>
      <w:r w:rsidR="0063681D" w:rsidRPr="00AD0DAD">
        <w:rPr>
          <w:vertAlign w:val="subscript"/>
        </w:rPr>
        <w:t xml:space="preserve">t, </w:t>
      </w:r>
      <w:r w:rsidR="0063681D" w:rsidRPr="00AD0DAD">
        <w:rPr>
          <w:i/>
          <w:iCs/>
        </w:rPr>
        <w:t>L</w:t>
      </w:r>
      <w:r w:rsidR="0063681D" w:rsidRPr="00AD0DAD">
        <w:rPr>
          <w:i/>
          <w:iCs/>
          <w:vertAlign w:val="subscript"/>
        </w:rPr>
        <w:t>opt</w:t>
      </w:r>
      <w:r w:rsidR="0063681D" w:rsidRPr="00AD0DAD">
        <w:t xml:space="preserve"> and </w:t>
      </w:r>
      <w:r w:rsidR="0063681D" w:rsidRPr="00AD0DAD">
        <w:rPr>
          <w:i/>
          <w:iCs/>
        </w:rPr>
        <w:t>L</w:t>
      </w:r>
      <w:r w:rsidR="0063681D" w:rsidRPr="00AD0DAD">
        <w:rPr>
          <w:i/>
          <w:iCs/>
          <w:vertAlign w:val="subscript"/>
        </w:rPr>
        <w:t>max</w:t>
      </w:r>
      <w:r w:rsidR="0063681D" w:rsidRPr="00AD0DAD">
        <w:t>) resulted in minor deviations from the base model</w:t>
      </w:r>
      <w:ins w:id="753" w:author="Ataher Ali" w:date="2025-06-28T04:06:00Z" w16du:dateUtc="2025-06-27T22:06:00Z">
        <w:r w:rsidR="00671938">
          <w:t xml:space="preserve">, </w:t>
        </w:r>
        <w:r w:rsidR="00671938" w:rsidRPr="00671938">
          <w:t xml:space="preserve">with </w:t>
        </w:r>
      </w:ins>
      <w:ins w:id="754" w:author="Ataher Ali" w:date="2025-06-28T04:07:00Z" w16du:dateUtc="2025-06-27T22:07:00Z">
        <w:r w:rsidR="00671938" w:rsidRPr="00AD0DAD">
          <w:rPr>
            <w:i/>
            <w:iCs/>
          </w:rPr>
          <w:t>P</w:t>
        </w:r>
        <w:r w:rsidR="00671938" w:rsidRPr="004D3E3F">
          <w:rPr>
            <w:i/>
            <w:iCs/>
            <w:vertAlign w:val="subscript"/>
          </w:rPr>
          <w:t>mat</w:t>
        </w:r>
        <w:r w:rsidR="00671938" w:rsidRPr="00671938">
          <w:t xml:space="preserve"> </w:t>
        </w:r>
      </w:ins>
      <w:ins w:id="755" w:author="Ataher Ali" w:date="2025-06-28T04:06:00Z" w16du:dateUtc="2025-06-27T22:06:00Z">
        <w:r w:rsidR="00671938" w:rsidRPr="00671938">
          <w:t xml:space="preserve">ranging from -2.60% to +0.13%, </w:t>
        </w:r>
      </w:ins>
      <w:ins w:id="756" w:author="Ataher Ali" w:date="2025-06-28T04:07:00Z" w16du:dateUtc="2025-06-27T22:07:00Z">
        <w:r w:rsidR="00671938" w:rsidRPr="00AD0DAD">
          <w:rPr>
            <w:i/>
            <w:iCs/>
          </w:rPr>
          <w:t>P</w:t>
        </w:r>
        <w:r w:rsidR="00671938" w:rsidRPr="004D3E3F">
          <w:rPr>
            <w:i/>
            <w:iCs/>
            <w:vertAlign w:val="subscript"/>
          </w:rPr>
          <w:t>opt</w:t>
        </w:r>
        <w:r w:rsidR="00671938" w:rsidRPr="00671938">
          <w:t xml:space="preserve"> </w:t>
        </w:r>
      </w:ins>
      <w:ins w:id="757" w:author="Ataher Ali" w:date="2025-06-28T04:06:00Z" w16du:dateUtc="2025-06-27T22:06:00Z">
        <w:r w:rsidR="00671938" w:rsidRPr="00671938">
          <w:t xml:space="preserve">from -3.25% to -0.4%, and </w:t>
        </w:r>
      </w:ins>
      <w:ins w:id="758" w:author="Ataher Ali" w:date="2025-06-28T04:07:00Z" w16du:dateUtc="2025-06-27T22:07:00Z">
        <w:r w:rsidR="00671938" w:rsidRPr="00AD0DAD">
          <w:rPr>
            <w:i/>
            <w:iCs/>
          </w:rPr>
          <w:t>P</w:t>
        </w:r>
        <w:r w:rsidR="00671938" w:rsidRPr="004D3E3F">
          <w:rPr>
            <w:i/>
            <w:iCs/>
            <w:vertAlign w:val="subscript"/>
          </w:rPr>
          <w:t>mega</w:t>
        </w:r>
        <w:r w:rsidR="00671938">
          <w:t xml:space="preserve"> </w:t>
        </w:r>
      </w:ins>
      <w:ins w:id="759" w:author="Ataher Ali" w:date="2025-06-28T04:06:00Z" w16du:dateUtc="2025-06-27T22:06:00Z">
        <w:r w:rsidR="00671938" w:rsidRPr="00671938">
          <w:t xml:space="preserve">from -1.07% to +1.53%. </w:t>
        </w:r>
      </w:ins>
      <w:del w:id="760" w:author="Ataher Ali" w:date="2025-06-28T04:08:00Z" w16du:dateUtc="2025-06-27T22:08:00Z">
        <w:r w:rsidR="0063681D" w:rsidRPr="00AD0DAD" w:rsidDel="00671938">
          <w:delText>. Specifically,</w:delText>
        </w:r>
        <w:r w:rsidR="00B50043" w:rsidRPr="00AD0DAD" w:rsidDel="00671938">
          <w:delText xml:space="preserve"> the deviation for</w:delText>
        </w:r>
        <w:r w:rsidR="0063681D" w:rsidRPr="00AD0DAD" w:rsidDel="00671938">
          <w:delText xml:space="preserve"> </w:delText>
        </w:r>
        <w:r w:rsidR="0063681D" w:rsidRPr="00AD0DAD" w:rsidDel="00671938">
          <w:rPr>
            <w:i/>
            <w:iCs/>
          </w:rPr>
          <w:delText>P</w:delText>
        </w:r>
        <w:r w:rsidR="0063681D" w:rsidRPr="00AD0DAD" w:rsidDel="00671938">
          <w:rPr>
            <w:i/>
            <w:iCs/>
            <w:vertAlign w:val="subscript"/>
          </w:rPr>
          <w:delText>ma</w:delText>
        </w:r>
        <w:r w:rsidR="0063681D" w:rsidRPr="00AD0DAD" w:rsidDel="00671938">
          <w:rPr>
            <w:vertAlign w:val="subscript"/>
          </w:rPr>
          <w:delText>t</w:delText>
        </w:r>
        <w:r w:rsidR="0026141E" w:rsidRPr="00AD0DAD" w:rsidDel="00671938">
          <w:rPr>
            <w:vertAlign w:val="subscript"/>
          </w:rPr>
          <w:delText xml:space="preserve"> </w:delText>
        </w:r>
        <w:r w:rsidR="0026141E" w:rsidRPr="00AD0DAD" w:rsidDel="00671938">
          <w:delText>ranges from</w:delText>
        </w:r>
        <w:r w:rsidR="00B50043" w:rsidRPr="00AD0DAD" w:rsidDel="00671938">
          <w:rPr>
            <w:vertAlign w:val="subscript"/>
          </w:rPr>
          <w:delText xml:space="preserve"> </w:delText>
        </w:r>
        <w:r w:rsidR="00B50043" w:rsidRPr="00AD0DAD" w:rsidDel="00671938">
          <w:delText xml:space="preserve">+0.13% to -2.60%, for </w:delText>
        </w:r>
        <w:r w:rsidR="00B50043" w:rsidRPr="00AD0DAD" w:rsidDel="00671938">
          <w:rPr>
            <w:i/>
            <w:iCs/>
          </w:rPr>
          <w:delText>P</w:delText>
        </w:r>
        <w:r w:rsidR="00B50043" w:rsidRPr="00AD0DAD" w:rsidDel="00671938">
          <w:rPr>
            <w:i/>
            <w:iCs/>
            <w:vertAlign w:val="subscript"/>
          </w:rPr>
          <w:delText xml:space="preserve">opt </w:delText>
        </w:r>
        <w:r w:rsidR="00C94223" w:rsidRPr="00AD0DAD" w:rsidDel="00671938">
          <w:delText xml:space="preserve">-0.4% to -3.25% and for </w:delText>
        </w:r>
        <w:r w:rsidR="00C94223" w:rsidRPr="00AD0DAD" w:rsidDel="00671938">
          <w:rPr>
            <w:i/>
            <w:iCs/>
          </w:rPr>
          <w:delText>P</w:delText>
        </w:r>
        <w:r w:rsidR="00C94223" w:rsidRPr="00AD0DAD" w:rsidDel="00671938">
          <w:rPr>
            <w:i/>
            <w:iCs/>
            <w:vertAlign w:val="subscript"/>
          </w:rPr>
          <w:delText xml:space="preserve">mega </w:delText>
        </w:r>
        <w:r w:rsidR="00C94223" w:rsidRPr="00AD0DAD" w:rsidDel="00671938">
          <w:delText xml:space="preserve">-1.07% to 1.53%. </w:delText>
        </w:r>
      </w:del>
      <w:r w:rsidRPr="00AD0DAD">
        <w:t xml:space="preserve">Statistical analysis using One-Way ANOVA and Tukey's post-hoc test confirmed that the differences in estimated length </w:t>
      </w:r>
      <w:r w:rsidR="00B9541A">
        <w:t>indicators</w:t>
      </w:r>
      <w:r w:rsidR="00B9541A" w:rsidRPr="00AD0DAD" w:rsidDel="00B9541A">
        <w:t xml:space="preserve"> </w:t>
      </w:r>
      <w:r w:rsidRPr="00AD0DAD">
        <w:t>across different bin sizes were not significant (</w:t>
      </w:r>
      <w:r w:rsidR="00E02E2F" w:rsidRPr="00AD0DAD">
        <w:rPr>
          <w:i/>
          <w:iCs/>
        </w:rPr>
        <w:t>p &gt; 0.05</w:t>
      </w:r>
      <w:r w:rsidRPr="00AD0DAD">
        <w:t>)</w:t>
      </w:r>
      <w:bookmarkStart w:id="761" w:name="_Ref171310932"/>
      <w:bookmarkStart w:id="762" w:name="_Toc171475237"/>
      <w:ins w:id="763" w:author="Ataher Ali" w:date="2025-06-29T14:27:00Z" w16du:dateUtc="2025-06-29T08:27:00Z">
        <w:r w:rsidR="00137872">
          <w:t xml:space="preserve">, </w:t>
        </w:r>
      </w:ins>
      <w:del w:id="764" w:author="Ataher Ali" w:date="2025-06-29T14:27:00Z" w16du:dateUtc="2025-06-29T08:27:00Z">
        <w:r w:rsidR="008C37DC" w:rsidRPr="00375FBA" w:rsidDel="00137872">
          <w:delText>.</w:delText>
        </w:r>
      </w:del>
      <w:bookmarkEnd w:id="761"/>
      <w:bookmarkEnd w:id="762"/>
      <w:ins w:id="765" w:author="Ataher Ali" w:date="2025-06-28T04:10:00Z" w16du:dateUtc="2025-06-27T22:10:00Z">
        <w:r w:rsidR="0029432D" w:rsidRPr="00375FBA">
          <w:t>underscoring the method’s stability and low sensitivity to bin size variation. These findings suggest that the aLBI package provides reliable estimates for fisheries management, though the low Pmat value may warrant further validation against species-specific maturity data.</w:t>
        </w:r>
      </w:ins>
    </w:p>
    <w:p w14:paraId="3DA29A6D" w14:textId="5AC967B5" w:rsidR="001F6E69" w:rsidRPr="00671938" w:rsidDel="00550889" w:rsidRDefault="001F6E69" w:rsidP="004D3E3F">
      <w:pPr>
        <w:ind w:firstLine="0"/>
        <w:rPr>
          <w:del w:id="766" w:author="Ataher Ali" w:date="2025-06-28T04:10:00Z" w16du:dateUtc="2025-06-27T22:10:00Z"/>
          <w:rPrChange w:id="767" w:author="Ataher Ali" w:date="2025-06-28T04:08:00Z" w16du:dateUtc="2025-06-27T22:08:00Z">
            <w:rPr>
              <w:del w:id="768" w:author="Ataher Ali" w:date="2025-06-28T04:10:00Z" w16du:dateUtc="2025-06-27T22:10:00Z"/>
              <w:noProof/>
              <w14:ligatures w14:val="standardContextual"/>
            </w:rPr>
          </w:rPrChange>
        </w:rPr>
      </w:pPr>
    </w:p>
    <w:p w14:paraId="17573A22" w14:textId="62EA166C" w:rsidR="001F6E69" w:rsidRPr="00AD0DAD" w:rsidRDefault="005E721B" w:rsidP="005E721B">
      <w:pPr>
        <w:ind w:firstLine="0"/>
      </w:pPr>
      <w:r w:rsidRPr="004D3E3F">
        <w:rPr>
          <w:noProof/>
          <w14:ligatures w14:val="standardContextual"/>
        </w:rPr>
        <w:drawing>
          <wp:inline distT="0" distB="0" distL="0" distR="0" wp14:anchorId="496B1E27" wp14:editId="204F6B2B">
            <wp:extent cx="5639800" cy="2742826"/>
            <wp:effectExtent l="19050" t="19050" r="18415" b="19685"/>
            <wp:docPr id="179522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3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39800" cy="2742826"/>
                    </a:xfrm>
                    <a:prstGeom prst="rect">
                      <a:avLst/>
                    </a:prstGeom>
                    <a:ln>
                      <a:solidFill>
                        <a:schemeClr val="tx1"/>
                      </a:solidFill>
                    </a:ln>
                  </pic:spPr>
                </pic:pic>
              </a:graphicData>
            </a:graphic>
          </wp:inline>
        </w:drawing>
      </w:r>
    </w:p>
    <w:p w14:paraId="1BFED8E1" w14:textId="5C2B35CA" w:rsidR="00E2796C" w:rsidRPr="004D3E3F" w:rsidRDefault="00E2796C" w:rsidP="004D3E3F">
      <w:pPr>
        <w:ind w:firstLine="0"/>
        <w:rPr>
          <w:b/>
          <w:bCs/>
        </w:rPr>
      </w:pPr>
      <w:r w:rsidRPr="00AD0DAD">
        <w:rPr>
          <w:b/>
          <w:bCs/>
        </w:rPr>
        <w:t xml:space="preserve">Figure </w:t>
      </w:r>
      <w:r w:rsidR="0050712B">
        <w:rPr>
          <w:b/>
          <w:bCs/>
        </w:rPr>
        <w:t>6</w:t>
      </w:r>
      <w:r w:rsidRPr="00AD0DAD">
        <w:rPr>
          <w:b/>
          <w:bCs/>
        </w:rPr>
        <w:t>: Distribution of LBIs with different bin size,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9541A">
        <w:t>indicators</w:t>
      </w:r>
      <w:r w:rsidR="00B9541A" w:rsidRPr="00AD0DAD" w:rsidDel="00B9541A">
        <w:rPr>
          <w:b/>
          <w:bCs/>
        </w:rPr>
        <w:t xml:space="preserve"> </w:t>
      </w:r>
      <w:r w:rsidRPr="00AD0DAD">
        <w:rPr>
          <w:b/>
          <w:bCs/>
        </w:rPr>
        <w:t>with different bin size based on one-way ANOVA and Tukey’s HSD.</w:t>
      </w:r>
    </w:p>
    <w:p w14:paraId="7335F521" w14:textId="465DA745" w:rsidR="00E37F45" w:rsidRPr="00AD0DAD" w:rsidRDefault="00835140" w:rsidP="003953AE">
      <w:pPr>
        <w:pStyle w:val="Heading20"/>
      </w:pPr>
      <w:bookmarkStart w:id="769" w:name="_Toc171390636"/>
      <w:bookmarkStart w:id="770" w:name="_Toc171391909"/>
      <w:bookmarkStart w:id="771" w:name="_Toc171463507"/>
      <w:r w:rsidRPr="00AD0DAD">
        <w:t>Observed stock status of</w:t>
      </w:r>
      <w:ins w:id="772" w:author="Ataher Ali" w:date="2025-06-30T00:10:00Z" w16du:dateUtc="2025-06-29T18:10:00Z">
        <w:r w:rsidR="00A57A5E">
          <w:t xml:space="preserve"> </w:t>
        </w:r>
        <w:r w:rsidR="00A57A5E" w:rsidRPr="00A57A5E">
          <w:rPr>
            <w:i/>
            <w:iCs/>
            <w:rPrChange w:id="773" w:author="Ataher Ali" w:date="2025-06-30T00:10:00Z" w16du:dateUtc="2025-06-29T18:10:00Z">
              <w:rPr/>
            </w:rPrChange>
          </w:rPr>
          <w:t>S.</w:t>
        </w:r>
        <w:r w:rsidR="00A57A5E">
          <w:rPr>
            <w:i/>
            <w:iCs/>
          </w:rPr>
          <w:t xml:space="preserve"> </w:t>
        </w:r>
        <w:proofErr w:type="spellStart"/>
        <w:r w:rsidR="00A57A5E" w:rsidRPr="00A57A5E">
          <w:rPr>
            <w:i/>
            <w:iCs/>
            <w:rPrChange w:id="774" w:author="Ataher Ali" w:date="2025-06-30T00:10:00Z" w16du:dateUtc="2025-06-29T18:10:00Z">
              <w:rPr/>
            </w:rPrChange>
          </w:rPr>
          <w:t>aor</w:t>
        </w:r>
        <w:proofErr w:type="spellEnd"/>
        <w:r w:rsidR="00A57A5E">
          <w:t xml:space="preserve"> by</w:t>
        </w:r>
      </w:ins>
      <w:r w:rsidRPr="00AD0DAD">
        <w:t xml:space="preserve"> FishSS function</w:t>
      </w:r>
      <w:bookmarkEnd w:id="769"/>
      <w:bookmarkEnd w:id="770"/>
      <w:bookmarkEnd w:id="771"/>
    </w:p>
    <w:p w14:paraId="46DDD53E" w14:textId="53A96FFA" w:rsidR="002F6188" w:rsidRPr="007C4A9F" w:rsidRDefault="00B63084" w:rsidP="002068C7">
      <w:pPr>
        <w:ind w:firstLine="0"/>
      </w:pPr>
      <w:r w:rsidRPr="00AD0DAD">
        <w:t>Fis</w:t>
      </w:r>
      <w:r w:rsidR="00801F87" w:rsidRPr="00AD0DAD">
        <w:t xml:space="preserve">hSS function facilitate the evaluation of stock status </w:t>
      </w:r>
      <w:r w:rsidR="001B6DDB" w:rsidRPr="00AD0DAD">
        <w:t>by quantifying the decision tree process</w:t>
      </w:r>
      <w:ins w:id="775" w:author="Ataher Ali" w:date="2025-06-28T05:56:00Z" w16du:dateUtc="2025-06-27T23:56:00Z">
        <w:r w:rsidR="007C4A9F">
          <w:t xml:space="preserve"> </w:t>
        </w:r>
      </w:ins>
      <w:ins w:id="776" w:author="Ataher Ali" w:date="2025-06-28T05:56:00Z">
        <w:r w:rsidR="007C4A9F" w:rsidRPr="007C4A9F">
          <w:t>outlined by Cope and Punt (2009)</w:t>
        </w:r>
      </w:ins>
      <w:r w:rsidR="00C1452D" w:rsidRPr="00AD0DAD">
        <w:t xml:space="preserve">. </w:t>
      </w:r>
      <w:r w:rsidR="00CC38BA" w:rsidRPr="00AD0DAD">
        <w:t xml:space="preserve">The sum of the all the three proportions </w:t>
      </w:r>
      <w:r w:rsidR="007B5F9D" w:rsidRPr="00AD0DAD">
        <w:t>(</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P</w:t>
      </w:r>
      <w:r w:rsidR="008B3E4B" w:rsidRPr="00AD0DAD">
        <w:rPr>
          <w:rFonts w:eastAsia="Times New Roman"/>
          <w:i/>
          <w:iCs/>
          <w:vertAlign w:val="subscript"/>
          <w:lang w:bidi="bn-BD"/>
        </w:rPr>
        <w:t>mega</w:t>
      </w:r>
      <w:r w:rsidR="007B5F9D" w:rsidRPr="00AD0DAD">
        <w:t xml:space="preserve">), termed as </w:t>
      </w:r>
      <w:r w:rsidR="007B5F9D" w:rsidRPr="00AD0DAD">
        <w:rPr>
          <w:i/>
        </w:rPr>
        <w:t>P</w:t>
      </w:r>
      <w:r w:rsidR="007B5F9D" w:rsidRPr="00AD0DAD">
        <w:rPr>
          <w:i/>
          <w:vertAlign w:val="subscript"/>
        </w:rPr>
        <w:t>obj</w:t>
      </w:r>
      <w:r w:rsidR="00E6452B" w:rsidRPr="00AD0DAD">
        <w:t>, provides compre</w:t>
      </w:r>
      <w:r w:rsidR="00DD611C" w:rsidRPr="00AD0DAD">
        <w:t>hensive information to distinguish the selectivity patterns.</w:t>
      </w:r>
      <w:ins w:id="777" w:author="Ataher Ali" w:date="2025-06-28T05:58:00Z" w16du:dateUtc="2025-06-27T23:58:00Z">
        <w:r w:rsidR="007C4A9F">
          <w:t xml:space="preserve"> </w:t>
        </w:r>
      </w:ins>
      <w:ins w:id="778" w:author="Ataher Ali" w:date="2025-06-28T05:58:00Z">
        <w:r w:rsidR="007C4A9F" w:rsidRPr="007C4A9F">
          <w:t>The FishSS function estimates two key reference points</w:t>
        </w:r>
      </w:ins>
      <w:ins w:id="779" w:author="Ataher Ali" w:date="2025-06-28T05:59:00Z" w16du:dateUtc="2025-06-27T23:59:00Z">
        <w:r w:rsidR="007C4A9F">
          <w:t xml:space="preserve">: </w:t>
        </w:r>
        <w:proofErr w:type="spellStart"/>
        <w:r w:rsidR="007C4A9F">
          <w:t>i</w:t>
        </w:r>
        <w:proofErr w:type="spellEnd"/>
        <w:r w:rsidR="007C4A9F">
          <w:t xml:space="preserve">) </w:t>
        </w:r>
      </w:ins>
      <w:ins w:id="780" w:author="Ataher Ali" w:date="2025-06-28T05:58:00Z">
        <w:r w:rsidR="007C4A9F" w:rsidRPr="007C4A9F">
          <w:t xml:space="preserve">TSB40 (target spawning biomass at 40% of unfished levels) and </w:t>
        </w:r>
      </w:ins>
      <w:ins w:id="781" w:author="Ataher Ali" w:date="2025-06-28T05:59:00Z" w16du:dateUtc="2025-06-27T23:59:00Z">
        <w:r w:rsidR="007C4A9F">
          <w:t xml:space="preserve">ii) </w:t>
        </w:r>
      </w:ins>
      <w:ins w:id="782" w:author="Ataher Ali" w:date="2025-06-28T05:58:00Z">
        <w:r w:rsidR="007C4A9F" w:rsidRPr="007C4A9F">
          <w:t>LSB25 (limit spawning biomass at 25% of unfished levels)</w:t>
        </w:r>
      </w:ins>
      <w:ins w:id="783" w:author="Ataher Ali" w:date="2025-06-28T05:59:00Z" w16du:dateUtc="2025-06-27T23:59:00Z">
        <w:r w:rsidR="007C4A9F">
          <w:t xml:space="preserve"> </w:t>
        </w:r>
      </w:ins>
      <w:ins w:id="784" w:author="Ataher Ali" w:date="2025-06-28T05:58:00Z">
        <w:r w:rsidR="007C4A9F" w:rsidRPr="007C4A9F">
          <w:t xml:space="preserve">based on input values including </w:t>
        </w:r>
      </w:ins>
      <w:ins w:id="785" w:author="Ataher Ali" w:date="2025-06-28T06:06:00Z" w16du:dateUtc="2025-06-28T00:06:00Z">
        <w:r w:rsidR="00B85D50" w:rsidRPr="00AD0DAD">
          <w:rPr>
            <w:i/>
          </w:rPr>
          <w:t>P</w:t>
        </w:r>
        <w:r w:rsidR="00B85D50" w:rsidRPr="00AD0DAD">
          <w:rPr>
            <w:i/>
            <w:vertAlign w:val="subscript"/>
          </w:rPr>
          <w:t>obj</w:t>
        </w:r>
      </w:ins>
      <w:ins w:id="786" w:author="Ataher Ali" w:date="2025-06-28T05:58:00Z">
        <w:r w:rsidR="007C4A9F" w:rsidRPr="007C4A9F">
          <w:t xml:space="preserve">, </w:t>
        </w:r>
      </w:ins>
      <w:ins w:id="787" w:author="Ataher Ali" w:date="2025-06-28T06:05:00Z" w16du:dateUtc="2025-06-28T00:05:00Z">
        <w:r w:rsidR="00B85D50" w:rsidRPr="00AD0DAD">
          <w:rPr>
            <w:i/>
          </w:rPr>
          <w:t>P</w:t>
        </w:r>
      </w:ins>
      <w:ins w:id="788" w:author="Ataher Ali" w:date="2025-06-29T13:56:00Z" w16du:dateUtc="2025-06-29T07:56:00Z">
        <w:r w:rsidR="00C16FE6">
          <w:rPr>
            <w:i/>
            <w:vertAlign w:val="subscript"/>
          </w:rPr>
          <w:t>mat</w:t>
        </w:r>
      </w:ins>
      <w:ins w:id="789" w:author="Ataher Ali" w:date="2025-06-28T05:58:00Z">
        <w:r w:rsidR="007C4A9F" w:rsidRPr="007C4A9F">
          <w:t xml:space="preserve">, </w:t>
        </w:r>
      </w:ins>
      <w:ins w:id="790" w:author="Ataher Ali" w:date="2025-06-28T06:05:00Z" w16du:dateUtc="2025-06-28T00:05:00Z">
        <w:r w:rsidR="00B85D50" w:rsidRPr="00AD0DAD">
          <w:rPr>
            <w:rFonts w:eastAsia="Times New Roman"/>
            <w:i/>
            <w:iCs/>
            <w:lang w:bidi="bn-BD"/>
          </w:rPr>
          <w:t>P</w:t>
        </w:r>
        <w:r w:rsidR="00B85D50" w:rsidRPr="00AD0DAD">
          <w:rPr>
            <w:rFonts w:eastAsia="Times New Roman"/>
            <w:i/>
            <w:iCs/>
            <w:vertAlign w:val="subscript"/>
            <w:lang w:bidi="bn-BD"/>
          </w:rPr>
          <w:t>opt</w:t>
        </w:r>
      </w:ins>
      <w:ins w:id="791" w:author="Ataher Ali" w:date="2025-06-28T05:58:00Z">
        <w:r w:rsidR="007C4A9F" w:rsidRPr="007C4A9F">
          <w:t xml:space="preserve">, and </w:t>
        </w:r>
        <w:proofErr w:type="spellStart"/>
        <w:r w:rsidR="007C4A9F" w:rsidRPr="00B85D50">
          <w:rPr>
            <w:i/>
            <w:iCs/>
            <w:rPrChange w:id="792" w:author="Ataher Ali" w:date="2025-06-28T06:06:00Z" w16du:dateUtc="2025-06-28T00:06:00Z">
              <w:rPr/>
            </w:rPrChange>
          </w:rPr>
          <w:t>LM_ratio</w:t>
        </w:r>
        <w:proofErr w:type="spellEnd"/>
        <w:r w:rsidR="007C4A9F" w:rsidRPr="007C4A9F">
          <w:t xml:space="preserve">. Each </w:t>
        </w:r>
      </w:ins>
      <w:ins w:id="793" w:author="Ataher Ali" w:date="2025-06-28T06:06:00Z" w16du:dateUtc="2025-06-28T00:06:00Z">
        <w:r w:rsidR="00B85D50" w:rsidRPr="00AD0DAD">
          <w:rPr>
            <w:i/>
          </w:rPr>
          <w:t>P</w:t>
        </w:r>
        <w:r w:rsidR="00B85D50" w:rsidRPr="00AD0DAD">
          <w:rPr>
            <w:i/>
            <w:vertAlign w:val="subscript"/>
          </w:rPr>
          <w:t>obj</w:t>
        </w:r>
        <w:r w:rsidR="00B85D50" w:rsidRPr="007C4A9F">
          <w:t xml:space="preserve"> </w:t>
        </w:r>
      </w:ins>
      <w:ins w:id="794" w:author="Ataher Ali" w:date="2025-06-28T05:58:00Z">
        <w:r w:rsidR="007C4A9F" w:rsidRPr="007C4A9F">
          <w:t xml:space="preserve">is associated with these reference points, where the function automatically assesses whether the stock biomass </w:t>
        </w:r>
      </w:ins>
      <w:ins w:id="795" w:author="Ataher Ali" w:date="2025-06-29T14:08:00Z" w16du:dateUtc="2025-06-29T08:08:00Z">
        <w:r w:rsidR="00057EBD">
          <w:t xml:space="preserve">is at or below the </w:t>
        </w:r>
      </w:ins>
      <w:ins w:id="796" w:author="Ataher Ali" w:date="2025-06-28T05:58:00Z">
        <w:r w:rsidR="007C4A9F" w:rsidRPr="007C4A9F">
          <w:rPr>
            <w:i/>
            <w:iCs/>
            <w:rPrChange w:id="797" w:author="Ataher Ali" w:date="2025-06-28T05:58:00Z" w16du:dateUtc="2025-06-27T23:58:00Z">
              <w:rPr/>
            </w:rPrChange>
          </w:rPr>
          <w:t>TSB40</w:t>
        </w:r>
      </w:ins>
      <w:ins w:id="798" w:author="Ataher Ali" w:date="2025-06-29T14:08:00Z" w16du:dateUtc="2025-06-29T08:08:00Z">
        <w:r w:rsidR="00057EBD">
          <w:t xml:space="preserve"> and</w:t>
        </w:r>
      </w:ins>
      <w:ins w:id="799" w:author="Ataher Ali" w:date="2025-06-28T05:58:00Z">
        <w:r w:rsidR="007C4A9F" w:rsidRPr="007C4A9F">
          <w:t xml:space="preserve"> </w:t>
        </w:r>
        <w:r w:rsidR="007C4A9F" w:rsidRPr="007C4A9F">
          <w:rPr>
            <w:i/>
            <w:iCs/>
            <w:rPrChange w:id="800" w:author="Ataher Ali" w:date="2025-06-28T05:58:00Z" w16du:dateUtc="2025-06-27T23:58:00Z">
              <w:rPr/>
            </w:rPrChange>
          </w:rPr>
          <w:t>LSB25</w:t>
        </w:r>
      </w:ins>
      <w:ins w:id="801" w:author="Ataher Ali" w:date="2025-06-28T05:58:00Z" w16du:dateUtc="2025-06-27T23:58:00Z">
        <w:r w:rsidR="007C4A9F">
          <w:t xml:space="preserve">. </w:t>
        </w:r>
      </w:ins>
      <w:del w:id="802" w:author="Ataher Ali" w:date="2025-06-28T05:58:00Z" w16du:dateUtc="2025-06-27T23:58:00Z">
        <w:r w:rsidR="00DD611C" w:rsidRPr="00AD0DAD" w:rsidDel="007C4A9F">
          <w:delText xml:space="preserve"> </w:delText>
        </w:r>
        <w:r w:rsidR="002068C7" w:rsidDel="007C4A9F">
          <w:delText xml:space="preserve"> </w:delText>
        </w:r>
      </w:del>
      <w:bookmarkStart w:id="803" w:name="_Hlk202142492"/>
      <w:r w:rsidR="002068C7">
        <w:t xml:space="preserve">However, the findings (Table 4) </w:t>
      </w:r>
      <w:ins w:id="804" w:author="Ataher Ali" w:date="2025-06-29T14:09:00Z" w16du:dateUtc="2025-06-29T08:09:00Z">
        <w:r w:rsidR="00E1233C">
          <w:t>of this stu</w:t>
        </w:r>
      </w:ins>
      <w:ins w:id="805" w:author="Ataher Ali" w:date="2025-06-29T14:10:00Z" w16du:dateUtc="2025-06-29T08:10:00Z">
        <w:r w:rsidR="00E1233C">
          <w:t>dy</w:t>
        </w:r>
      </w:ins>
      <w:ins w:id="806" w:author="Ataher Ali" w:date="2025-06-29T14:09:00Z" w16du:dateUtc="2025-06-29T08:09:00Z">
        <w:r w:rsidR="00E1233C">
          <w:t xml:space="preserve"> indicates </w:t>
        </w:r>
      </w:ins>
      <w:del w:id="807" w:author="Ataher Ali" w:date="2025-06-29T14:09:00Z" w16du:dateUtc="2025-06-29T08:09:00Z">
        <w:r w:rsidR="002068C7" w:rsidDel="00E1233C">
          <w:delText xml:space="preserve">suggest </w:delText>
        </w:r>
      </w:del>
      <w:r w:rsidR="002068C7">
        <w:t>that there is a probability that the stock biomass</w:t>
      </w:r>
      <w:ins w:id="808" w:author="Ataher Ali" w:date="2025-06-29T14:09:00Z" w16du:dateUtc="2025-06-29T08:09:00Z">
        <w:r w:rsidR="00E1233C">
          <w:t xml:space="preserve"> of </w:t>
        </w:r>
        <w:r w:rsidR="00E1233C" w:rsidRPr="00E1233C">
          <w:rPr>
            <w:i/>
            <w:iCs/>
            <w:rPrChange w:id="809" w:author="Ataher Ali" w:date="2025-06-29T14:09:00Z" w16du:dateUtc="2025-06-29T08:09:00Z">
              <w:rPr/>
            </w:rPrChange>
          </w:rPr>
          <w:t xml:space="preserve">S. </w:t>
        </w:r>
        <w:proofErr w:type="spellStart"/>
        <w:r w:rsidR="00E1233C" w:rsidRPr="00E1233C">
          <w:rPr>
            <w:i/>
            <w:iCs/>
            <w:rPrChange w:id="810" w:author="Ataher Ali" w:date="2025-06-29T14:09:00Z" w16du:dateUtc="2025-06-29T08:09:00Z">
              <w:rPr/>
            </w:rPrChange>
          </w:rPr>
          <w:t>aor</w:t>
        </w:r>
      </w:ins>
      <w:proofErr w:type="spellEnd"/>
      <w:r w:rsidR="002068C7">
        <w:t xml:space="preserve"> is </w:t>
      </w:r>
      <w:del w:id="811" w:author="Ataher Ali" w:date="2025-06-29T14:10:00Z" w16du:dateUtc="2025-06-29T08:10:00Z">
        <w:r w:rsidR="002068C7" w:rsidDel="00E1233C">
          <w:delText xml:space="preserve">either </w:delText>
        </w:r>
      </w:del>
      <w:r w:rsidR="002068C7">
        <w:t xml:space="preserve">below </w:t>
      </w:r>
      <w:ins w:id="812" w:author="Ataher Ali" w:date="2025-06-29T14:10:00Z" w16du:dateUtc="2025-06-29T08:10:00Z">
        <w:r w:rsidR="00E1233C">
          <w:t xml:space="preserve">both </w:t>
        </w:r>
      </w:ins>
      <w:r w:rsidR="002068C7">
        <w:t xml:space="preserve">the target </w:t>
      </w:r>
      <w:del w:id="813" w:author="Ataher Ali" w:date="2025-06-29T14:10:00Z" w16du:dateUtc="2025-06-29T08:10:00Z">
        <w:r w:rsidR="002068C7" w:rsidDel="00E1233C">
          <w:delText xml:space="preserve">reference point </w:delText>
        </w:r>
      </w:del>
      <w:r w:rsidR="002068C7">
        <w:t>(</w:t>
      </w:r>
      <w:r w:rsidR="002068C7" w:rsidRPr="00155F48">
        <w:rPr>
          <w:i/>
          <w:iCs/>
        </w:rPr>
        <w:t>TSB40</w:t>
      </w:r>
      <w:r w:rsidR="002068C7">
        <w:t xml:space="preserve">) </w:t>
      </w:r>
      <w:del w:id="814" w:author="Ataher Ali" w:date="2025-06-29T14:10:00Z" w16du:dateUtc="2025-06-29T08:10:00Z">
        <w:r w:rsidR="002068C7" w:rsidDel="00E1233C">
          <w:delText>or exceeds both the target (</w:delText>
        </w:r>
        <w:r w:rsidR="002068C7" w:rsidRPr="00155F48" w:rsidDel="00E1233C">
          <w:rPr>
            <w:i/>
            <w:iCs/>
          </w:rPr>
          <w:delText>TSB40</w:delText>
        </w:r>
        <w:r w:rsidR="002068C7" w:rsidDel="00E1233C">
          <w:delText xml:space="preserve">) </w:delText>
        </w:r>
      </w:del>
      <w:r w:rsidR="002068C7">
        <w:t>and the limit biomass level (</w:t>
      </w:r>
      <w:r w:rsidR="002068C7" w:rsidRPr="00155F48">
        <w:rPr>
          <w:i/>
          <w:iCs/>
        </w:rPr>
        <w:t>LSB25</w:t>
      </w:r>
      <w:r w:rsidR="002068C7">
        <w:t>)</w:t>
      </w:r>
      <w:ins w:id="815" w:author="Ataher Ali" w:date="2025-06-29T14:11:00Z" w16du:dateUtc="2025-06-29T08:11:00Z">
        <w:r w:rsidR="00F25978">
          <w:t xml:space="preserve"> across all bin sizes.</w:t>
        </w:r>
      </w:ins>
      <w:del w:id="816" w:author="Ataher Ali" w:date="2025-06-29T14:11:00Z" w16du:dateUtc="2025-06-29T08:11:00Z">
        <w:r w:rsidR="002068C7" w:rsidDel="00F25978">
          <w:delText xml:space="preserve">. </w:delText>
        </w:r>
        <w:r w:rsidR="00D965C1" w:rsidRPr="00AD0DAD" w:rsidDel="00F25978">
          <w:delText xml:space="preserve">These </w:delText>
        </w:r>
        <w:r w:rsidR="001C736C" w:rsidDel="00F25978">
          <w:delText>indicators values</w:delText>
        </w:r>
        <w:r w:rsidR="00D965C1" w:rsidRPr="00AD0DAD" w:rsidDel="00F25978">
          <w:delText xml:space="preserve"> were also found below the target reference points with different bin size</w:delText>
        </w:r>
        <w:r w:rsidR="00732212" w:rsidRPr="00AD0DAD" w:rsidDel="00F25978">
          <w:delText>.</w:delText>
        </w:r>
      </w:del>
    </w:p>
    <w:p w14:paraId="2EDE9E2F" w14:textId="241A55AD" w:rsidR="006E1EC7" w:rsidRPr="00AD0DAD" w:rsidRDefault="007E4864" w:rsidP="004719B0">
      <w:pPr>
        <w:pStyle w:val="Caption"/>
      </w:pPr>
      <w:bookmarkStart w:id="817" w:name="_Toc171462802"/>
      <w:bookmarkEnd w:id="803"/>
      <w:r w:rsidRPr="00AD0DAD">
        <w:t xml:space="preserve">Table </w:t>
      </w:r>
      <w:r w:rsidR="004F7D94" w:rsidRPr="00AD0DAD">
        <w:t>4.</w:t>
      </w:r>
      <w:r w:rsidRPr="00AD0DAD">
        <w:t xml:space="preserve"> Estimated stock status of </w:t>
      </w:r>
      <w:r w:rsidRPr="007A4067">
        <w:rPr>
          <w:i/>
          <w:iCs/>
          <w:rPrChange w:id="818" w:author="Ataher Ali" w:date="2025-06-29T04:19:00Z" w16du:dateUtc="2025-06-28T22:19:00Z">
            <w:rPr/>
          </w:rPrChange>
        </w:rPr>
        <w:t>the</w:t>
      </w:r>
      <w:r w:rsidRPr="00AD0DAD">
        <w:t xml:space="preserve"> </w:t>
      </w:r>
      <w:r w:rsidR="00B219B3" w:rsidRPr="00AD0DAD">
        <w:rPr>
          <w:i/>
          <w:iCs/>
        </w:rPr>
        <w:t xml:space="preserve">S. </w:t>
      </w:r>
      <w:proofErr w:type="spellStart"/>
      <w:r w:rsidR="00B219B3" w:rsidRPr="007A4067">
        <w:rPr>
          <w:b w:val="0"/>
          <w:bCs w:val="0"/>
          <w:i/>
          <w:iCs/>
          <w:rPrChange w:id="819" w:author="Ataher Ali" w:date="2025-06-29T04:19:00Z" w16du:dateUtc="2025-06-28T22:19:00Z">
            <w:rPr>
              <w:i/>
              <w:iCs/>
            </w:rPr>
          </w:rPrChange>
        </w:rPr>
        <w:t>aor</w:t>
      </w:r>
      <w:proofErr w:type="spellEnd"/>
      <w:r w:rsidRPr="00AD0DAD">
        <w:rPr>
          <w:i/>
          <w:iCs/>
        </w:rPr>
        <w:t xml:space="preserve"> </w:t>
      </w:r>
      <w:r w:rsidRPr="00AD0DAD">
        <w:t>by aLBI package</w:t>
      </w:r>
      <w:bookmarkEnd w:id="817"/>
    </w:p>
    <w:tbl>
      <w:tblPr>
        <w:tblW w:w="5000" w:type="pct"/>
        <w:tblLayout w:type="fixed"/>
        <w:tblLook w:val="04A0" w:firstRow="1" w:lastRow="0" w:firstColumn="1" w:lastColumn="0" w:noHBand="0" w:noVBand="1"/>
      </w:tblPr>
      <w:tblGrid>
        <w:gridCol w:w="1514"/>
        <w:gridCol w:w="1230"/>
        <w:gridCol w:w="790"/>
        <w:gridCol w:w="2673"/>
        <w:gridCol w:w="2675"/>
      </w:tblGrid>
      <w:tr w:rsidR="008B28B9" w:rsidRPr="00AD0DAD" w14:paraId="303F34FA" w14:textId="77777777" w:rsidTr="00DF4A3A">
        <w:trPr>
          <w:trHeight w:val="360"/>
        </w:trPr>
        <w:tc>
          <w:tcPr>
            <w:tcW w:w="852" w:type="pct"/>
            <w:tcBorders>
              <w:top w:val="single" w:sz="4" w:space="0" w:color="auto"/>
              <w:bottom w:val="single" w:sz="4" w:space="0" w:color="auto"/>
            </w:tcBorders>
            <w:shd w:val="clear" w:color="auto" w:fill="auto"/>
            <w:noWrap/>
            <w:vAlign w:val="center"/>
            <w:hideMark/>
          </w:tcPr>
          <w:p w14:paraId="0F518DA9" w14:textId="77777777" w:rsidR="003C6C1B" w:rsidRDefault="003C6C1B" w:rsidP="003C6C1B">
            <w:pPr>
              <w:spacing w:before="0" w:after="0" w:line="240" w:lineRule="auto"/>
              <w:ind w:firstLine="0"/>
              <w:jc w:val="center"/>
              <w:rPr>
                <w:rFonts w:eastAsia="Times New Roman"/>
                <w:b/>
                <w:bCs/>
                <w:lang w:bidi="bn-BD"/>
              </w:rPr>
            </w:pPr>
            <w:bookmarkStart w:id="820" w:name="_Hlk202142583"/>
            <w:r w:rsidRPr="00AD0DAD">
              <w:rPr>
                <w:rFonts w:eastAsia="Times New Roman"/>
                <w:b/>
                <w:bCs/>
                <w:lang w:bidi="bn-BD"/>
              </w:rPr>
              <w:t>Bin size</w:t>
            </w:r>
            <w:r>
              <w:rPr>
                <w:rFonts w:eastAsia="Times New Roman"/>
                <w:b/>
                <w:bCs/>
                <w:lang w:bidi="bn-BD"/>
              </w:rPr>
              <w:t xml:space="preserve"> </w:t>
            </w:r>
          </w:p>
          <w:p w14:paraId="69FEDDF3" w14:textId="4678473B" w:rsidR="003C6C1B" w:rsidRPr="00AD0DAD" w:rsidRDefault="003C6C1B" w:rsidP="00174909">
            <w:pPr>
              <w:spacing w:before="0" w:after="0" w:line="240" w:lineRule="auto"/>
              <w:ind w:firstLine="0"/>
              <w:jc w:val="center"/>
              <w:rPr>
                <w:rFonts w:eastAsia="Times New Roman"/>
                <w:b/>
                <w:bCs/>
                <w:lang w:bidi="bn-BD"/>
              </w:rPr>
            </w:pPr>
            <w:r>
              <w:rPr>
                <w:rFonts w:eastAsia="Times New Roman"/>
                <w:b/>
                <w:bCs/>
                <w:lang w:bidi="bn-BD"/>
              </w:rPr>
              <w:t>(cm)</w:t>
            </w:r>
          </w:p>
        </w:tc>
        <w:tc>
          <w:tcPr>
            <w:tcW w:w="692" w:type="pct"/>
            <w:tcBorders>
              <w:top w:val="single" w:sz="4" w:space="0" w:color="auto"/>
              <w:bottom w:val="single" w:sz="4" w:space="0" w:color="auto"/>
            </w:tcBorders>
          </w:tcPr>
          <w:p w14:paraId="736824BD" w14:textId="6259E347" w:rsidR="003C6C1B" w:rsidRPr="00AD0DAD" w:rsidRDefault="003C6C1B" w:rsidP="003C6C1B">
            <w:pPr>
              <w:spacing w:before="0" w:after="0" w:line="240" w:lineRule="auto"/>
              <w:ind w:firstLine="0"/>
              <w:jc w:val="center"/>
              <w:rPr>
                <w:rFonts w:eastAsia="Times New Roman"/>
                <w:b/>
                <w:bCs/>
                <w:lang w:bidi="bn-BD"/>
              </w:rPr>
            </w:pPr>
            <w:proofErr w:type="spellStart"/>
            <w:r w:rsidRPr="00174909">
              <w:rPr>
                <w:rFonts w:eastAsia="Times New Roman"/>
                <w:b/>
                <w:bCs/>
                <w:i/>
                <w:iCs/>
                <w:lang w:bidi="bn-BD"/>
              </w:rPr>
              <w:t>LM</w:t>
            </w:r>
            <w:r>
              <w:rPr>
                <w:rFonts w:eastAsia="Times New Roman"/>
                <w:b/>
                <w:bCs/>
                <w:lang w:bidi="bn-BD"/>
              </w:rPr>
              <w:t>_ratio</w:t>
            </w:r>
            <w:proofErr w:type="spellEnd"/>
          </w:p>
        </w:tc>
        <w:tc>
          <w:tcPr>
            <w:tcW w:w="445" w:type="pct"/>
            <w:tcBorders>
              <w:top w:val="single" w:sz="4" w:space="0" w:color="auto"/>
              <w:bottom w:val="single" w:sz="4" w:space="0" w:color="auto"/>
            </w:tcBorders>
          </w:tcPr>
          <w:p w14:paraId="054C6A4F" w14:textId="70755129" w:rsidR="003C6C1B" w:rsidRPr="00174909" w:rsidRDefault="003C6C1B" w:rsidP="003C6C1B">
            <w:pPr>
              <w:spacing w:before="0" w:after="0" w:line="240" w:lineRule="auto"/>
              <w:ind w:firstLine="0"/>
              <w:jc w:val="center"/>
              <w:rPr>
                <w:rFonts w:eastAsia="Times New Roman"/>
                <w:b/>
                <w:bCs/>
                <w:i/>
                <w:iCs/>
                <w:lang w:bidi="bn-BD"/>
              </w:rPr>
            </w:pPr>
            <w:r w:rsidRPr="00174909">
              <w:rPr>
                <w:rFonts w:eastAsia="Times New Roman"/>
                <w:b/>
                <w:bCs/>
                <w:i/>
                <w:iCs/>
                <w:lang w:bidi="bn-BD"/>
              </w:rPr>
              <w:t>P</w:t>
            </w:r>
            <w:r w:rsidRPr="00174909">
              <w:rPr>
                <w:rFonts w:eastAsia="Times New Roman"/>
                <w:b/>
                <w:bCs/>
                <w:i/>
                <w:iCs/>
                <w:vertAlign w:val="subscript"/>
                <w:lang w:bidi="bn-BD"/>
              </w:rPr>
              <w:t>obj</w:t>
            </w:r>
          </w:p>
        </w:tc>
        <w:tc>
          <w:tcPr>
            <w:tcW w:w="1505" w:type="pct"/>
            <w:tcBorders>
              <w:top w:val="single" w:sz="4" w:space="0" w:color="auto"/>
              <w:bottom w:val="single" w:sz="4" w:space="0" w:color="auto"/>
            </w:tcBorders>
            <w:vAlign w:val="center"/>
          </w:tcPr>
          <w:p w14:paraId="694066A3" w14:textId="01FE1E27"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Probability (%)</w:t>
            </w:r>
            <w:del w:id="821" w:author="Ataher Ali" w:date="2025-06-29T13:54:00Z" w16du:dateUtc="2025-06-29T07:54:00Z">
              <w:r w:rsidRPr="00AD0DAD" w:rsidDel="0045045F">
                <w:rPr>
                  <w:rFonts w:eastAsia="Times New Roman"/>
                  <w:b/>
                  <w:bCs/>
                  <w:lang w:bidi="bn-BD"/>
                </w:rPr>
                <w:delText xml:space="preserve"> of</w:delText>
              </w:r>
            </w:del>
            <w:r w:rsidRPr="00AD0DAD">
              <w:rPr>
                <w:rFonts w:eastAsia="Times New Roman"/>
                <w:b/>
                <w:bCs/>
                <w:lang w:bidi="bn-BD"/>
              </w:rPr>
              <w:t xml:space="preserve"> </w:t>
            </w:r>
            <w:del w:id="822" w:author="Ataher Ali" w:date="2025-06-29T13:54:00Z" w16du:dateUtc="2025-06-29T07:54:00Z">
              <w:r w:rsidR="008B28B9" w:rsidDel="0045045F">
                <w:rPr>
                  <w:rFonts w:eastAsia="Times New Roman"/>
                  <w:b/>
                  <w:bCs/>
                  <w:lang w:bidi="bn-BD"/>
                </w:rPr>
                <w:delText>being below</w:delText>
              </w:r>
            </w:del>
            <w:ins w:id="823" w:author="Ataher Ali" w:date="2025-06-29T13:54:00Z" w16du:dateUtc="2025-06-29T07:54:00Z">
              <w:r w:rsidR="0045045F">
                <w:rPr>
                  <w:rFonts w:eastAsia="Times New Roman"/>
                  <w:b/>
                  <w:bCs/>
                  <w:lang w:bidi="bn-BD"/>
                </w:rPr>
                <w:t>&lt;</w:t>
              </w:r>
            </w:ins>
            <w:r w:rsidR="008B28B9">
              <w:rPr>
                <w:rFonts w:eastAsia="Times New Roman"/>
                <w:b/>
                <w:bCs/>
                <w:lang w:bidi="bn-BD"/>
              </w:rPr>
              <w:t xml:space="preserve"> </w:t>
            </w:r>
            <w:r w:rsidRPr="00AD0DAD">
              <w:rPr>
                <w:rFonts w:eastAsia="Times New Roman"/>
                <w:b/>
                <w:bCs/>
                <w:lang w:bidi="bn-BD"/>
              </w:rPr>
              <w:t>TSB40</w:t>
            </w:r>
          </w:p>
        </w:tc>
        <w:tc>
          <w:tcPr>
            <w:tcW w:w="1506" w:type="pct"/>
            <w:tcBorders>
              <w:top w:val="single" w:sz="4" w:space="0" w:color="auto"/>
              <w:bottom w:val="single" w:sz="4" w:space="0" w:color="auto"/>
            </w:tcBorders>
            <w:shd w:val="clear" w:color="auto" w:fill="auto"/>
            <w:noWrap/>
            <w:vAlign w:val="center"/>
          </w:tcPr>
          <w:p w14:paraId="7195B546" w14:textId="61453660"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Probability (%)</w:t>
            </w:r>
            <w:del w:id="824" w:author="Ataher Ali" w:date="2025-06-29T13:54:00Z" w16du:dateUtc="2025-06-29T07:54:00Z">
              <w:r w:rsidRPr="00AD0DAD" w:rsidDel="0045045F">
                <w:rPr>
                  <w:rFonts w:eastAsia="Times New Roman"/>
                  <w:b/>
                  <w:bCs/>
                  <w:lang w:bidi="bn-BD"/>
                </w:rPr>
                <w:delText xml:space="preserve"> </w:delText>
              </w:r>
              <w:r w:rsidR="00E808C5" w:rsidRPr="00AD0DAD" w:rsidDel="0045045F">
                <w:rPr>
                  <w:rFonts w:eastAsia="Times New Roman"/>
                  <w:b/>
                  <w:bCs/>
                  <w:lang w:bidi="bn-BD"/>
                </w:rPr>
                <w:delText>of</w:delText>
              </w:r>
            </w:del>
            <w:r w:rsidR="00E808C5" w:rsidRPr="00AD0DAD">
              <w:rPr>
                <w:rFonts w:eastAsia="Times New Roman"/>
                <w:b/>
                <w:bCs/>
                <w:lang w:bidi="bn-BD"/>
              </w:rPr>
              <w:t xml:space="preserve"> </w:t>
            </w:r>
            <w:del w:id="825" w:author="Ataher Ali" w:date="2025-06-29T13:54:00Z" w16du:dateUtc="2025-06-29T07:54:00Z">
              <w:r w:rsidR="00E808C5" w:rsidDel="0045045F">
                <w:rPr>
                  <w:rFonts w:eastAsia="Times New Roman"/>
                  <w:b/>
                  <w:bCs/>
                  <w:lang w:bidi="bn-BD"/>
                </w:rPr>
                <w:delText>being</w:delText>
              </w:r>
              <w:r w:rsidR="008B28B9" w:rsidDel="0045045F">
                <w:rPr>
                  <w:rFonts w:eastAsia="Times New Roman"/>
                  <w:b/>
                  <w:bCs/>
                  <w:lang w:bidi="bn-BD"/>
                </w:rPr>
                <w:delText xml:space="preserve"> below</w:delText>
              </w:r>
            </w:del>
            <w:ins w:id="826" w:author="Ataher Ali" w:date="2025-06-29T13:54:00Z" w16du:dateUtc="2025-06-29T07:54:00Z">
              <w:r w:rsidR="0045045F">
                <w:rPr>
                  <w:rFonts w:eastAsia="Times New Roman"/>
                  <w:b/>
                  <w:bCs/>
                  <w:lang w:bidi="bn-BD"/>
                </w:rPr>
                <w:t>&lt;</w:t>
              </w:r>
            </w:ins>
            <w:r w:rsidR="008B28B9">
              <w:rPr>
                <w:rFonts w:eastAsia="Times New Roman"/>
                <w:b/>
                <w:bCs/>
                <w:lang w:bidi="bn-BD"/>
              </w:rPr>
              <w:t xml:space="preserve"> </w:t>
            </w:r>
            <w:r w:rsidRPr="00AD0DAD">
              <w:rPr>
                <w:rFonts w:eastAsia="Times New Roman"/>
                <w:b/>
                <w:bCs/>
                <w:lang w:bidi="bn-BD"/>
              </w:rPr>
              <w:t>LSB25</w:t>
            </w:r>
          </w:p>
        </w:tc>
      </w:tr>
      <w:bookmarkEnd w:id="820"/>
      <w:tr w:rsidR="00DF4A3A" w:rsidRPr="00AD0DAD" w14:paraId="3F6031B4" w14:textId="77777777" w:rsidTr="00DF4A3A">
        <w:trPr>
          <w:trHeight w:val="360"/>
        </w:trPr>
        <w:tc>
          <w:tcPr>
            <w:tcW w:w="852" w:type="pct"/>
            <w:tcBorders>
              <w:top w:val="single" w:sz="4" w:space="0" w:color="auto"/>
            </w:tcBorders>
            <w:shd w:val="clear" w:color="auto" w:fill="auto"/>
            <w:noWrap/>
            <w:vAlign w:val="center"/>
          </w:tcPr>
          <w:p w14:paraId="03E0199D" w14:textId="6A5D8BAF" w:rsidR="00DF4A3A" w:rsidRPr="00AD0DAD" w:rsidRDefault="00DF4A3A" w:rsidP="00DF4A3A">
            <w:pPr>
              <w:spacing w:before="0" w:after="0" w:line="240" w:lineRule="auto"/>
              <w:ind w:firstLine="0"/>
              <w:jc w:val="center"/>
              <w:rPr>
                <w:rFonts w:eastAsia="Times New Roman"/>
                <w:lang w:bidi="bn-BD"/>
              </w:rPr>
            </w:pPr>
            <w:r w:rsidRPr="00AD0DAD">
              <w:t>1</w:t>
            </w:r>
          </w:p>
        </w:tc>
        <w:tc>
          <w:tcPr>
            <w:tcW w:w="692" w:type="pct"/>
            <w:tcBorders>
              <w:top w:val="single" w:sz="4" w:space="0" w:color="auto"/>
            </w:tcBorders>
          </w:tcPr>
          <w:p w14:paraId="7259B035" w14:textId="0E441472" w:rsidR="00DF4A3A" w:rsidRPr="00AD0DAD" w:rsidRDefault="00DF4A3A" w:rsidP="00DF4A3A">
            <w:pPr>
              <w:spacing w:before="0" w:after="0" w:line="240" w:lineRule="auto"/>
              <w:ind w:firstLine="0"/>
              <w:jc w:val="center"/>
            </w:pPr>
            <w:ins w:id="827" w:author="Ataher Ali" w:date="2025-06-27T23:19:00Z" w16du:dateUtc="2025-06-27T17:19:00Z">
              <w:r w:rsidRPr="00C516E3">
                <w:t>0.93</w:t>
              </w:r>
            </w:ins>
            <w:del w:id="828" w:author="Ataher Ali" w:date="2025-06-27T23:19:00Z" w16du:dateUtc="2025-06-27T17:19:00Z">
              <w:r w:rsidDel="00E03094">
                <w:delText>0.94</w:delText>
              </w:r>
            </w:del>
          </w:p>
        </w:tc>
        <w:tc>
          <w:tcPr>
            <w:tcW w:w="445" w:type="pct"/>
            <w:tcBorders>
              <w:top w:val="single" w:sz="4" w:space="0" w:color="auto"/>
            </w:tcBorders>
          </w:tcPr>
          <w:p w14:paraId="4105A8A8" w14:textId="3F718521" w:rsidR="00DF4A3A" w:rsidRPr="00AD0DAD" w:rsidRDefault="00DF4A3A" w:rsidP="00DF4A3A">
            <w:pPr>
              <w:spacing w:before="0" w:after="0" w:line="240" w:lineRule="auto"/>
              <w:ind w:firstLine="0"/>
              <w:jc w:val="center"/>
            </w:pPr>
            <w:ins w:id="829" w:author="Ataher Ali" w:date="2025-06-27T23:22:00Z" w16du:dateUtc="2025-06-27T17:22:00Z">
              <w:r w:rsidRPr="00B85706">
                <w:t>5.36</w:t>
              </w:r>
            </w:ins>
            <w:del w:id="830" w:author="Ataher Ali" w:date="2025-06-27T23:22:00Z" w16du:dateUtc="2025-06-27T17:22:00Z">
              <w:r w:rsidDel="00F76489">
                <w:delText>27.95</w:delText>
              </w:r>
            </w:del>
          </w:p>
        </w:tc>
        <w:tc>
          <w:tcPr>
            <w:tcW w:w="1505" w:type="pct"/>
            <w:tcBorders>
              <w:top w:val="single" w:sz="4" w:space="0" w:color="auto"/>
            </w:tcBorders>
            <w:vAlign w:val="center"/>
          </w:tcPr>
          <w:p w14:paraId="4CB940F3" w14:textId="5F970E1F" w:rsidR="00DF4A3A" w:rsidRPr="00AD0DAD" w:rsidRDefault="00DF4A3A" w:rsidP="00DF4A3A">
            <w:pPr>
              <w:spacing w:before="0" w:after="0" w:line="240" w:lineRule="auto"/>
              <w:ind w:firstLine="0"/>
              <w:jc w:val="center"/>
            </w:pPr>
            <w:r w:rsidRPr="00AD0DAD">
              <w:t>67</w:t>
            </w:r>
          </w:p>
        </w:tc>
        <w:tc>
          <w:tcPr>
            <w:tcW w:w="1506" w:type="pct"/>
            <w:tcBorders>
              <w:top w:val="single" w:sz="4" w:space="0" w:color="auto"/>
            </w:tcBorders>
            <w:shd w:val="clear" w:color="auto" w:fill="auto"/>
            <w:noWrap/>
            <w:vAlign w:val="center"/>
          </w:tcPr>
          <w:p w14:paraId="474357C1" w14:textId="66AE6DDA" w:rsidR="00DF4A3A" w:rsidRPr="00AD0DAD" w:rsidRDefault="00DF4A3A" w:rsidP="00DF4A3A">
            <w:pPr>
              <w:spacing w:before="0" w:after="0" w:line="240" w:lineRule="auto"/>
              <w:ind w:firstLine="0"/>
              <w:jc w:val="center"/>
              <w:rPr>
                <w:rFonts w:eastAsia="Times New Roman"/>
                <w:lang w:bidi="bn-BD"/>
              </w:rPr>
            </w:pPr>
            <w:r w:rsidRPr="00AD0DAD">
              <w:t>67</w:t>
            </w:r>
          </w:p>
        </w:tc>
      </w:tr>
      <w:tr w:rsidR="00DF4A3A" w:rsidRPr="00AD0DAD" w14:paraId="69881ED2" w14:textId="77777777" w:rsidTr="00DF4A3A">
        <w:trPr>
          <w:trHeight w:val="360"/>
        </w:trPr>
        <w:tc>
          <w:tcPr>
            <w:tcW w:w="852" w:type="pct"/>
            <w:shd w:val="clear" w:color="auto" w:fill="auto"/>
            <w:noWrap/>
            <w:vAlign w:val="center"/>
          </w:tcPr>
          <w:p w14:paraId="491A2CD2" w14:textId="08265AC0" w:rsidR="00DF4A3A" w:rsidRPr="00AD0DAD" w:rsidRDefault="00DF4A3A" w:rsidP="00DF4A3A">
            <w:pPr>
              <w:spacing w:before="0" w:after="0" w:line="240" w:lineRule="auto"/>
              <w:ind w:firstLine="0"/>
              <w:jc w:val="center"/>
            </w:pPr>
            <w:r w:rsidRPr="00AD0DAD">
              <w:t>2</w:t>
            </w:r>
          </w:p>
        </w:tc>
        <w:tc>
          <w:tcPr>
            <w:tcW w:w="692" w:type="pct"/>
          </w:tcPr>
          <w:p w14:paraId="5C00A114" w14:textId="419AE781" w:rsidR="00DF4A3A" w:rsidRPr="00AD0DAD" w:rsidRDefault="00DF4A3A" w:rsidP="00DF4A3A">
            <w:pPr>
              <w:spacing w:before="0" w:after="0" w:line="240" w:lineRule="auto"/>
              <w:ind w:firstLine="0"/>
              <w:jc w:val="center"/>
            </w:pPr>
            <w:ins w:id="831" w:author="Ataher Ali" w:date="2025-06-27T23:19:00Z" w16du:dateUtc="2025-06-27T17:19:00Z">
              <w:r w:rsidRPr="00C516E3">
                <w:t>0.93</w:t>
              </w:r>
            </w:ins>
            <w:del w:id="832" w:author="Ataher Ali" w:date="2025-06-27T23:19:00Z" w16du:dateUtc="2025-06-27T17:19:00Z">
              <w:r w:rsidDel="00E03094">
                <w:delText>0.94</w:delText>
              </w:r>
            </w:del>
          </w:p>
        </w:tc>
        <w:tc>
          <w:tcPr>
            <w:tcW w:w="445" w:type="pct"/>
          </w:tcPr>
          <w:p w14:paraId="307AC5C1" w14:textId="6E79A9CC" w:rsidR="00DF4A3A" w:rsidRPr="00AD0DAD" w:rsidRDefault="00DF4A3A" w:rsidP="00DF4A3A">
            <w:pPr>
              <w:spacing w:before="0" w:after="0" w:line="240" w:lineRule="auto"/>
              <w:ind w:firstLine="0"/>
              <w:jc w:val="center"/>
            </w:pPr>
            <w:ins w:id="833" w:author="Ataher Ali" w:date="2025-06-27T23:22:00Z" w16du:dateUtc="2025-06-27T17:22:00Z">
              <w:r w:rsidRPr="00B85706">
                <w:t>5.51</w:t>
              </w:r>
            </w:ins>
            <w:del w:id="834" w:author="Ataher Ali" w:date="2025-06-27T23:22:00Z" w16du:dateUtc="2025-06-27T17:22:00Z">
              <w:r w:rsidDel="00F76489">
                <w:delText>28.00</w:delText>
              </w:r>
            </w:del>
          </w:p>
        </w:tc>
        <w:tc>
          <w:tcPr>
            <w:tcW w:w="1505" w:type="pct"/>
            <w:vAlign w:val="center"/>
          </w:tcPr>
          <w:p w14:paraId="0C365DDE" w14:textId="1124165E" w:rsidR="00DF4A3A" w:rsidRPr="00AD0DAD" w:rsidRDefault="00DF4A3A" w:rsidP="00DF4A3A">
            <w:pPr>
              <w:spacing w:before="0" w:after="0" w:line="240" w:lineRule="auto"/>
              <w:ind w:firstLine="0"/>
              <w:jc w:val="center"/>
            </w:pPr>
            <w:r w:rsidRPr="00AD0DAD">
              <w:t>67</w:t>
            </w:r>
          </w:p>
        </w:tc>
        <w:tc>
          <w:tcPr>
            <w:tcW w:w="1506" w:type="pct"/>
            <w:shd w:val="clear" w:color="auto" w:fill="auto"/>
            <w:noWrap/>
            <w:vAlign w:val="center"/>
          </w:tcPr>
          <w:p w14:paraId="1CBBBE81" w14:textId="02984351" w:rsidR="00DF4A3A" w:rsidRPr="00AD0DAD" w:rsidRDefault="00DF4A3A" w:rsidP="00DF4A3A">
            <w:pPr>
              <w:spacing w:before="0" w:after="0" w:line="240" w:lineRule="auto"/>
              <w:ind w:firstLine="0"/>
              <w:jc w:val="center"/>
            </w:pPr>
            <w:r w:rsidRPr="00AD0DAD">
              <w:t>67</w:t>
            </w:r>
          </w:p>
        </w:tc>
      </w:tr>
      <w:tr w:rsidR="00DF4A3A" w:rsidRPr="00AD0DAD" w14:paraId="5A6CCE7B" w14:textId="77777777" w:rsidTr="00DF4A3A">
        <w:trPr>
          <w:trHeight w:val="360"/>
        </w:trPr>
        <w:tc>
          <w:tcPr>
            <w:tcW w:w="852" w:type="pct"/>
            <w:shd w:val="clear" w:color="auto" w:fill="auto"/>
            <w:noWrap/>
            <w:vAlign w:val="center"/>
          </w:tcPr>
          <w:p w14:paraId="4A2A67B3" w14:textId="5B4A1639" w:rsidR="00DF4A3A" w:rsidRPr="004D3E3F" w:rsidRDefault="00DF4A3A" w:rsidP="00DF4A3A">
            <w:pPr>
              <w:spacing w:before="0" w:after="0" w:line="240" w:lineRule="auto"/>
              <w:ind w:firstLine="0"/>
              <w:jc w:val="center"/>
              <w:rPr>
                <w:b/>
                <w:bCs/>
              </w:rPr>
            </w:pPr>
            <w:r w:rsidRPr="004D3E3F">
              <w:rPr>
                <w:b/>
                <w:bCs/>
              </w:rPr>
              <w:t>3</w:t>
            </w:r>
          </w:p>
        </w:tc>
        <w:tc>
          <w:tcPr>
            <w:tcW w:w="692" w:type="pct"/>
          </w:tcPr>
          <w:p w14:paraId="1E52853D" w14:textId="61B871D3" w:rsidR="00DF4A3A" w:rsidRPr="004D3E3F" w:rsidRDefault="00DF4A3A" w:rsidP="00DF4A3A">
            <w:pPr>
              <w:spacing w:before="0" w:after="0" w:line="240" w:lineRule="auto"/>
              <w:ind w:firstLine="0"/>
              <w:jc w:val="center"/>
              <w:rPr>
                <w:b/>
                <w:bCs/>
              </w:rPr>
            </w:pPr>
            <w:r>
              <w:rPr>
                <w:b/>
                <w:bCs/>
              </w:rPr>
              <w:t>0.93</w:t>
            </w:r>
          </w:p>
        </w:tc>
        <w:tc>
          <w:tcPr>
            <w:tcW w:w="445" w:type="pct"/>
          </w:tcPr>
          <w:p w14:paraId="571C123B" w14:textId="174B3C21" w:rsidR="00DF4A3A" w:rsidRPr="00DF4A3A" w:rsidRDefault="00DF4A3A" w:rsidP="00DF4A3A">
            <w:pPr>
              <w:spacing w:before="0" w:after="0" w:line="240" w:lineRule="auto"/>
              <w:ind w:firstLine="0"/>
              <w:jc w:val="center"/>
              <w:rPr>
                <w:b/>
                <w:bCs/>
              </w:rPr>
            </w:pPr>
            <w:ins w:id="835" w:author="Ataher Ali" w:date="2025-06-27T23:22:00Z" w16du:dateUtc="2025-06-27T17:22:00Z">
              <w:r w:rsidRPr="00DF4A3A">
                <w:rPr>
                  <w:b/>
                  <w:bCs/>
                  <w:rPrChange w:id="836" w:author="Ataher Ali" w:date="2025-06-27T23:22:00Z" w16du:dateUtc="2025-06-27T17:22:00Z">
                    <w:rPr/>
                  </w:rPrChange>
                </w:rPr>
                <w:t>4.77</w:t>
              </w:r>
            </w:ins>
            <w:del w:id="837" w:author="Ataher Ali" w:date="2025-06-27T23:22:00Z" w16du:dateUtc="2025-06-27T17:22:00Z">
              <w:r w:rsidRPr="00DF4A3A" w:rsidDel="00F76489">
                <w:rPr>
                  <w:b/>
                  <w:bCs/>
                </w:rPr>
                <w:delText>26.61</w:delText>
              </w:r>
            </w:del>
          </w:p>
        </w:tc>
        <w:tc>
          <w:tcPr>
            <w:tcW w:w="1505" w:type="pct"/>
            <w:vAlign w:val="center"/>
          </w:tcPr>
          <w:p w14:paraId="57D90894" w14:textId="71013A07" w:rsidR="00DF4A3A" w:rsidRPr="004D3E3F" w:rsidRDefault="00DF4A3A" w:rsidP="00DF4A3A">
            <w:pPr>
              <w:spacing w:before="0" w:after="0" w:line="240" w:lineRule="auto"/>
              <w:ind w:firstLine="0"/>
              <w:jc w:val="center"/>
              <w:rPr>
                <w:b/>
                <w:bCs/>
              </w:rPr>
            </w:pPr>
            <w:r w:rsidRPr="004D3E3F">
              <w:rPr>
                <w:b/>
                <w:bCs/>
              </w:rPr>
              <w:t>67</w:t>
            </w:r>
          </w:p>
        </w:tc>
        <w:tc>
          <w:tcPr>
            <w:tcW w:w="1506" w:type="pct"/>
            <w:shd w:val="clear" w:color="auto" w:fill="auto"/>
            <w:noWrap/>
            <w:vAlign w:val="center"/>
          </w:tcPr>
          <w:p w14:paraId="3C2B0BB4" w14:textId="5FF4F0F9" w:rsidR="00DF4A3A" w:rsidRPr="004D3E3F" w:rsidRDefault="00DF4A3A" w:rsidP="00DF4A3A">
            <w:pPr>
              <w:spacing w:before="0" w:after="0" w:line="240" w:lineRule="auto"/>
              <w:ind w:firstLine="0"/>
              <w:jc w:val="center"/>
              <w:rPr>
                <w:b/>
                <w:bCs/>
              </w:rPr>
            </w:pPr>
            <w:r w:rsidRPr="004D3E3F">
              <w:rPr>
                <w:b/>
                <w:bCs/>
              </w:rPr>
              <w:t>67</w:t>
            </w:r>
          </w:p>
        </w:tc>
      </w:tr>
      <w:tr w:rsidR="00DF4A3A" w:rsidRPr="00AD0DAD" w14:paraId="0C707193" w14:textId="77777777" w:rsidTr="00DF4A3A">
        <w:trPr>
          <w:trHeight w:val="360"/>
        </w:trPr>
        <w:tc>
          <w:tcPr>
            <w:tcW w:w="852" w:type="pct"/>
            <w:shd w:val="clear" w:color="auto" w:fill="auto"/>
            <w:noWrap/>
            <w:vAlign w:val="center"/>
          </w:tcPr>
          <w:p w14:paraId="15C88866" w14:textId="0552AF28" w:rsidR="00DF4A3A" w:rsidRPr="00AD0DAD" w:rsidRDefault="00DF4A3A" w:rsidP="00DF4A3A">
            <w:pPr>
              <w:spacing w:before="0" w:after="0" w:line="240" w:lineRule="auto"/>
              <w:ind w:firstLine="0"/>
              <w:jc w:val="center"/>
            </w:pPr>
            <w:r w:rsidRPr="00AD0DAD">
              <w:t>4</w:t>
            </w:r>
          </w:p>
        </w:tc>
        <w:tc>
          <w:tcPr>
            <w:tcW w:w="692" w:type="pct"/>
          </w:tcPr>
          <w:p w14:paraId="28EAE501" w14:textId="249BCCFC" w:rsidR="00DF4A3A" w:rsidRPr="00AD0DAD" w:rsidRDefault="00DF4A3A" w:rsidP="00DF4A3A">
            <w:pPr>
              <w:spacing w:before="0" w:after="0" w:line="240" w:lineRule="auto"/>
              <w:ind w:firstLine="0"/>
              <w:jc w:val="center"/>
            </w:pPr>
            <w:r>
              <w:t>0.93</w:t>
            </w:r>
          </w:p>
        </w:tc>
        <w:tc>
          <w:tcPr>
            <w:tcW w:w="445" w:type="pct"/>
          </w:tcPr>
          <w:p w14:paraId="392DA019" w14:textId="2C26A894" w:rsidR="00DF4A3A" w:rsidRPr="00AD0DAD" w:rsidRDefault="00DF4A3A" w:rsidP="00DF4A3A">
            <w:pPr>
              <w:spacing w:before="0" w:after="0" w:line="240" w:lineRule="auto"/>
              <w:ind w:firstLine="0"/>
              <w:jc w:val="center"/>
            </w:pPr>
            <w:ins w:id="838" w:author="Ataher Ali" w:date="2025-06-27T23:22:00Z" w16du:dateUtc="2025-06-27T17:22:00Z">
              <w:r w:rsidRPr="00B85706">
                <w:t>6.66</w:t>
              </w:r>
            </w:ins>
            <w:del w:id="839" w:author="Ataher Ali" w:date="2025-06-27T23:22:00Z" w16du:dateUtc="2025-06-27T17:22:00Z">
              <w:r w:rsidDel="00F76489">
                <w:delText>30.82</w:delText>
              </w:r>
            </w:del>
          </w:p>
        </w:tc>
        <w:tc>
          <w:tcPr>
            <w:tcW w:w="1505" w:type="pct"/>
            <w:vAlign w:val="center"/>
          </w:tcPr>
          <w:p w14:paraId="492573AA" w14:textId="6728A39A" w:rsidR="00DF4A3A" w:rsidRPr="00AD0DAD" w:rsidRDefault="00DF4A3A" w:rsidP="00DF4A3A">
            <w:pPr>
              <w:spacing w:before="0" w:after="0" w:line="240" w:lineRule="auto"/>
              <w:ind w:firstLine="0"/>
              <w:jc w:val="center"/>
            </w:pPr>
            <w:ins w:id="840" w:author="Ataher Ali" w:date="2025-06-27T23:19:00Z" w16du:dateUtc="2025-06-27T17:19:00Z">
              <w:r w:rsidRPr="00AD0DAD">
                <w:t>67</w:t>
              </w:r>
            </w:ins>
            <w:del w:id="841" w:author="Ataher Ali" w:date="2025-06-27T23:19:00Z" w16du:dateUtc="2025-06-27T17:19:00Z">
              <w:r w:rsidRPr="00AD0DAD" w:rsidDel="00773BB1">
                <w:delText>52</w:delText>
              </w:r>
            </w:del>
          </w:p>
        </w:tc>
        <w:tc>
          <w:tcPr>
            <w:tcW w:w="1506" w:type="pct"/>
            <w:shd w:val="clear" w:color="auto" w:fill="auto"/>
            <w:noWrap/>
            <w:vAlign w:val="center"/>
          </w:tcPr>
          <w:p w14:paraId="3CD32CF4" w14:textId="6AA1CDCC" w:rsidR="00DF4A3A" w:rsidRPr="00AD0DAD" w:rsidRDefault="00DF4A3A" w:rsidP="00DF4A3A">
            <w:pPr>
              <w:spacing w:before="0" w:after="0" w:line="240" w:lineRule="auto"/>
              <w:ind w:firstLine="0"/>
              <w:jc w:val="center"/>
            </w:pPr>
            <w:ins w:id="842" w:author="Ataher Ali" w:date="2025-06-27T23:19:00Z" w16du:dateUtc="2025-06-27T17:19:00Z">
              <w:r w:rsidRPr="00AD0DAD">
                <w:t>67</w:t>
              </w:r>
            </w:ins>
            <w:del w:id="843" w:author="Ataher Ali" w:date="2025-06-27T23:19:00Z" w16du:dateUtc="2025-06-27T17:19:00Z">
              <w:r w:rsidRPr="00AD0DAD" w:rsidDel="00773BB1">
                <w:delText>44</w:delText>
              </w:r>
            </w:del>
          </w:p>
        </w:tc>
      </w:tr>
      <w:tr w:rsidR="00DF4A3A" w:rsidRPr="00AD0DAD" w14:paraId="6B461D3B" w14:textId="77777777" w:rsidTr="00DF4A3A">
        <w:trPr>
          <w:trHeight w:val="360"/>
        </w:trPr>
        <w:tc>
          <w:tcPr>
            <w:tcW w:w="852" w:type="pct"/>
            <w:tcBorders>
              <w:bottom w:val="single" w:sz="4" w:space="0" w:color="auto"/>
            </w:tcBorders>
            <w:shd w:val="clear" w:color="auto" w:fill="auto"/>
            <w:noWrap/>
            <w:vAlign w:val="center"/>
          </w:tcPr>
          <w:p w14:paraId="685F9789" w14:textId="21C4A6B9" w:rsidR="00DF4A3A" w:rsidRPr="00AD0DAD" w:rsidRDefault="00DF4A3A" w:rsidP="00DF4A3A">
            <w:pPr>
              <w:spacing w:before="0" w:after="0" w:line="240" w:lineRule="auto"/>
              <w:ind w:firstLine="0"/>
              <w:jc w:val="center"/>
              <w:rPr>
                <w:rFonts w:eastAsia="Times New Roman"/>
                <w:lang w:bidi="bn-BD"/>
              </w:rPr>
            </w:pPr>
            <w:r w:rsidRPr="00AD0DAD">
              <w:t>5</w:t>
            </w:r>
          </w:p>
        </w:tc>
        <w:tc>
          <w:tcPr>
            <w:tcW w:w="692" w:type="pct"/>
            <w:tcBorders>
              <w:bottom w:val="single" w:sz="4" w:space="0" w:color="auto"/>
            </w:tcBorders>
          </w:tcPr>
          <w:p w14:paraId="426673E9" w14:textId="5607FBB8" w:rsidR="00DF4A3A" w:rsidRPr="00AD0DAD" w:rsidRDefault="00DF4A3A" w:rsidP="00DF4A3A">
            <w:pPr>
              <w:spacing w:before="0" w:after="0" w:line="240" w:lineRule="auto"/>
              <w:ind w:firstLine="0"/>
              <w:jc w:val="center"/>
            </w:pPr>
            <w:r>
              <w:t>0.93</w:t>
            </w:r>
          </w:p>
        </w:tc>
        <w:tc>
          <w:tcPr>
            <w:tcW w:w="445" w:type="pct"/>
            <w:tcBorders>
              <w:bottom w:val="single" w:sz="4" w:space="0" w:color="auto"/>
            </w:tcBorders>
          </w:tcPr>
          <w:p w14:paraId="5B2182C0" w14:textId="364C5EDA" w:rsidR="00DF4A3A" w:rsidRPr="00AD0DAD" w:rsidRDefault="00DF4A3A" w:rsidP="00DF4A3A">
            <w:pPr>
              <w:spacing w:before="0" w:after="0" w:line="240" w:lineRule="auto"/>
              <w:ind w:firstLine="0"/>
              <w:jc w:val="center"/>
            </w:pPr>
            <w:ins w:id="844" w:author="Ataher Ali" w:date="2025-06-27T23:22:00Z" w16du:dateUtc="2025-06-27T17:22:00Z">
              <w:r w:rsidRPr="00B85706">
                <w:t>5.08</w:t>
              </w:r>
            </w:ins>
            <w:del w:id="845" w:author="Ataher Ali" w:date="2025-06-27T23:22:00Z" w16du:dateUtc="2025-06-27T17:22:00Z">
              <w:r w:rsidDel="00F76489">
                <w:delText>30.87</w:delText>
              </w:r>
            </w:del>
          </w:p>
        </w:tc>
        <w:tc>
          <w:tcPr>
            <w:tcW w:w="1505" w:type="pct"/>
            <w:tcBorders>
              <w:bottom w:val="single" w:sz="4" w:space="0" w:color="auto"/>
            </w:tcBorders>
            <w:vAlign w:val="center"/>
          </w:tcPr>
          <w:p w14:paraId="103D87FE" w14:textId="2663BB9F" w:rsidR="00DF4A3A" w:rsidRPr="00AD0DAD" w:rsidRDefault="00DF4A3A" w:rsidP="00DF4A3A">
            <w:pPr>
              <w:spacing w:before="0" w:after="0" w:line="240" w:lineRule="auto"/>
              <w:ind w:firstLine="0"/>
              <w:jc w:val="center"/>
            </w:pPr>
            <w:r w:rsidRPr="00AD0DAD">
              <w:t>67</w:t>
            </w:r>
          </w:p>
        </w:tc>
        <w:tc>
          <w:tcPr>
            <w:tcW w:w="1506" w:type="pct"/>
            <w:tcBorders>
              <w:bottom w:val="single" w:sz="4" w:space="0" w:color="auto"/>
            </w:tcBorders>
            <w:shd w:val="clear" w:color="auto" w:fill="auto"/>
            <w:noWrap/>
            <w:vAlign w:val="center"/>
          </w:tcPr>
          <w:p w14:paraId="3645581C" w14:textId="103CBB23" w:rsidR="00DF4A3A" w:rsidRPr="00AD0DAD" w:rsidRDefault="00DF4A3A" w:rsidP="00DF4A3A">
            <w:pPr>
              <w:spacing w:before="0" w:after="0" w:line="240" w:lineRule="auto"/>
              <w:ind w:firstLine="0"/>
              <w:jc w:val="center"/>
              <w:rPr>
                <w:rFonts w:eastAsia="Times New Roman"/>
                <w:lang w:bidi="bn-BD"/>
              </w:rPr>
            </w:pPr>
            <w:r w:rsidRPr="00AD0DAD">
              <w:t>67</w:t>
            </w:r>
          </w:p>
        </w:tc>
      </w:tr>
    </w:tbl>
    <w:p w14:paraId="78037DB4" w14:textId="77777777" w:rsidR="00496189" w:rsidRDefault="00496189" w:rsidP="004D3E3F">
      <w:bookmarkStart w:id="846" w:name="_Toc171390637"/>
      <w:bookmarkStart w:id="847" w:name="_Toc171391910"/>
      <w:bookmarkStart w:id="848" w:name="_Toc171463508"/>
    </w:p>
    <w:p w14:paraId="2E7C99AD" w14:textId="32D7FCF7" w:rsidR="00CD079C" w:rsidRDefault="00FB130F" w:rsidP="003953AE">
      <w:pPr>
        <w:pStyle w:val="Heading10"/>
      </w:pPr>
      <w:r w:rsidRPr="00AD0DAD">
        <w:t>DISCUSSION</w:t>
      </w:r>
      <w:bookmarkEnd w:id="846"/>
      <w:bookmarkEnd w:id="847"/>
      <w:bookmarkEnd w:id="848"/>
    </w:p>
    <w:p w14:paraId="6B5AB969" w14:textId="06FFB0FF" w:rsidR="00CD079C" w:rsidRPr="00CD079C" w:rsidRDefault="00CD079C" w:rsidP="00657662">
      <w:pPr>
        <w:ind w:firstLine="0"/>
      </w:pPr>
      <w:r w:rsidRPr="00CD079C">
        <w:t>The aLBI package combines Froese’s length-based indicators with the decision tree approach proposed by Cope and Punt (2009) to produce more robust estimates for the sustainable management of fisheries. In data-limited contexts, Froese’s indicators are simple and easy to understand and facilitate rapid assessments and effective communication. However, this approach does not account for gear selectivity, which can influence the length composition of the catch. To address this limitation, Cope and Punt (2009) introduced a decision tree framework that integrates Froese’s indicators with assumptions about selectivity to evaluate stock status relative to reference points, such as spawning biomass. By applying both methodological approaches in combination, aLBI offers assessments that are both accessible and scientifically rigorous, making it suitable for diverse fisheries management needs.</w:t>
      </w:r>
    </w:p>
    <w:p w14:paraId="4E992934" w14:textId="7D848780" w:rsidR="00493A92" w:rsidRPr="00AD0DAD" w:rsidRDefault="00343B3F" w:rsidP="003953AE">
      <w:pPr>
        <w:pStyle w:val="Heading20"/>
      </w:pPr>
      <w:bookmarkStart w:id="849" w:name="_Toc171463509"/>
      <w:r w:rsidRPr="00AD0DAD">
        <w:t xml:space="preserve">Development and </w:t>
      </w:r>
      <w:r w:rsidR="00236F0F" w:rsidRPr="00AD0DAD">
        <w:t>a</w:t>
      </w:r>
      <w:r w:rsidRPr="00AD0DAD">
        <w:t xml:space="preserve">pplication of the aLBI </w:t>
      </w:r>
      <w:r w:rsidR="00236F0F" w:rsidRPr="00AD0DAD">
        <w:t>p</w:t>
      </w:r>
      <w:r w:rsidRPr="00AD0DAD">
        <w:t>ackage</w:t>
      </w:r>
      <w:bookmarkEnd w:id="849"/>
    </w:p>
    <w:p w14:paraId="5821F6A0" w14:textId="34E5841C" w:rsidR="0077578C" w:rsidRPr="00AD0DAD" w:rsidRDefault="00CD079C" w:rsidP="004D3E3F">
      <w:pPr>
        <w:ind w:firstLine="0"/>
      </w:pPr>
      <w:bookmarkStart w:id="850" w:name="_Hlk171538239"/>
      <w:r w:rsidRPr="00CD079C">
        <w:t>The aLBI package was developed to provide a practical tool for fish stock assessment using length-frequency data, particularly where conventional data sources are lacking.</w:t>
      </w:r>
      <w:r w:rsidR="006D367B" w:rsidRPr="00AD0DAD">
        <w:t xml:space="preserve"> </w:t>
      </w:r>
      <w:bookmarkEnd w:id="850"/>
      <w:r>
        <w:t>T</w:t>
      </w:r>
      <w:r w:rsidR="006D367B" w:rsidRPr="00AD0DAD">
        <w:t xml:space="preserve">he </w:t>
      </w:r>
      <w:r w:rsidR="00ED5D35" w:rsidRPr="00AD0DAD">
        <w:t xml:space="preserve">package </w:t>
      </w:r>
      <w:r w:rsidR="006D367B" w:rsidRPr="00AD0DAD">
        <w:t xml:space="preserve">generates a whole framework for computing </w:t>
      </w:r>
      <w:r w:rsidR="00846274" w:rsidRPr="00846274">
        <w:t>key length-based indicators</w:t>
      </w:r>
      <w:r w:rsidR="00846274" w:rsidRPr="00846274" w:rsidDel="00846274">
        <w:t xml:space="preserve"> </w:t>
      </w:r>
      <w:r w:rsidR="006D367B" w:rsidRPr="00AD0DAD">
        <w:t xml:space="preserve">like </w:t>
      </w:r>
      <w:r w:rsidR="006D367B" w:rsidRPr="00AD0DAD">
        <w:rPr>
          <w:i/>
        </w:rPr>
        <w:t>L</w:t>
      </w:r>
      <w:r w:rsidR="006D367B" w:rsidRPr="00AD0DAD">
        <w:rPr>
          <w:i/>
          <w:vertAlign w:val="subscript"/>
        </w:rPr>
        <w:t>max</w:t>
      </w:r>
      <w:r w:rsidR="006D367B" w:rsidRPr="00AD0DAD">
        <w:t xml:space="preserve">, </w:t>
      </w:r>
      <w:r w:rsidR="006D367B" w:rsidRPr="00AD0DAD">
        <w:rPr>
          <w:i/>
        </w:rPr>
        <w:t>L</w:t>
      </w:r>
      <w:r w:rsidR="006D367B" w:rsidRPr="00AD0DAD">
        <w:rPr>
          <w:i/>
          <w:vertAlign w:val="subscript"/>
        </w:rPr>
        <w:t>∞</w:t>
      </w:r>
      <w:r w:rsidR="006D367B" w:rsidRPr="00AD0DAD">
        <w:t xml:space="preserve">, </w:t>
      </w:r>
      <w:r w:rsidR="006D367B" w:rsidRPr="00AD0DAD">
        <w:rPr>
          <w:i/>
        </w:rPr>
        <w:t>L</w:t>
      </w:r>
      <w:r w:rsidR="006D367B" w:rsidRPr="00AD0DAD">
        <w:rPr>
          <w:i/>
          <w:vertAlign w:val="subscript"/>
        </w:rPr>
        <w:t>mat</w:t>
      </w:r>
      <w:r w:rsidR="006D367B" w:rsidRPr="00AD0DAD">
        <w:t xml:space="preserve">, and </w:t>
      </w:r>
      <w:r w:rsidR="006D367B" w:rsidRPr="00AD0DAD">
        <w:rPr>
          <w:i/>
        </w:rPr>
        <w:t>L</w:t>
      </w:r>
      <w:r w:rsidR="006D367B" w:rsidRPr="00AD0DAD">
        <w:rPr>
          <w:i/>
          <w:vertAlign w:val="subscript"/>
        </w:rPr>
        <w:t>opt</w:t>
      </w:r>
      <w:r w:rsidR="006D367B" w:rsidRPr="00AD0DAD">
        <w:t xml:space="preserve"> as well as percentage indicators including </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and P</w:t>
      </w:r>
      <w:r w:rsidR="008B3E4B" w:rsidRPr="00AD0DAD">
        <w:rPr>
          <w:rFonts w:eastAsia="Times New Roman"/>
          <w:i/>
          <w:iCs/>
          <w:vertAlign w:val="subscript"/>
          <w:lang w:bidi="bn-BD"/>
        </w:rPr>
        <w:t>mega</w:t>
      </w:r>
      <w:r w:rsidR="006D367B" w:rsidRPr="00AD0DAD">
        <w:t>. These tools enable data-driven insights capable of guiding sustainable fisheries management. The ability of the program to visualize length frequency distributions and calculate confidence intervals helps managers and fisheries researchers</w:t>
      </w:r>
      <w:r w:rsidR="00C93EBF" w:rsidRPr="00AD0DAD">
        <w:t xml:space="preserve"> to evaluate the health of any fish stock along with the uncertainties associate with the estimated parameters</w:t>
      </w:r>
      <w:r w:rsidR="00167104" w:rsidRPr="00AD0DAD">
        <w:t xml:space="preserve">. </w:t>
      </w:r>
      <w:r w:rsidR="002F756C">
        <w:t xml:space="preserve">Thus, this package will help decision-making for effective fisheries management by providing robust fisheries reference points. </w:t>
      </w:r>
    </w:p>
    <w:p w14:paraId="3EF51E18" w14:textId="0D5C6CEA" w:rsidR="008E1F2B" w:rsidRPr="00AD0DAD" w:rsidRDefault="009B0081" w:rsidP="003953AE">
      <w:pPr>
        <w:pStyle w:val="Heading20"/>
      </w:pPr>
      <w:bookmarkStart w:id="851" w:name="_Toc171463510"/>
      <w:r w:rsidRPr="00AD0DAD">
        <w:t>Performance</w:t>
      </w:r>
      <w:r w:rsidR="00833DEA" w:rsidRPr="00AD0DAD">
        <w:t xml:space="preserve"> evaluation</w:t>
      </w:r>
      <w:r w:rsidR="007D10D2" w:rsidRPr="00AD0DAD">
        <w:t xml:space="preserve"> </w:t>
      </w:r>
      <w:r w:rsidRPr="00AD0DAD">
        <w:t>of aLBI package</w:t>
      </w:r>
      <w:bookmarkEnd w:id="851"/>
    </w:p>
    <w:p w14:paraId="6A817061" w14:textId="526A60B2" w:rsidR="0038739B" w:rsidRPr="00AD0DAD" w:rsidRDefault="003434BC" w:rsidP="006A12A8">
      <w:pPr>
        <w:pStyle w:val="Heading3"/>
      </w:pPr>
      <w:r w:rsidRPr="00AD0DAD">
        <w:t xml:space="preserve">Frequency </w:t>
      </w:r>
      <w:r w:rsidRPr="003953AE">
        <w:t>table</w:t>
      </w:r>
      <w:r w:rsidRPr="00AD0DAD">
        <w:t xml:space="preserve"> and distribution curve </w:t>
      </w:r>
    </w:p>
    <w:p w14:paraId="09CAA1E4" w14:textId="051DBDD4" w:rsidR="004445B0" w:rsidRPr="00AD0DAD" w:rsidRDefault="0045768C" w:rsidP="005D67A0">
      <w:pPr>
        <w:ind w:firstLine="0"/>
      </w:pPr>
      <w:r w:rsidRPr="0045768C">
        <w:t xml:space="preserve"> </w:t>
      </w:r>
      <w:r w:rsidR="005D67A0">
        <w:t>The aLBI package automatically calculates the optimal bin size for length-frequency data using the formula proposed by Wang et al. (2020).</w:t>
      </w:r>
      <w:r w:rsidR="001D34FC">
        <w:t xml:space="preserve"> </w:t>
      </w:r>
      <w:r>
        <w:t>However,</w:t>
      </w:r>
      <w:r w:rsidRPr="00AD0DAD">
        <w:t xml:space="preserve"> the Frequency</w:t>
      </w:r>
      <w:del w:id="852" w:author="Ataher Ali" w:date="2025-06-28T05:44:00Z" w16du:dateUtc="2025-06-27T23:44:00Z">
        <w:r w:rsidR="00A6764C" w:rsidDel="00F53D74">
          <w:delText xml:space="preserve"> </w:delText>
        </w:r>
      </w:del>
      <w:r w:rsidRPr="00AD0DAD">
        <w:t xml:space="preserve">Table function </w:t>
      </w:r>
      <w:r>
        <w:t>of the</w:t>
      </w:r>
      <w:r w:rsidRPr="00AD0DAD">
        <w:t xml:space="preserve"> package</w:t>
      </w:r>
      <w:r>
        <w:t xml:space="preserve"> also</w:t>
      </w:r>
      <w:r w:rsidRPr="00AD0DAD">
        <w:t xml:space="preserve"> allows users to specify a custom bin size</w:t>
      </w:r>
      <w:r>
        <w:t xml:space="preserve"> and thus, ensure the package’s flexibility, enabling the users to construct their frequency table according to their needs. For the </w:t>
      </w:r>
      <w:r w:rsidRPr="00D27924">
        <w:rPr>
          <w:i/>
          <w:iCs/>
        </w:rPr>
        <w:t xml:space="preserve">S. </w:t>
      </w:r>
      <w:proofErr w:type="spellStart"/>
      <w:r w:rsidRPr="00D27924">
        <w:rPr>
          <w:i/>
          <w:iCs/>
        </w:rPr>
        <w:t>aor</w:t>
      </w:r>
      <w:proofErr w:type="spellEnd"/>
      <w:r>
        <w:t xml:space="preserve"> stock status evaluation, the optimum bin size estimated by the package was 3.07</w:t>
      </w:r>
      <w:r w:rsidR="00F8268B">
        <w:t xml:space="preserve"> cm</w:t>
      </w:r>
      <w:r>
        <w:t xml:space="preserve"> which was rounded to 3</w:t>
      </w:r>
      <w:r w:rsidR="00F8268B">
        <w:t xml:space="preserve"> cm</w:t>
      </w:r>
      <w:r>
        <w:t xml:space="preserve"> to use as the base model bin size. With this bin size, the FishPar function of the package constructed the frequency distribution curve for the species which was skewed towards the smaller length classes. </w:t>
      </w:r>
      <w:bookmarkStart w:id="853" w:name="_Hlk197898888"/>
      <w:r w:rsidR="00F24D4A" w:rsidRPr="00AD0DAD">
        <w:t xml:space="preserve">The dominance </w:t>
      </w:r>
      <w:r w:rsidR="00EB0D56" w:rsidRPr="00AD0DAD">
        <w:t>with</w:t>
      </w:r>
      <w:r w:rsidR="00F24D4A" w:rsidRPr="00AD0DAD">
        <w:t xml:space="preserve"> smaller-length individuals</w:t>
      </w:r>
      <w:r w:rsidR="00EB0D56" w:rsidRPr="00AD0DAD">
        <w:t xml:space="preserve"> </w:t>
      </w:r>
      <w:r w:rsidR="00DB0FFE" w:rsidRPr="00DB0FFE">
        <w:t>indicates this fishery includes fish from the juvenile stage</w:t>
      </w:r>
      <w:r w:rsidR="00DB0FFE" w:rsidRPr="00DB0FFE" w:rsidDel="00DB0FFE">
        <w:t xml:space="preserve"> </w:t>
      </w:r>
      <w:bookmarkEnd w:id="853"/>
      <w:r w:rsidR="001757E6">
        <w:t>(Thorson et al., 2014</w:t>
      </w:r>
      <w:ins w:id="854" w:author="Ataher Ali" w:date="2025-06-30T02:51:00Z" w16du:dateUtc="2025-06-29T20:51:00Z">
        <w:r w:rsidR="000703F4">
          <w:t>b</w:t>
        </w:r>
      </w:ins>
      <w:r w:rsidR="001757E6">
        <w:t>)</w:t>
      </w:r>
      <w:r w:rsidR="00EB0D56" w:rsidRPr="00AD0DAD">
        <w:t xml:space="preserve">. </w:t>
      </w:r>
      <w:r w:rsidR="00357DB5" w:rsidRPr="00AD0DAD">
        <w:t>Mia</w:t>
      </w:r>
      <w:r w:rsidR="00EB0D56" w:rsidRPr="00AD0DAD">
        <w:t xml:space="preserve"> et al. (2024) and </w:t>
      </w:r>
      <w:r w:rsidR="00357DB5" w:rsidRPr="00AD0DAD">
        <w:t>Bashar et al. (2021)</w:t>
      </w:r>
      <w:r w:rsidR="00EB0D56" w:rsidRPr="00AD0DAD">
        <w:t xml:space="preserve"> reported a similar</w:t>
      </w:r>
      <w:r w:rsidR="00377BF9" w:rsidRPr="00AD0DAD">
        <w:t xml:space="preserve"> selectivity</w:t>
      </w:r>
      <w:r w:rsidR="00EB0D56" w:rsidRPr="00AD0DAD">
        <w:t xml:space="preserve"> pattern for</w:t>
      </w:r>
      <w:r w:rsidR="00377BF9" w:rsidRPr="00AD0DAD">
        <w:t xml:space="preserve"> </w:t>
      </w:r>
      <w:r w:rsidR="00377BF9" w:rsidRPr="00AD0DAD">
        <w:rPr>
          <w:i/>
          <w:iCs/>
        </w:rPr>
        <w:t xml:space="preserve">Ailia </w:t>
      </w:r>
      <w:proofErr w:type="spellStart"/>
      <w:r w:rsidR="007D579C" w:rsidRPr="00AD0DAD">
        <w:rPr>
          <w:i/>
          <w:iCs/>
        </w:rPr>
        <w:t>coila</w:t>
      </w:r>
      <w:proofErr w:type="spellEnd"/>
      <w:r w:rsidR="007D579C" w:rsidRPr="00AD0DAD">
        <w:t xml:space="preserve"> and</w:t>
      </w:r>
      <w:r w:rsidR="00377BF9" w:rsidRPr="00AD0DAD">
        <w:t xml:space="preserve"> </w:t>
      </w:r>
      <w:proofErr w:type="spellStart"/>
      <w:r w:rsidR="00377BF9" w:rsidRPr="00AD0DAD">
        <w:rPr>
          <w:i/>
          <w:iCs/>
        </w:rPr>
        <w:t>Eutropiichthys</w:t>
      </w:r>
      <w:proofErr w:type="spellEnd"/>
      <w:r w:rsidR="00377BF9" w:rsidRPr="00AD0DAD">
        <w:rPr>
          <w:i/>
          <w:iCs/>
        </w:rPr>
        <w:t xml:space="preserve"> </w:t>
      </w:r>
      <w:proofErr w:type="spellStart"/>
      <w:r w:rsidR="00377BF9" w:rsidRPr="00AD0DAD">
        <w:rPr>
          <w:i/>
          <w:iCs/>
        </w:rPr>
        <w:t>vacha</w:t>
      </w:r>
      <w:proofErr w:type="spellEnd"/>
      <w:r w:rsidR="00377BF9" w:rsidRPr="00AD0DAD">
        <w:rPr>
          <w:i/>
          <w:iCs/>
        </w:rPr>
        <w:t xml:space="preserve"> </w:t>
      </w:r>
      <w:r w:rsidR="004445B0" w:rsidRPr="00AD0DAD">
        <w:t xml:space="preserve">in this </w:t>
      </w:r>
      <w:r w:rsidR="00377BF9" w:rsidRPr="00AD0DAD">
        <w:t>Kaptai Lake</w:t>
      </w:r>
      <w:r w:rsidR="00F24D4A" w:rsidRPr="00AD0DAD">
        <w:t>.</w:t>
      </w:r>
      <w:r w:rsidR="004445B0" w:rsidRPr="00AD0DAD">
        <w:t xml:space="preserve"> </w:t>
      </w:r>
      <w:r w:rsidR="004445B0" w:rsidRPr="004D3E3F">
        <w:t>According to the “The Protection and Conservation of Fish Act, 1950”, catching fish with a length smaller than 23 cm is prohibited in this Lake (</w:t>
      </w:r>
      <w:r w:rsidR="004445B0" w:rsidRPr="00AD0DAD">
        <w:fldChar w:fldCharType="begin"/>
      </w:r>
      <w:r w:rsidR="004445B0" w:rsidRPr="00AD0DAD">
        <w:instrText xml:space="preserve"> ADDIN ZOTERO_ITEM CSL_CITATION {"citationID":"PhgqDKhd","properties":{"formattedCitation":"(Rayhan et al., 2021)","plainCitation":"(Rayhan et al., 2021)","noteIndex":0},"citationItems":[{"id":886,"uris":["http://zotero.org/users/local/X5k6H2lV/items/5TX92UX8"],"itemData":{"id":886,"type":"article-journal","abstract":"Kaptai Lake (KL), the largest inland watershed in Bangladesh (ca. 700 km2) and one of Southeast Asia’s largest artiﬁcial reservoirs, features an abundant variety of indigenous ﬁshery species. Moreover, it provides a plethora of ecological beneﬁts to society. Nevertheless, the KL is suffering from multidimensional natural and anthropogenic stressors that threaten these wetlands’ sustainability. Though the legal framework assures sustainable conservation of ﬁsheries resources, the implementation scenarios of ﬁsheries laws, regulations, and policies in the KL wetland are insufﬁcient. This study aimed at assessing the ﬁsher’s perception of the regulation implementation efﬁciency of the Protection and Conservation Fish Act of 1950, while analyzing the effectiveness of the legal framework in the context of biodiversity conservation and the management sustainability of KL. By integrating qualitative and quantitative data collected through participatory Rural Appraisal (PRA) tools viz. 225 interviews with ﬁshers, four focus group discussions, and 12 key informant interviews, the investigation was performed in four selected areas in KL. The ﬁndings show that ﬁshers routinely disregard laws and restrictions of the Protection and Conservation of Fish Act 1950 due to various socioeconomic and political forces. Although the annual ﬁsh harvest rate from KL appears to be increasing, the lake is losing its charismatic biological diversity primarily due to inappropriate and ineffective enforcement of ﬁshing regulations. Many ﬁshers believe that they still follow the act’s signiﬁcant laws and regulations while being involved in several destructive and prohibited ﬁshing practices. There is a link between community awareness, the scope of the act’s provisions, the effectiveness of its enforcement, and the strength of its execution. One of the leading causes of biodiversity loss in the KL is inadequate and ineffective ﬁshing regulations. Improvement in the enforcement of the ﬁshing act may be the prominent option to ensure better biodiversity conservation and sustainable management of this wetland. This result calls for functional and policy attention to revising the regulations to account for socioeconomic and political elements contributing to environmental degradation. This study also highlights the urgent need for transdisciplinary collaboration initiatives and synchronous cooperation among the agencies in order to effectively implement the ﬁshing laws and contribute to better conservation and sustainability of the Kaptai lake ﬁsheries resources.","container-title":"Water","DOI":"10.3390/w13202835","ISSN":"2073-4441","issue":"20","journalAbbreviation":"Water","language":"en","license":"https://creativecommons.org/licenses/by/4.0/","page":"2835","source":"DOI.org (Crossref)","title":"Analyses of Protection and Conservation According to the Fish Act 1950 in Bangladesh’s Kaptai Lake Fisheries Management","volume":"13","author":[{"family":"Rayhan","given":"Nafis"},{"family":"Schneider","given":"Petra"},{"family":"Islam","given":"Md. Shahidul"},{"family":"Rashid","given":"Aminur"},{"family":"Mozumder","given":"Mohammad Mojibul Hoque"},{"family":"Hossain","given":"Mohammad Mosarof"},{"family":"Begum","given":"Amany"},{"family":"Shamsuzzaman","given":"Md. Mostafa"}],"issued":{"date-parts":[["2021",10,12]]}}}],"schema":"https://github.com/citation-style-language/schema/raw/master/csl-citation.json"} </w:instrText>
      </w:r>
      <w:r w:rsidR="004445B0" w:rsidRPr="00AD0DAD">
        <w:fldChar w:fldCharType="separate"/>
      </w:r>
      <w:r w:rsidR="004445B0" w:rsidRPr="00AD0DAD">
        <w:t>Rayhan et al., 2021)</w:t>
      </w:r>
      <w:r w:rsidR="004445B0" w:rsidRPr="00AD0DAD">
        <w:fldChar w:fldCharType="end"/>
      </w:r>
      <w:r w:rsidR="004445B0" w:rsidRPr="00AD0DAD">
        <w:t xml:space="preserve">. </w:t>
      </w:r>
      <w:r w:rsidR="004445B0" w:rsidRPr="004D3E3F">
        <w:t>However, present and previous findings (</w:t>
      </w:r>
      <w:r w:rsidR="004445B0" w:rsidRPr="00AD0DAD">
        <w:t>Mia et al., 2024; Bashar et al., 2021</w:t>
      </w:r>
      <w:r w:rsidR="004445B0" w:rsidRPr="004D3E3F">
        <w:t>) revealed the violation of this rules because of the absence of proper monitoring settings.</w:t>
      </w:r>
    </w:p>
    <w:p w14:paraId="42DD7074" w14:textId="66A24936" w:rsidR="007561A3" w:rsidRPr="00AD0DAD" w:rsidRDefault="007561A3" w:rsidP="006A12A8">
      <w:pPr>
        <w:pStyle w:val="Heading3"/>
      </w:pPr>
      <w:r w:rsidRPr="00AD0DAD">
        <w:t xml:space="preserve">Different length </w:t>
      </w:r>
      <w:r w:rsidR="00B9541A">
        <w:t>indicators</w:t>
      </w:r>
      <w:r w:rsidR="00B9541A" w:rsidRPr="00AD0DAD" w:rsidDel="00B9541A">
        <w:t xml:space="preserve"> </w:t>
      </w:r>
      <w:r w:rsidRPr="00AD0DAD">
        <w:t>and their uncertainty</w:t>
      </w:r>
    </w:p>
    <w:p w14:paraId="21D68E28" w14:textId="09EE2205" w:rsidR="00182F44" w:rsidRPr="004D3E3F" w:rsidRDefault="00E722CA" w:rsidP="004D0A81">
      <w:pPr>
        <w:ind w:firstLine="0"/>
      </w:pPr>
      <w:r w:rsidRPr="00AD0DAD">
        <w:t xml:space="preserve">The </w:t>
      </w:r>
      <w:r w:rsidR="002E5A25" w:rsidRPr="00AD0DAD">
        <w:t xml:space="preserve">length </w:t>
      </w:r>
      <w:r w:rsidR="00B9541A">
        <w:t>indicators</w:t>
      </w:r>
      <w:r w:rsidR="00B9541A" w:rsidRPr="004D3E3F" w:rsidDel="00B9541A">
        <w:t xml:space="preserve"> </w:t>
      </w:r>
      <w:r w:rsidR="004D0A81" w:rsidRPr="004D3E3F">
        <w:t xml:space="preserve">such as </w:t>
      </w:r>
      <w:r w:rsidR="004D0A81" w:rsidRPr="004D3E3F">
        <w:rPr>
          <w:i/>
        </w:rPr>
        <w:t>L</w:t>
      </w:r>
      <w:r w:rsidR="004D0A81" w:rsidRPr="004D3E3F">
        <w:rPr>
          <w:i/>
          <w:vertAlign w:val="subscript"/>
        </w:rPr>
        <w:t>max</w:t>
      </w:r>
      <w:r w:rsidR="004D0A81" w:rsidRPr="004D3E3F">
        <w:t xml:space="preserve">, </w:t>
      </w:r>
      <w:r w:rsidR="004D0A81" w:rsidRPr="004D3E3F">
        <w:rPr>
          <w:i/>
        </w:rPr>
        <w:t>L</w:t>
      </w:r>
      <w:r w:rsidR="004D0A81" w:rsidRPr="004D3E3F">
        <w:rPr>
          <w:i/>
          <w:vertAlign w:val="subscript"/>
        </w:rPr>
        <w:t>∞</w:t>
      </w:r>
      <w:r w:rsidR="004D0A81" w:rsidRPr="004D3E3F">
        <w:t xml:space="preserve">, </w:t>
      </w:r>
      <w:r w:rsidR="004D0A81" w:rsidRPr="004D3E3F">
        <w:rPr>
          <w:i/>
        </w:rPr>
        <w:t>L</w:t>
      </w:r>
      <w:r w:rsidR="004D0A81" w:rsidRPr="004D3E3F">
        <w:rPr>
          <w:i/>
          <w:vertAlign w:val="subscript"/>
        </w:rPr>
        <w:t>mat</w:t>
      </w:r>
      <w:r w:rsidR="004D0A81" w:rsidRPr="004D3E3F">
        <w:rPr>
          <w:i/>
        </w:rPr>
        <w:t>,</w:t>
      </w:r>
      <w:r w:rsidR="004D0A81" w:rsidRPr="004D3E3F">
        <w:t xml:space="preserve"> and </w:t>
      </w:r>
      <w:r w:rsidR="004D0A81" w:rsidRPr="004D3E3F">
        <w:rPr>
          <w:i/>
        </w:rPr>
        <w:t>L</w:t>
      </w:r>
      <w:r w:rsidR="004D0A81" w:rsidRPr="004D3E3F">
        <w:rPr>
          <w:i/>
          <w:vertAlign w:val="subscript"/>
        </w:rPr>
        <w:t>opt</w:t>
      </w:r>
      <w:r w:rsidRPr="00AD0DAD">
        <w:rPr>
          <w:iCs/>
        </w:rPr>
        <w:t xml:space="preserve"> </w:t>
      </w:r>
      <w:r w:rsidR="004445B0" w:rsidRPr="004D3E3F">
        <w:t xml:space="preserve">are important matrices for fisheries management. </w:t>
      </w:r>
      <w:r w:rsidR="004445B0" w:rsidRPr="00AD0DAD">
        <w:rPr>
          <w:i/>
        </w:rPr>
        <w:t>L</w:t>
      </w:r>
      <w:r w:rsidR="004445B0" w:rsidRPr="00AD0DAD">
        <w:rPr>
          <w:i/>
          <w:vertAlign w:val="subscript"/>
        </w:rPr>
        <w:t>max</w:t>
      </w:r>
      <w:r w:rsidR="004445B0" w:rsidRPr="004D3E3F">
        <w:t xml:space="preserve"> </w:t>
      </w:r>
      <w:r w:rsidR="0007101A" w:rsidRPr="004D3E3F">
        <w:t>serves as an indicator</w:t>
      </w:r>
      <w:r w:rsidR="004445B0" w:rsidRPr="004D3E3F">
        <w:t xml:space="preserve"> of the population structure </w:t>
      </w:r>
      <w:r w:rsidR="0007101A" w:rsidRPr="004D3E3F">
        <w:t>and</w:t>
      </w:r>
      <w:r w:rsidR="004445B0" w:rsidRPr="004D3E3F">
        <w:t xml:space="preserve"> is closely </w:t>
      </w:r>
      <w:r w:rsidR="0007101A" w:rsidRPr="004D3E3F">
        <w:t>associate</w:t>
      </w:r>
      <w:r w:rsidR="004445B0" w:rsidRPr="004D3E3F">
        <w:t xml:space="preserve"> with the fishing activities. </w:t>
      </w:r>
      <w:r w:rsidR="004445B0" w:rsidRPr="00AD0DAD">
        <w:t>The mean length at maturity (</w:t>
      </w:r>
      <w:r w:rsidR="004445B0" w:rsidRPr="00AD0DAD">
        <w:rPr>
          <w:i/>
        </w:rPr>
        <w:t>L</w:t>
      </w:r>
      <w:r w:rsidR="004445B0" w:rsidRPr="00AD0DAD">
        <w:rPr>
          <w:i/>
          <w:vertAlign w:val="subscript"/>
        </w:rPr>
        <w:t>mat</w:t>
      </w:r>
      <w:r w:rsidR="004445B0" w:rsidRPr="00AD0DAD">
        <w:t xml:space="preserve">) underscores the critical threshold for reproductive capacity, while catching fish </w:t>
      </w:r>
      <w:r w:rsidR="0007101A" w:rsidRPr="00AD0DAD">
        <w:t xml:space="preserve">at the </w:t>
      </w:r>
      <w:r w:rsidR="004445B0" w:rsidRPr="00AD0DAD">
        <w:t>optimum length (</w:t>
      </w:r>
      <w:r w:rsidR="004445B0" w:rsidRPr="00AD0DAD">
        <w:rPr>
          <w:i/>
        </w:rPr>
        <w:t>L</w:t>
      </w:r>
      <w:r w:rsidR="004445B0" w:rsidRPr="00AD0DAD">
        <w:rPr>
          <w:i/>
          <w:vertAlign w:val="subscript"/>
        </w:rPr>
        <w:t>opt</w:t>
      </w:r>
      <w:r w:rsidR="004445B0" w:rsidRPr="00AD0DAD">
        <w:t>) maximizes biological yield.</w:t>
      </w:r>
      <w:r w:rsidR="004445B0" w:rsidRPr="004D3E3F">
        <w:t xml:space="preserve"> </w:t>
      </w:r>
      <w:r w:rsidR="004445B0" w:rsidRPr="00AD0DAD">
        <w:t xml:space="preserve">These metrics </w:t>
      </w:r>
      <w:r w:rsidR="0007101A" w:rsidRPr="00AD0DAD">
        <w:t>emphasize the necessity of implementing</w:t>
      </w:r>
      <w:r w:rsidR="004445B0" w:rsidRPr="00AD0DAD">
        <w:t xml:space="preserve"> size limits to protect</w:t>
      </w:r>
      <w:r w:rsidR="0007101A" w:rsidRPr="00AD0DAD">
        <w:t xml:space="preserve"> both</w:t>
      </w:r>
      <w:r w:rsidR="004445B0" w:rsidRPr="00AD0DAD">
        <w:t xml:space="preserve"> juveniles and mature fish. </w:t>
      </w:r>
      <w:r w:rsidR="0097105F">
        <w:t>N</w:t>
      </w:r>
      <w:r w:rsidR="0097105F" w:rsidRPr="004D3E3F">
        <w:t xml:space="preserve">o </w:t>
      </w:r>
      <w:r w:rsidR="0007101A" w:rsidRPr="004D3E3F">
        <w:t xml:space="preserve">prior studies have investigated these parameters for </w:t>
      </w:r>
      <w:r w:rsidR="0007101A" w:rsidRPr="004D3E3F">
        <w:rPr>
          <w:i/>
          <w:iCs/>
        </w:rPr>
        <w:t xml:space="preserve">S. </w:t>
      </w:r>
      <w:proofErr w:type="spellStart"/>
      <w:r w:rsidR="0007101A" w:rsidRPr="004D3E3F">
        <w:rPr>
          <w:i/>
          <w:iCs/>
        </w:rPr>
        <w:t>aor</w:t>
      </w:r>
      <w:proofErr w:type="spellEnd"/>
      <w:r w:rsidR="0007101A" w:rsidRPr="004D3E3F">
        <w:t xml:space="preserve"> in Kaptai Lake</w:t>
      </w:r>
      <w:r w:rsidR="00782EBA" w:rsidRPr="004D3E3F">
        <w:t>.</w:t>
      </w:r>
    </w:p>
    <w:p w14:paraId="480B8BE8" w14:textId="77777777" w:rsidR="006D5A9F" w:rsidRDefault="006D5A9F" w:rsidP="004D0A81">
      <w:pPr>
        <w:ind w:firstLine="0"/>
        <w:rPr>
          <w:b/>
          <w:bCs/>
        </w:rPr>
      </w:pPr>
    </w:p>
    <w:p w14:paraId="0985D1A6" w14:textId="71E0618E" w:rsidR="00182F44" w:rsidRPr="004D3E3F" w:rsidRDefault="00182F44" w:rsidP="004D0A81">
      <w:pPr>
        <w:ind w:firstLine="0"/>
        <w:rPr>
          <w:b/>
          <w:bCs/>
        </w:rPr>
      </w:pPr>
      <w:r w:rsidRPr="004D3E3F">
        <w:rPr>
          <w:b/>
          <w:bCs/>
        </w:rPr>
        <w:t xml:space="preserve">Table </w:t>
      </w:r>
      <w:r w:rsidR="00AD0DAD" w:rsidRPr="004D3E3F">
        <w:rPr>
          <w:b/>
          <w:bCs/>
        </w:rPr>
        <w:t>5</w:t>
      </w:r>
      <w:r w:rsidRPr="004D3E3F">
        <w:rPr>
          <w:b/>
          <w:bCs/>
        </w:rPr>
        <w:t>: Estimated length parameters from different region of South Asia.</w:t>
      </w:r>
    </w:p>
    <w:tbl>
      <w:tblPr>
        <w:tblW w:w="4947" w:type="pct"/>
        <w:tblBorders>
          <w:bottom w:val="single" w:sz="12" w:space="0" w:color="auto"/>
        </w:tblBorders>
        <w:tblLayout w:type="fixed"/>
        <w:tblLook w:val="04A0" w:firstRow="1" w:lastRow="0" w:firstColumn="1" w:lastColumn="0" w:noHBand="0" w:noVBand="1"/>
      </w:tblPr>
      <w:tblGrid>
        <w:gridCol w:w="2339"/>
        <w:gridCol w:w="991"/>
        <w:gridCol w:w="990"/>
        <w:gridCol w:w="990"/>
        <w:gridCol w:w="900"/>
        <w:gridCol w:w="2578"/>
        <w:tblGridChange w:id="855">
          <w:tblGrid>
            <w:gridCol w:w="2339"/>
            <w:gridCol w:w="991"/>
            <w:gridCol w:w="990"/>
            <w:gridCol w:w="990"/>
            <w:gridCol w:w="900"/>
            <w:gridCol w:w="91"/>
            <w:gridCol w:w="2487"/>
          </w:tblGrid>
        </w:tblGridChange>
      </w:tblGrid>
      <w:tr w:rsidR="00DB423B" w:rsidRPr="00AD0DAD" w14:paraId="1236C3C7" w14:textId="77777777" w:rsidTr="00DB423B">
        <w:trPr>
          <w:trHeight w:val="390"/>
        </w:trPr>
        <w:tc>
          <w:tcPr>
            <w:tcW w:w="1331" w:type="pct"/>
            <w:tcBorders>
              <w:top w:val="single" w:sz="12" w:space="0" w:color="auto"/>
              <w:bottom w:val="single" w:sz="12" w:space="0" w:color="auto"/>
            </w:tcBorders>
            <w:shd w:val="clear" w:color="auto" w:fill="auto"/>
            <w:noWrap/>
            <w:vAlign w:val="center"/>
          </w:tcPr>
          <w:p w14:paraId="16151433" w14:textId="77777777" w:rsidR="00182F44" w:rsidRPr="00AD0DAD" w:rsidRDefault="00182F44" w:rsidP="00737BE7">
            <w:pPr>
              <w:spacing w:before="0" w:after="0" w:line="240" w:lineRule="auto"/>
              <w:ind w:firstLine="0"/>
              <w:jc w:val="left"/>
              <w:rPr>
                <w:rFonts w:eastAsia="Times New Roman"/>
                <w:b/>
                <w:bCs/>
                <w:lang w:bidi="bn-BD"/>
              </w:rPr>
            </w:pPr>
            <w:r w:rsidRPr="00AD0DAD">
              <w:rPr>
                <w:rFonts w:eastAsia="Times New Roman"/>
                <w:b/>
                <w:bCs/>
                <w:lang w:bidi="bn-BD"/>
              </w:rPr>
              <w:t>Regions</w:t>
            </w:r>
          </w:p>
        </w:tc>
        <w:tc>
          <w:tcPr>
            <w:tcW w:w="564" w:type="pct"/>
            <w:tcBorders>
              <w:top w:val="single" w:sz="12" w:space="0" w:color="auto"/>
              <w:bottom w:val="single" w:sz="12" w:space="0" w:color="auto"/>
            </w:tcBorders>
            <w:vAlign w:val="center"/>
          </w:tcPr>
          <w:p w14:paraId="41B49B54" w14:textId="77777777" w:rsidR="00182F44" w:rsidRPr="00AD0DAD" w:rsidRDefault="00182F44">
            <w:pPr>
              <w:spacing w:before="0" w:after="0" w:line="240" w:lineRule="auto"/>
              <w:ind w:firstLine="0"/>
              <w:jc w:val="center"/>
              <w:rPr>
                <w:rFonts w:eastAsia="Times New Roman"/>
                <w:b/>
                <w:bCs/>
                <w:lang w:bidi="bn-BD"/>
              </w:rPr>
              <w:pPrChange w:id="856" w:author="Ataher Ali" w:date="2025-06-27T23:26:00Z" w16du:dateUtc="2025-06-27T17:26:00Z">
                <w:pPr>
                  <w:spacing w:before="0" w:after="0" w:line="240" w:lineRule="auto"/>
                  <w:ind w:firstLine="0"/>
                  <w:jc w:val="left"/>
                </w:pPr>
              </w:pPrChange>
            </w:pPr>
            <w:r w:rsidRPr="00AD0DAD">
              <w:rPr>
                <w:b/>
                <w:bCs/>
                <w:i/>
                <w:iCs/>
              </w:rPr>
              <w:t>L</w:t>
            </w:r>
            <w:r w:rsidRPr="00AD0DAD">
              <w:rPr>
                <w:b/>
                <w:bCs/>
                <w:i/>
                <w:iCs/>
                <w:vertAlign w:val="subscript"/>
              </w:rPr>
              <w:t>∞</w:t>
            </w:r>
          </w:p>
        </w:tc>
        <w:tc>
          <w:tcPr>
            <w:tcW w:w="563" w:type="pct"/>
            <w:tcBorders>
              <w:top w:val="single" w:sz="12" w:space="0" w:color="auto"/>
              <w:bottom w:val="single" w:sz="12" w:space="0" w:color="auto"/>
            </w:tcBorders>
            <w:vAlign w:val="center"/>
          </w:tcPr>
          <w:p w14:paraId="48B7C533" w14:textId="77777777" w:rsidR="00182F44" w:rsidRPr="00AD0DAD" w:rsidRDefault="00182F44">
            <w:pPr>
              <w:spacing w:before="0" w:after="0" w:line="240" w:lineRule="auto"/>
              <w:ind w:firstLine="0"/>
              <w:jc w:val="center"/>
              <w:rPr>
                <w:rFonts w:eastAsia="Times New Roman"/>
                <w:b/>
                <w:bCs/>
                <w:lang w:bidi="bn-BD"/>
              </w:rPr>
              <w:pPrChange w:id="857" w:author="Ataher Ali" w:date="2025-06-27T23:26:00Z" w16du:dateUtc="2025-06-27T17:26:00Z">
                <w:pPr>
                  <w:spacing w:before="0" w:after="0" w:line="240" w:lineRule="auto"/>
                  <w:ind w:firstLine="0"/>
                  <w:jc w:val="left"/>
                </w:pPr>
              </w:pPrChange>
            </w:pPr>
            <w:r w:rsidRPr="00AD0DAD">
              <w:rPr>
                <w:b/>
                <w:bCs/>
                <w:i/>
              </w:rPr>
              <w:t>L</w:t>
            </w:r>
            <w:r w:rsidRPr="00AD0DAD">
              <w:rPr>
                <w:b/>
                <w:bCs/>
                <w:i/>
                <w:vertAlign w:val="subscript"/>
              </w:rPr>
              <w:t>max</w:t>
            </w:r>
          </w:p>
        </w:tc>
        <w:tc>
          <w:tcPr>
            <w:tcW w:w="563" w:type="pct"/>
            <w:tcBorders>
              <w:top w:val="single" w:sz="12" w:space="0" w:color="auto"/>
              <w:bottom w:val="single" w:sz="12" w:space="0" w:color="auto"/>
            </w:tcBorders>
            <w:vAlign w:val="center"/>
          </w:tcPr>
          <w:p w14:paraId="4D150DA4" w14:textId="77777777" w:rsidR="00182F44" w:rsidRPr="00AD0DAD" w:rsidRDefault="00182F44">
            <w:pPr>
              <w:spacing w:before="0" w:after="0" w:line="240" w:lineRule="auto"/>
              <w:ind w:firstLine="0"/>
              <w:jc w:val="center"/>
              <w:rPr>
                <w:rFonts w:eastAsia="Times New Roman"/>
                <w:b/>
                <w:bCs/>
                <w:lang w:bidi="bn-BD"/>
              </w:rPr>
              <w:pPrChange w:id="858" w:author="Ataher Ali" w:date="2025-06-27T23:26:00Z" w16du:dateUtc="2025-06-27T17:26:00Z">
                <w:pPr>
                  <w:spacing w:before="0" w:after="0" w:line="240" w:lineRule="auto"/>
                  <w:ind w:firstLine="0"/>
                  <w:jc w:val="left"/>
                </w:pPr>
              </w:pPrChange>
            </w:pPr>
            <w:r w:rsidRPr="00AD0DAD">
              <w:rPr>
                <w:b/>
                <w:bCs/>
                <w:i/>
              </w:rPr>
              <w:t>L</w:t>
            </w:r>
            <w:r w:rsidRPr="00AD0DAD">
              <w:rPr>
                <w:b/>
                <w:bCs/>
                <w:i/>
                <w:vertAlign w:val="subscript"/>
              </w:rPr>
              <w:t>opt</w:t>
            </w:r>
          </w:p>
        </w:tc>
        <w:tc>
          <w:tcPr>
            <w:tcW w:w="512" w:type="pct"/>
            <w:tcBorders>
              <w:top w:val="single" w:sz="12" w:space="0" w:color="auto"/>
              <w:bottom w:val="single" w:sz="12" w:space="0" w:color="auto"/>
            </w:tcBorders>
            <w:vAlign w:val="center"/>
          </w:tcPr>
          <w:p w14:paraId="3BB93DCC" w14:textId="77777777" w:rsidR="00182F44" w:rsidRPr="00AD0DAD" w:rsidRDefault="00182F44">
            <w:pPr>
              <w:spacing w:before="0" w:after="0" w:line="240" w:lineRule="auto"/>
              <w:ind w:firstLine="0"/>
              <w:jc w:val="center"/>
              <w:rPr>
                <w:rFonts w:eastAsia="Times New Roman"/>
                <w:b/>
                <w:bCs/>
                <w:lang w:bidi="bn-BD"/>
              </w:rPr>
              <w:pPrChange w:id="859" w:author="Ataher Ali" w:date="2025-06-27T23:26:00Z" w16du:dateUtc="2025-06-27T17:26:00Z">
                <w:pPr>
                  <w:spacing w:before="0" w:after="0" w:line="240" w:lineRule="auto"/>
                  <w:ind w:firstLine="0"/>
                  <w:jc w:val="left"/>
                </w:pPr>
              </w:pPrChange>
            </w:pPr>
            <w:r w:rsidRPr="00AD0DAD">
              <w:rPr>
                <w:b/>
                <w:bCs/>
                <w:i/>
              </w:rPr>
              <w:t>L</w:t>
            </w:r>
            <w:r w:rsidRPr="00AD0DAD">
              <w:rPr>
                <w:b/>
                <w:bCs/>
                <w:i/>
                <w:vertAlign w:val="subscript"/>
              </w:rPr>
              <w:t>mat</w:t>
            </w:r>
          </w:p>
        </w:tc>
        <w:tc>
          <w:tcPr>
            <w:tcW w:w="1467" w:type="pct"/>
            <w:tcBorders>
              <w:top w:val="single" w:sz="12" w:space="0" w:color="auto"/>
              <w:bottom w:val="single" w:sz="12" w:space="0" w:color="auto"/>
            </w:tcBorders>
            <w:vAlign w:val="center"/>
          </w:tcPr>
          <w:p w14:paraId="4C848031" w14:textId="77777777" w:rsidR="00182F44" w:rsidRPr="00AD0DAD" w:rsidRDefault="00182F44" w:rsidP="00DB423B">
            <w:pPr>
              <w:spacing w:before="0" w:after="0" w:line="240" w:lineRule="auto"/>
              <w:ind w:firstLine="0"/>
              <w:jc w:val="center"/>
              <w:rPr>
                <w:rFonts w:eastAsia="Times New Roman"/>
                <w:b/>
                <w:bCs/>
                <w:lang w:bidi="bn-BD"/>
              </w:rPr>
            </w:pPr>
            <w:r w:rsidRPr="00AD0DAD">
              <w:rPr>
                <w:rFonts w:eastAsia="Times New Roman"/>
                <w:b/>
                <w:bCs/>
                <w:lang w:bidi="bn-BD"/>
              </w:rPr>
              <w:t>Reference</w:t>
            </w:r>
          </w:p>
        </w:tc>
      </w:tr>
      <w:tr w:rsidR="00DB423B" w:rsidRPr="00AD0DAD" w14:paraId="4AA873A8" w14:textId="77777777" w:rsidTr="00DB423B">
        <w:trPr>
          <w:trHeight w:val="390"/>
        </w:trPr>
        <w:tc>
          <w:tcPr>
            <w:tcW w:w="1331" w:type="pct"/>
            <w:tcBorders>
              <w:top w:val="nil"/>
            </w:tcBorders>
            <w:shd w:val="clear" w:color="auto" w:fill="auto"/>
            <w:noWrap/>
            <w:vAlign w:val="center"/>
          </w:tcPr>
          <w:p w14:paraId="5A0152F4" w14:textId="35BA0CCC" w:rsidR="00182F44" w:rsidRPr="00AD0DAD" w:rsidRDefault="00182F44" w:rsidP="00737BE7">
            <w:pPr>
              <w:spacing w:before="0" w:after="0" w:line="240" w:lineRule="auto"/>
              <w:ind w:firstLine="0"/>
              <w:jc w:val="left"/>
            </w:pPr>
            <w:r w:rsidRPr="00AD0DAD">
              <w:rPr>
                <w:rFonts w:eastAsia="Times New Roman"/>
                <w:lang w:bidi="bn-BD"/>
              </w:rPr>
              <w:t>Bangladesh</w:t>
            </w:r>
          </w:p>
        </w:tc>
        <w:tc>
          <w:tcPr>
            <w:tcW w:w="564" w:type="pct"/>
            <w:tcBorders>
              <w:top w:val="nil"/>
            </w:tcBorders>
            <w:vAlign w:val="center"/>
          </w:tcPr>
          <w:p w14:paraId="7FD8342D" w14:textId="79FB5C8F" w:rsidR="00182F44" w:rsidRPr="00AD0DAD" w:rsidRDefault="00182F44">
            <w:pPr>
              <w:spacing w:before="0" w:after="0" w:line="240" w:lineRule="auto"/>
              <w:ind w:firstLine="0"/>
              <w:jc w:val="center"/>
              <w:pPrChange w:id="860" w:author="Ataher Ali" w:date="2025-06-27T23:24:00Z" w16du:dateUtc="2025-06-27T17:24:00Z">
                <w:pPr>
                  <w:spacing w:before="0" w:after="0" w:line="240" w:lineRule="auto"/>
                  <w:ind w:firstLine="0"/>
                  <w:jc w:val="left"/>
                </w:pPr>
              </w:pPrChange>
            </w:pPr>
            <w:r w:rsidRPr="00AD0DAD">
              <w:t>98.95</w:t>
            </w:r>
            <w:r w:rsidR="00822825" w:rsidRPr="004D3E3F">
              <w:rPr>
                <w:vertAlign w:val="superscript"/>
              </w:rPr>
              <w:t>*</w:t>
            </w:r>
          </w:p>
        </w:tc>
        <w:tc>
          <w:tcPr>
            <w:tcW w:w="563" w:type="pct"/>
            <w:tcBorders>
              <w:top w:val="nil"/>
            </w:tcBorders>
            <w:vAlign w:val="center"/>
          </w:tcPr>
          <w:p w14:paraId="2456A4E0" w14:textId="77777777" w:rsidR="00182F44" w:rsidRPr="00AD0DAD" w:rsidRDefault="00182F44">
            <w:pPr>
              <w:spacing w:before="0" w:after="0" w:line="240" w:lineRule="auto"/>
              <w:ind w:firstLine="0"/>
              <w:jc w:val="center"/>
              <w:pPrChange w:id="861" w:author="Ataher Ali" w:date="2025-06-27T23:24:00Z" w16du:dateUtc="2025-06-27T17:24:00Z">
                <w:pPr>
                  <w:spacing w:before="0" w:after="0" w:line="240" w:lineRule="auto"/>
                  <w:ind w:firstLine="0"/>
                  <w:jc w:val="left"/>
                </w:pPr>
              </w:pPrChange>
            </w:pPr>
            <w:r w:rsidRPr="00AD0DAD">
              <w:t>94.00</w:t>
            </w:r>
          </w:p>
        </w:tc>
        <w:tc>
          <w:tcPr>
            <w:tcW w:w="563" w:type="pct"/>
            <w:tcBorders>
              <w:top w:val="nil"/>
            </w:tcBorders>
            <w:vAlign w:val="center"/>
          </w:tcPr>
          <w:p w14:paraId="2AFFE909" w14:textId="502C6366" w:rsidR="00182F44" w:rsidRPr="00AD0DAD" w:rsidRDefault="00182F44">
            <w:pPr>
              <w:spacing w:before="0" w:after="0" w:line="240" w:lineRule="auto"/>
              <w:ind w:firstLine="0"/>
              <w:jc w:val="center"/>
              <w:pPrChange w:id="862" w:author="Ataher Ali" w:date="2025-06-27T23:24:00Z" w16du:dateUtc="2025-06-27T17:24:00Z">
                <w:pPr>
                  <w:spacing w:before="0" w:after="0" w:line="240" w:lineRule="auto"/>
                  <w:ind w:firstLine="0"/>
                  <w:jc w:val="left"/>
                </w:pPr>
              </w:pPrChange>
            </w:pPr>
            <w:r w:rsidRPr="00AD0DAD">
              <w:t>56.65</w:t>
            </w:r>
            <w:r w:rsidR="00822825" w:rsidRPr="0057278A">
              <w:rPr>
                <w:vertAlign w:val="superscript"/>
              </w:rPr>
              <w:t>*</w:t>
            </w:r>
          </w:p>
        </w:tc>
        <w:tc>
          <w:tcPr>
            <w:tcW w:w="512" w:type="pct"/>
            <w:tcBorders>
              <w:top w:val="nil"/>
            </w:tcBorders>
            <w:vAlign w:val="center"/>
          </w:tcPr>
          <w:p w14:paraId="369BD8EF" w14:textId="51667832" w:rsidR="00182F44" w:rsidRPr="00AD0DAD" w:rsidRDefault="00182F44">
            <w:pPr>
              <w:spacing w:before="0" w:after="0" w:line="240" w:lineRule="auto"/>
              <w:ind w:firstLine="0"/>
              <w:jc w:val="center"/>
              <w:pPrChange w:id="863" w:author="Ataher Ali" w:date="2025-06-27T23:24:00Z" w16du:dateUtc="2025-06-27T17:24:00Z">
                <w:pPr>
                  <w:spacing w:before="0" w:after="0" w:line="240" w:lineRule="auto"/>
                  <w:ind w:firstLine="0"/>
                  <w:jc w:val="left"/>
                </w:pPr>
              </w:pPrChange>
            </w:pPr>
            <w:r w:rsidRPr="00AD0DAD">
              <w:t>52.66</w:t>
            </w:r>
            <w:r w:rsidR="00822825" w:rsidRPr="0057278A">
              <w:rPr>
                <w:vertAlign w:val="superscript"/>
              </w:rPr>
              <w:t>*</w:t>
            </w:r>
          </w:p>
        </w:tc>
        <w:tc>
          <w:tcPr>
            <w:tcW w:w="1467" w:type="pct"/>
            <w:tcBorders>
              <w:top w:val="nil"/>
            </w:tcBorders>
            <w:vAlign w:val="center"/>
          </w:tcPr>
          <w:p w14:paraId="13DE1A6D" w14:textId="77777777" w:rsidR="00182F44" w:rsidRPr="00AD0DAD" w:rsidRDefault="00182F44" w:rsidP="00452992">
            <w:pPr>
              <w:spacing w:before="0" w:after="0" w:line="240" w:lineRule="auto"/>
              <w:ind w:firstLine="0"/>
              <w:jc w:val="left"/>
            </w:pPr>
            <w:r w:rsidRPr="00AD0DAD">
              <w:t>Rahman, 2005</w:t>
            </w:r>
          </w:p>
        </w:tc>
      </w:tr>
      <w:tr w:rsidR="00DB423B" w:rsidRPr="00AD0DAD" w14:paraId="052D4F15" w14:textId="77777777" w:rsidTr="00DB423B">
        <w:trPr>
          <w:trHeight w:val="390"/>
        </w:trPr>
        <w:tc>
          <w:tcPr>
            <w:tcW w:w="1331" w:type="pct"/>
            <w:tcBorders>
              <w:top w:val="nil"/>
            </w:tcBorders>
            <w:shd w:val="clear" w:color="auto" w:fill="auto"/>
            <w:noWrap/>
            <w:vAlign w:val="center"/>
          </w:tcPr>
          <w:p w14:paraId="3B69C661" w14:textId="6428FBCB"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63EC429D" w14:textId="5F17159A" w:rsidR="00182F44" w:rsidRPr="00AD0DAD" w:rsidRDefault="00182F44">
            <w:pPr>
              <w:spacing w:before="0" w:after="0" w:line="240" w:lineRule="auto"/>
              <w:ind w:firstLine="0"/>
              <w:jc w:val="center"/>
              <w:pPrChange w:id="864" w:author="Ataher Ali" w:date="2025-06-27T23:24:00Z" w16du:dateUtc="2025-06-27T17:24:00Z">
                <w:pPr>
                  <w:spacing w:before="0" w:after="0" w:line="240" w:lineRule="auto"/>
                  <w:ind w:firstLine="0"/>
                  <w:jc w:val="left"/>
                </w:pPr>
              </w:pPrChange>
            </w:pPr>
            <w:r w:rsidRPr="00AD0DAD">
              <w:t>125.26</w:t>
            </w:r>
            <w:r w:rsidR="00822825" w:rsidRPr="0057278A">
              <w:rPr>
                <w:vertAlign w:val="superscript"/>
              </w:rPr>
              <w:t>*</w:t>
            </w:r>
          </w:p>
        </w:tc>
        <w:tc>
          <w:tcPr>
            <w:tcW w:w="563" w:type="pct"/>
            <w:tcBorders>
              <w:top w:val="nil"/>
            </w:tcBorders>
            <w:vAlign w:val="center"/>
          </w:tcPr>
          <w:p w14:paraId="79C476E5" w14:textId="77777777" w:rsidR="00182F44" w:rsidRPr="00AD0DAD" w:rsidRDefault="00182F44">
            <w:pPr>
              <w:spacing w:before="0" w:after="0" w:line="240" w:lineRule="auto"/>
              <w:ind w:firstLine="0"/>
              <w:jc w:val="center"/>
              <w:rPr>
                <w:sz w:val="22"/>
                <w:szCs w:val="22"/>
              </w:rPr>
              <w:pPrChange w:id="865" w:author="Ataher Ali" w:date="2025-06-27T23:24:00Z" w16du:dateUtc="2025-06-27T17:24:00Z">
                <w:pPr>
                  <w:spacing w:before="0" w:after="0" w:line="240" w:lineRule="auto"/>
                  <w:ind w:firstLine="0"/>
                  <w:jc w:val="left"/>
                </w:pPr>
              </w:pPrChange>
            </w:pPr>
            <w:r w:rsidRPr="00AD0DAD">
              <w:t>119</w:t>
            </w:r>
          </w:p>
        </w:tc>
        <w:tc>
          <w:tcPr>
            <w:tcW w:w="563" w:type="pct"/>
            <w:tcBorders>
              <w:top w:val="nil"/>
            </w:tcBorders>
            <w:vAlign w:val="center"/>
          </w:tcPr>
          <w:p w14:paraId="011224AF" w14:textId="3EA131E8" w:rsidR="00182F44" w:rsidRPr="00AD0DAD" w:rsidRDefault="00182F44">
            <w:pPr>
              <w:spacing w:before="0" w:after="0" w:line="240" w:lineRule="auto"/>
              <w:ind w:firstLine="0"/>
              <w:jc w:val="center"/>
              <w:pPrChange w:id="866" w:author="Ataher Ali" w:date="2025-06-27T23:24:00Z" w16du:dateUtc="2025-06-27T17:24:00Z">
                <w:pPr>
                  <w:spacing w:before="0" w:after="0" w:line="240" w:lineRule="auto"/>
                  <w:ind w:firstLine="0"/>
                  <w:jc w:val="left"/>
                </w:pPr>
              </w:pPrChange>
            </w:pPr>
            <w:r w:rsidRPr="00AD0DAD">
              <w:t>70.80</w:t>
            </w:r>
            <w:r w:rsidR="00822825" w:rsidRPr="0057278A">
              <w:rPr>
                <w:vertAlign w:val="superscript"/>
              </w:rPr>
              <w:t>*</w:t>
            </w:r>
          </w:p>
        </w:tc>
        <w:tc>
          <w:tcPr>
            <w:tcW w:w="512" w:type="pct"/>
            <w:tcBorders>
              <w:top w:val="nil"/>
            </w:tcBorders>
            <w:vAlign w:val="center"/>
          </w:tcPr>
          <w:p w14:paraId="3015F9DC" w14:textId="0153015B" w:rsidR="00182F44" w:rsidRPr="00AD0DAD" w:rsidRDefault="00182F44">
            <w:pPr>
              <w:spacing w:before="0" w:after="0" w:line="240" w:lineRule="auto"/>
              <w:ind w:firstLine="0"/>
              <w:jc w:val="center"/>
              <w:pPrChange w:id="867" w:author="Ataher Ali" w:date="2025-06-27T23:24:00Z" w16du:dateUtc="2025-06-27T17:24:00Z">
                <w:pPr>
                  <w:spacing w:before="0" w:after="0" w:line="240" w:lineRule="auto"/>
                  <w:ind w:firstLine="0"/>
                  <w:jc w:val="left"/>
                </w:pPr>
              </w:pPrChange>
            </w:pPr>
            <w:r w:rsidRPr="00AD0DAD">
              <w:t>65.08</w:t>
            </w:r>
            <w:r w:rsidR="00822825" w:rsidRPr="0057278A">
              <w:rPr>
                <w:vertAlign w:val="superscript"/>
              </w:rPr>
              <w:t>*</w:t>
            </w:r>
          </w:p>
        </w:tc>
        <w:tc>
          <w:tcPr>
            <w:tcW w:w="1467" w:type="pct"/>
            <w:tcBorders>
              <w:top w:val="nil"/>
            </w:tcBorders>
            <w:vAlign w:val="center"/>
          </w:tcPr>
          <w:p w14:paraId="561F2DCF" w14:textId="77777777" w:rsidR="00182F44" w:rsidRPr="004D3E3F" w:rsidRDefault="00182F44" w:rsidP="00452992">
            <w:pPr>
              <w:spacing w:before="0" w:after="0" w:line="240" w:lineRule="auto"/>
              <w:ind w:firstLine="0"/>
              <w:jc w:val="left"/>
            </w:pPr>
            <w:r w:rsidRPr="004D3E3F">
              <w:t>Khan et al., 2019</w:t>
            </w:r>
          </w:p>
        </w:tc>
      </w:tr>
      <w:tr w:rsidR="00DB423B" w:rsidRPr="00AD0DAD" w14:paraId="00CF723D" w14:textId="77777777" w:rsidTr="00DB423B">
        <w:trPr>
          <w:trHeight w:val="390"/>
        </w:trPr>
        <w:tc>
          <w:tcPr>
            <w:tcW w:w="1331" w:type="pct"/>
            <w:tcBorders>
              <w:top w:val="nil"/>
            </w:tcBorders>
            <w:shd w:val="clear" w:color="auto" w:fill="auto"/>
            <w:noWrap/>
            <w:vAlign w:val="center"/>
          </w:tcPr>
          <w:p w14:paraId="363F9193" w14:textId="28B0673E"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3FC0900A" w14:textId="0F32AE98" w:rsidR="00182F44" w:rsidRPr="00AD0DAD" w:rsidRDefault="00182F44">
            <w:pPr>
              <w:spacing w:before="0" w:after="0" w:line="240" w:lineRule="auto"/>
              <w:ind w:firstLine="0"/>
              <w:jc w:val="center"/>
              <w:pPrChange w:id="868" w:author="Ataher Ali" w:date="2025-06-27T23:24:00Z" w16du:dateUtc="2025-06-27T17:24:00Z">
                <w:pPr>
                  <w:spacing w:before="0" w:after="0" w:line="240" w:lineRule="auto"/>
                  <w:ind w:firstLine="0"/>
                  <w:jc w:val="left"/>
                </w:pPr>
              </w:pPrChange>
            </w:pPr>
            <w:r w:rsidRPr="00AD0DAD">
              <w:t>192.42</w:t>
            </w:r>
            <w:r w:rsidR="00822825" w:rsidRPr="0057278A">
              <w:rPr>
                <w:vertAlign w:val="superscript"/>
              </w:rPr>
              <w:t>*</w:t>
            </w:r>
          </w:p>
        </w:tc>
        <w:tc>
          <w:tcPr>
            <w:tcW w:w="563" w:type="pct"/>
            <w:tcBorders>
              <w:top w:val="nil"/>
            </w:tcBorders>
            <w:vAlign w:val="center"/>
          </w:tcPr>
          <w:p w14:paraId="5962AF17" w14:textId="77777777" w:rsidR="00182F44" w:rsidRPr="00AD0DAD" w:rsidRDefault="00182F44">
            <w:pPr>
              <w:spacing w:before="0" w:after="0" w:line="240" w:lineRule="auto"/>
              <w:ind w:firstLine="0"/>
              <w:jc w:val="center"/>
              <w:pPrChange w:id="869" w:author="Ataher Ali" w:date="2025-06-27T23:24:00Z" w16du:dateUtc="2025-06-27T17:24:00Z">
                <w:pPr>
                  <w:spacing w:before="0" w:after="0" w:line="240" w:lineRule="auto"/>
                  <w:ind w:firstLine="0"/>
                  <w:jc w:val="left"/>
                </w:pPr>
              </w:pPrChange>
            </w:pPr>
            <w:r w:rsidRPr="00AD0DAD">
              <w:t>182.8</w:t>
            </w:r>
          </w:p>
        </w:tc>
        <w:tc>
          <w:tcPr>
            <w:tcW w:w="563" w:type="pct"/>
            <w:tcBorders>
              <w:top w:val="nil"/>
            </w:tcBorders>
            <w:vAlign w:val="center"/>
          </w:tcPr>
          <w:p w14:paraId="39E3EEEE" w14:textId="5599A5EC" w:rsidR="00182F44" w:rsidRPr="00AD0DAD" w:rsidRDefault="00182F44">
            <w:pPr>
              <w:spacing w:before="0" w:after="0" w:line="240" w:lineRule="auto"/>
              <w:ind w:firstLine="0"/>
              <w:jc w:val="center"/>
              <w:pPrChange w:id="870" w:author="Ataher Ali" w:date="2025-06-27T23:24:00Z" w16du:dateUtc="2025-06-27T17:24:00Z">
                <w:pPr>
                  <w:spacing w:before="0" w:after="0" w:line="240" w:lineRule="auto"/>
                  <w:ind w:firstLine="0"/>
                  <w:jc w:val="left"/>
                </w:pPr>
              </w:pPrChange>
            </w:pPr>
            <w:r w:rsidRPr="00AD0DAD">
              <w:t>106.24</w:t>
            </w:r>
            <w:r w:rsidR="00822825" w:rsidRPr="0057278A">
              <w:rPr>
                <w:vertAlign w:val="superscript"/>
              </w:rPr>
              <w:t>*</w:t>
            </w:r>
          </w:p>
        </w:tc>
        <w:tc>
          <w:tcPr>
            <w:tcW w:w="512" w:type="pct"/>
            <w:tcBorders>
              <w:top w:val="nil"/>
            </w:tcBorders>
            <w:vAlign w:val="center"/>
          </w:tcPr>
          <w:p w14:paraId="7851F7AD" w14:textId="2D5B57FB" w:rsidR="00182F44" w:rsidRPr="00AD0DAD" w:rsidRDefault="00182F44">
            <w:pPr>
              <w:spacing w:before="0" w:after="0" w:line="240" w:lineRule="auto"/>
              <w:ind w:firstLine="0"/>
              <w:jc w:val="center"/>
              <w:pPrChange w:id="871" w:author="Ataher Ali" w:date="2025-06-27T23:24:00Z" w16du:dateUtc="2025-06-27T17:24:00Z">
                <w:pPr>
                  <w:spacing w:before="0" w:after="0" w:line="240" w:lineRule="auto"/>
                  <w:ind w:firstLine="0"/>
                  <w:jc w:val="left"/>
                </w:pPr>
              </w:pPrChange>
            </w:pPr>
            <w:r w:rsidRPr="00AD0DAD">
              <w:t>95.68</w:t>
            </w:r>
            <w:r w:rsidR="00822825" w:rsidRPr="0057278A">
              <w:rPr>
                <w:vertAlign w:val="superscript"/>
              </w:rPr>
              <w:t>*</w:t>
            </w:r>
          </w:p>
        </w:tc>
        <w:tc>
          <w:tcPr>
            <w:tcW w:w="1467" w:type="pct"/>
            <w:tcBorders>
              <w:top w:val="nil"/>
            </w:tcBorders>
            <w:vAlign w:val="center"/>
          </w:tcPr>
          <w:p w14:paraId="7B97922B" w14:textId="77777777" w:rsidR="00182F44" w:rsidRPr="00AD0DAD" w:rsidRDefault="00182F44" w:rsidP="00452992">
            <w:pPr>
              <w:spacing w:before="0" w:after="0" w:line="240" w:lineRule="auto"/>
              <w:ind w:firstLine="0"/>
              <w:jc w:val="left"/>
            </w:pPr>
            <w:r w:rsidRPr="00AD0DAD">
              <w:t>Day, 1878; Misra, 1959</w:t>
            </w:r>
          </w:p>
        </w:tc>
      </w:tr>
      <w:tr w:rsidR="00DB423B" w:rsidRPr="00AD0DAD" w14:paraId="135ADFDB" w14:textId="77777777" w:rsidTr="00DB423B">
        <w:trPr>
          <w:trHeight w:val="390"/>
        </w:trPr>
        <w:tc>
          <w:tcPr>
            <w:tcW w:w="1331" w:type="pct"/>
            <w:tcBorders>
              <w:top w:val="nil"/>
            </w:tcBorders>
            <w:shd w:val="clear" w:color="auto" w:fill="auto"/>
            <w:noWrap/>
            <w:vAlign w:val="center"/>
          </w:tcPr>
          <w:p w14:paraId="315E2FF4" w14:textId="77777777"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05627A6A" w14:textId="53360D5A" w:rsidR="00182F44" w:rsidRPr="00AD0DAD" w:rsidRDefault="00182F44">
            <w:pPr>
              <w:spacing w:before="0" w:after="0" w:line="240" w:lineRule="auto"/>
              <w:ind w:firstLine="0"/>
              <w:jc w:val="center"/>
              <w:pPrChange w:id="872" w:author="Ataher Ali" w:date="2025-06-27T23:24:00Z" w16du:dateUtc="2025-06-27T17:24:00Z">
                <w:pPr>
                  <w:spacing w:before="0" w:after="0" w:line="240" w:lineRule="auto"/>
                  <w:ind w:firstLine="0"/>
                  <w:jc w:val="left"/>
                </w:pPr>
              </w:pPrChange>
            </w:pPr>
            <w:r w:rsidRPr="00AD0DAD">
              <w:t>128.42</w:t>
            </w:r>
            <w:r w:rsidR="00822825" w:rsidRPr="0057278A">
              <w:rPr>
                <w:vertAlign w:val="superscript"/>
              </w:rPr>
              <w:t>*</w:t>
            </w:r>
          </w:p>
        </w:tc>
        <w:tc>
          <w:tcPr>
            <w:tcW w:w="563" w:type="pct"/>
            <w:tcBorders>
              <w:top w:val="nil"/>
            </w:tcBorders>
            <w:vAlign w:val="center"/>
          </w:tcPr>
          <w:p w14:paraId="2DFEDA29" w14:textId="77777777" w:rsidR="00182F44" w:rsidRPr="00AD0DAD" w:rsidRDefault="00182F44">
            <w:pPr>
              <w:spacing w:before="0" w:after="0" w:line="240" w:lineRule="auto"/>
              <w:ind w:firstLine="0"/>
              <w:jc w:val="center"/>
              <w:pPrChange w:id="873" w:author="Ataher Ali" w:date="2025-06-27T23:24:00Z" w16du:dateUtc="2025-06-27T17:24:00Z">
                <w:pPr>
                  <w:spacing w:before="0" w:after="0" w:line="240" w:lineRule="auto"/>
                  <w:ind w:firstLine="0"/>
                  <w:jc w:val="left"/>
                </w:pPr>
              </w:pPrChange>
            </w:pPr>
            <w:r w:rsidRPr="00AD0DAD">
              <w:t>122.00</w:t>
            </w:r>
          </w:p>
        </w:tc>
        <w:tc>
          <w:tcPr>
            <w:tcW w:w="563" w:type="pct"/>
            <w:tcBorders>
              <w:top w:val="nil"/>
            </w:tcBorders>
            <w:vAlign w:val="center"/>
          </w:tcPr>
          <w:p w14:paraId="25042815" w14:textId="2F380ADE" w:rsidR="00182F44" w:rsidRPr="00AD0DAD" w:rsidRDefault="00182F44">
            <w:pPr>
              <w:spacing w:before="0" w:after="0" w:line="240" w:lineRule="auto"/>
              <w:ind w:firstLine="0"/>
              <w:jc w:val="center"/>
              <w:pPrChange w:id="874" w:author="Ataher Ali" w:date="2025-06-27T23:24:00Z" w16du:dateUtc="2025-06-27T17:24:00Z">
                <w:pPr>
                  <w:spacing w:before="0" w:after="0" w:line="240" w:lineRule="auto"/>
                  <w:ind w:firstLine="0"/>
                  <w:jc w:val="left"/>
                </w:pPr>
              </w:pPrChange>
            </w:pPr>
            <w:r w:rsidRPr="00AD0DAD">
              <w:t>72.49</w:t>
            </w:r>
            <w:r w:rsidR="00822825" w:rsidRPr="0057278A">
              <w:rPr>
                <w:vertAlign w:val="superscript"/>
              </w:rPr>
              <w:t>*</w:t>
            </w:r>
          </w:p>
        </w:tc>
        <w:tc>
          <w:tcPr>
            <w:tcW w:w="512" w:type="pct"/>
            <w:tcBorders>
              <w:top w:val="nil"/>
            </w:tcBorders>
            <w:vAlign w:val="center"/>
          </w:tcPr>
          <w:p w14:paraId="2B826CE8" w14:textId="01371E43" w:rsidR="00182F44" w:rsidRPr="00AD0DAD" w:rsidRDefault="00182F44">
            <w:pPr>
              <w:spacing w:before="0" w:after="0" w:line="240" w:lineRule="auto"/>
              <w:ind w:firstLine="0"/>
              <w:jc w:val="center"/>
              <w:pPrChange w:id="875" w:author="Ataher Ali" w:date="2025-06-27T23:24:00Z" w16du:dateUtc="2025-06-27T17:24:00Z">
                <w:pPr>
                  <w:spacing w:before="0" w:after="0" w:line="240" w:lineRule="auto"/>
                  <w:ind w:firstLine="0"/>
                  <w:jc w:val="left"/>
                </w:pPr>
              </w:pPrChange>
            </w:pPr>
            <w:r w:rsidRPr="00AD0DAD">
              <w:t>66.55</w:t>
            </w:r>
            <w:r w:rsidR="009C6661" w:rsidRPr="0057278A">
              <w:rPr>
                <w:vertAlign w:val="superscript"/>
              </w:rPr>
              <w:t>*</w:t>
            </w:r>
          </w:p>
        </w:tc>
        <w:tc>
          <w:tcPr>
            <w:tcW w:w="1467" w:type="pct"/>
            <w:tcBorders>
              <w:top w:val="nil"/>
            </w:tcBorders>
            <w:vAlign w:val="center"/>
          </w:tcPr>
          <w:p w14:paraId="4598D61D" w14:textId="77777777" w:rsidR="00182F44" w:rsidRPr="00AD0DAD" w:rsidRDefault="00182F44" w:rsidP="00452992">
            <w:pPr>
              <w:spacing w:before="0" w:after="0" w:line="240" w:lineRule="auto"/>
              <w:ind w:firstLine="0"/>
              <w:jc w:val="left"/>
            </w:pPr>
            <w:r w:rsidRPr="00AD0DAD">
              <w:t>Job et al., 1955</w:t>
            </w:r>
          </w:p>
        </w:tc>
      </w:tr>
      <w:tr w:rsidR="00DB423B" w:rsidRPr="00AD0DAD" w14:paraId="6A8FEC42" w14:textId="77777777" w:rsidTr="00DB423B">
        <w:trPr>
          <w:trHeight w:val="390"/>
        </w:trPr>
        <w:tc>
          <w:tcPr>
            <w:tcW w:w="1331" w:type="pct"/>
            <w:tcBorders>
              <w:top w:val="nil"/>
            </w:tcBorders>
            <w:shd w:val="clear" w:color="auto" w:fill="auto"/>
            <w:noWrap/>
            <w:vAlign w:val="center"/>
          </w:tcPr>
          <w:p w14:paraId="204A911A" w14:textId="77777777"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67AD634A" w14:textId="35B2CD5A" w:rsidR="00182F44" w:rsidRPr="00AD0DAD" w:rsidRDefault="00182F44">
            <w:pPr>
              <w:spacing w:before="0" w:after="0" w:line="240" w:lineRule="auto"/>
              <w:ind w:firstLine="0"/>
              <w:jc w:val="center"/>
              <w:pPrChange w:id="876" w:author="Ataher Ali" w:date="2025-06-27T23:24:00Z" w16du:dateUtc="2025-06-27T17:24:00Z">
                <w:pPr>
                  <w:spacing w:before="0" w:after="0" w:line="240" w:lineRule="auto"/>
                  <w:ind w:firstLine="0"/>
                  <w:jc w:val="left"/>
                </w:pPr>
              </w:pPrChange>
            </w:pPr>
            <w:r w:rsidRPr="00AD0DAD">
              <w:t>166.44</w:t>
            </w:r>
            <w:r w:rsidR="00822825" w:rsidRPr="0057278A">
              <w:rPr>
                <w:vertAlign w:val="superscript"/>
              </w:rPr>
              <w:t>*</w:t>
            </w:r>
          </w:p>
        </w:tc>
        <w:tc>
          <w:tcPr>
            <w:tcW w:w="563" w:type="pct"/>
            <w:tcBorders>
              <w:top w:val="nil"/>
            </w:tcBorders>
            <w:vAlign w:val="center"/>
          </w:tcPr>
          <w:p w14:paraId="01C70DB7" w14:textId="7921706C" w:rsidR="00182F44" w:rsidRPr="00AD0DAD" w:rsidRDefault="00182F44">
            <w:pPr>
              <w:spacing w:before="0" w:after="0" w:line="240" w:lineRule="auto"/>
              <w:ind w:firstLine="0"/>
              <w:jc w:val="center"/>
              <w:pPrChange w:id="877" w:author="Ataher Ali" w:date="2025-06-27T23:24:00Z" w16du:dateUtc="2025-06-27T17:24:00Z">
                <w:pPr>
                  <w:spacing w:before="0" w:after="0" w:line="240" w:lineRule="auto"/>
                  <w:ind w:firstLine="0"/>
                  <w:jc w:val="left"/>
                </w:pPr>
              </w:pPrChange>
            </w:pPr>
            <w:r w:rsidRPr="00AD0DAD">
              <w:t>158.12</w:t>
            </w:r>
            <w:r w:rsidR="009C6661" w:rsidRPr="0057278A">
              <w:rPr>
                <w:vertAlign w:val="superscript"/>
              </w:rPr>
              <w:t>*</w:t>
            </w:r>
          </w:p>
        </w:tc>
        <w:tc>
          <w:tcPr>
            <w:tcW w:w="563" w:type="pct"/>
            <w:tcBorders>
              <w:top w:val="nil"/>
            </w:tcBorders>
            <w:vAlign w:val="center"/>
          </w:tcPr>
          <w:p w14:paraId="4C65D44F" w14:textId="445F31C8" w:rsidR="00182F44" w:rsidRPr="00AD0DAD" w:rsidRDefault="00182F44">
            <w:pPr>
              <w:spacing w:before="0" w:after="0" w:line="240" w:lineRule="auto"/>
              <w:ind w:firstLine="0"/>
              <w:jc w:val="center"/>
              <w:pPrChange w:id="878" w:author="Ataher Ali" w:date="2025-06-27T23:24:00Z" w16du:dateUtc="2025-06-27T17:24:00Z">
                <w:pPr>
                  <w:spacing w:before="0" w:after="0" w:line="240" w:lineRule="auto"/>
                  <w:ind w:firstLine="0"/>
                  <w:jc w:val="left"/>
                </w:pPr>
              </w:pPrChange>
            </w:pPr>
            <w:r w:rsidRPr="00AD0DAD">
              <w:t>92.63</w:t>
            </w:r>
            <w:r w:rsidR="00822825" w:rsidRPr="0057278A">
              <w:rPr>
                <w:vertAlign w:val="superscript"/>
              </w:rPr>
              <w:t>*</w:t>
            </w:r>
          </w:p>
        </w:tc>
        <w:tc>
          <w:tcPr>
            <w:tcW w:w="512" w:type="pct"/>
            <w:tcBorders>
              <w:top w:val="nil"/>
            </w:tcBorders>
            <w:vAlign w:val="center"/>
          </w:tcPr>
          <w:p w14:paraId="798EC8B1" w14:textId="77777777" w:rsidR="00182F44" w:rsidRPr="00AD0DAD" w:rsidRDefault="00182F44">
            <w:pPr>
              <w:spacing w:before="0" w:after="0" w:line="240" w:lineRule="auto"/>
              <w:ind w:firstLine="0"/>
              <w:jc w:val="center"/>
              <w:pPrChange w:id="879" w:author="Ataher Ali" w:date="2025-06-27T23:24:00Z" w16du:dateUtc="2025-06-27T17:24:00Z">
                <w:pPr>
                  <w:spacing w:before="0" w:after="0" w:line="240" w:lineRule="auto"/>
                  <w:ind w:firstLine="0"/>
                  <w:jc w:val="left"/>
                </w:pPr>
              </w:pPrChange>
            </w:pPr>
            <w:r w:rsidRPr="00AD0DAD">
              <w:t>84.00</w:t>
            </w:r>
          </w:p>
        </w:tc>
        <w:tc>
          <w:tcPr>
            <w:tcW w:w="1467" w:type="pct"/>
            <w:tcBorders>
              <w:top w:val="nil"/>
            </w:tcBorders>
            <w:vAlign w:val="center"/>
          </w:tcPr>
          <w:p w14:paraId="75B63804" w14:textId="77777777" w:rsidR="00182F44" w:rsidRPr="00AD0DAD" w:rsidRDefault="00182F44" w:rsidP="00452992">
            <w:pPr>
              <w:spacing w:before="0" w:after="0" w:line="240" w:lineRule="auto"/>
              <w:ind w:firstLine="0"/>
              <w:jc w:val="left"/>
            </w:pPr>
            <w:r w:rsidRPr="00AD0DAD">
              <w:t>Saigal, 1964</w:t>
            </w:r>
          </w:p>
        </w:tc>
      </w:tr>
      <w:tr w:rsidR="00DB423B" w:rsidRPr="00AD0DAD" w14:paraId="1E00D5C0" w14:textId="77777777" w:rsidTr="00DB423B">
        <w:trPr>
          <w:trHeight w:val="390"/>
        </w:trPr>
        <w:tc>
          <w:tcPr>
            <w:tcW w:w="1331" w:type="pct"/>
            <w:tcBorders>
              <w:top w:val="nil"/>
            </w:tcBorders>
            <w:shd w:val="clear" w:color="auto" w:fill="auto"/>
            <w:noWrap/>
            <w:vAlign w:val="center"/>
          </w:tcPr>
          <w:p w14:paraId="2E679517" w14:textId="77777777" w:rsidR="00182F44" w:rsidRPr="00AD0DAD" w:rsidRDefault="00182F44" w:rsidP="00737BE7">
            <w:pPr>
              <w:spacing w:before="0" w:after="0" w:line="240" w:lineRule="auto"/>
              <w:ind w:firstLine="0"/>
              <w:jc w:val="left"/>
              <w:rPr>
                <w:b/>
                <w:bCs/>
              </w:rPr>
            </w:pPr>
            <w:r w:rsidRPr="00AD0DAD">
              <w:t>India</w:t>
            </w:r>
          </w:p>
        </w:tc>
        <w:tc>
          <w:tcPr>
            <w:tcW w:w="564" w:type="pct"/>
            <w:tcBorders>
              <w:top w:val="nil"/>
            </w:tcBorders>
            <w:vAlign w:val="center"/>
          </w:tcPr>
          <w:p w14:paraId="56CF6986" w14:textId="0DFAD87D" w:rsidR="00182F44" w:rsidRPr="00AD0DAD" w:rsidRDefault="00182F44">
            <w:pPr>
              <w:spacing w:before="0" w:after="0" w:line="240" w:lineRule="auto"/>
              <w:ind w:firstLine="0"/>
              <w:jc w:val="center"/>
              <w:pPrChange w:id="880" w:author="Ataher Ali" w:date="2025-06-27T23:24:00Z" w16du:dateUtc="2025-06-27T17:24:00Z">
                <w:pPr>
                  <w:spacing w:before="0" w:after="0" w:line="240" w:lineRule="auto"/>
                  <w:ind w:firstLine="0"/>
                  <w:jc w:val="left"/>
                </w:pPr>
              </w:pPrChange>
            </w:pPr>
            <w:r w:rsidRPr="00AD0DAD">
              <w:t>108.72</w:t>
            </w:r>
            <w:r w:rsidR="00822825" w:rsidRPr="0057278A">
              <w:rPr>
                <w:vertAlign w:val="superscript"/>
              </w:rPr>
              <w:t>*</w:t>
            </w:r>
          </w:p>
        </w:tc>
        <w:tc>
          <w:tcPr>
            <w:tcW w:w="563" w:type="pct"/>
            <w:tcBorders>
              <w:top w:val="nil"/>
            </w:tcBorders>
            <w:vAlign w:val="center"/>
          </w:tcPr>
          <w:p w14:paraId="6E100F2C" w14:textId="493691E7" w:rsidR="00182F44" w:rsidRPr="00AD0DAD" w:rsidRDefault="00182F44">
            <w:pPr>
              <w:spacing w:before="0" w:after="0" w:line="240" w:lineRule="auto"/>
              <w:ind w:firstLine="0"/>
              <w:jc w:val="center"/>
              <w:pPrChange w:id="881" w:author="Ataher Ali" w:date="2025-06-27T23:24:00Z" w16du:dateUtc="2025-06-27T17:24:00Z">
                <w:pPr>
                  <w:spacing w:before="0" w:after="0" w:line="240" w:lineRule="auto"/>
                  <w:ind w:firstLine="0"/>
                  <w:jc w:val="left"/>
                </w:pPr>
              </w:pPrChange>
            </w:pPr>
            <w:r w:rsidRPr="00AD0DAD">
              <w:t>103.28</w:t>
            </w:r>
            <w:r w:rsidR="009C6661" w:rsidRPr="0057278A">
              <w:rPr>
                <w:vertAlign w:val="superscript"/>
              </w:rPr>
              <w:t>*</w:t>
            </w:r>
          </w:p>
        </w:tc>
        <w:tc>
          <w:tcPr>
            <w:tcW w:w="563" w:type="pct"/>
            <w:tcBorders>
              <w:top w:val="nil"/>
            </w:tcBorders>
            <w:vAlign w:val="center"/>
          </w:tcPr>
          <w:p w14:paraId="7922EE7C" w14:textId="21809BE6" w:rsidR="00182F44" w:rsidRPr="00AD0DAD" w:rsidRDefault="00182F44">
            <w:pPr>
              <w:spacing w:before="0" w:after="0" w:line="240" w:lineRule="auto"/>
              <w:ind w:firstLine="0"/>
              <w:jc w:val="center"/>
              <w:pPrChange w:id="882" w:author="Ataher Ali" w:date="2025-06-27T23:24:00Z" w16du:dateUtc="2025-06-27T17:24:00Z">
                <w:pPr>
                  <w:spacing w:before="0" w:after="0" w:line="240" w:lineRule="auto"/>
                  <w:ind w:firstLine="0"/>
                  <w:jc w:val="left"/>
                </w:pPr>
              </w:pPrChange>
            </w:pPr>
            <w:r w:rsidRPr="00AD0DAD">
              <w:t>61.92</w:t>
            </w:r>
            <w:r w:rsidR="00822825" w:rsidRPr="0057278A">
              <w:rPr>
                <w:vertAlign w:val="superscript"/>
              </w:rPr>
              <w:t>*</w:t>
            </w:r>
          </w:p>
        </w:tc>
        <w:tc>
          <w:tcPr>
            <w:tcW w:w="512" w:type="pct"/>
            <w:tcBorders>
              <w:top w:val="nil"/>
            </w:tcBorders>
            <w:vAlign w:val="center"/>
          </w:tcPr>
          <w:p w14:paraId="4C2413A4" w14:textId="77777777" w:rsidR="00182F44" w:rsidRPr="00AD0DAD" w:rsidRDefault="00182F44">
            <w:pPr>
              <w:spacing w:before="0" w:after="0" w:line="240" w:lineRule="auto"/>
              <w:ind w:firstLine="0"/>
              <w:jc w:val="center"/>
              <w:pPrChange w:id="883" w:author="Ataher Ali" w:date="2025-06-27T23:24:00Z" w16du:dateUtc="2025-06-27T17:24:00Z">
                <w:pPr>
                  <w:spacing w:before="0" w:after="0" w:line="240" w:lineRule="auto"/>
                  <w:ind w:firstLine="0"/>
                  <w:jc w:val="left"/>
                </w:pPr>
              </w:pPrChange>
            </w:pPr>
            <w:r w:rsidRPr="00AD0DAD">
              <w:t>57.30</w:t>
            </w:r>
          </w:p>
        </w:tc>
        <w:tc>
          <w:tcPr>
            <w:tcW w:w="1467" w:type="pct"/>
            <w:tcBorders>
              <w:top w:val="nil"/>
            </w:tcBorders>
            <w:vAlign w:val="center"/>
          </w:tcPr>
          <w:p w14:paraId="1F125984" w14:textId="77777777" w:rsidR="00182F44" w:rsidRPr="00AD0DAD" w:rsidRDefault="00182F44" w:rsidP="00452992">
            <w:pPr>
              <w:spacing w:before="0" w:after="0" w:line="240" w:lineRule="auto"/>
              <w:ind w:firstLine="0"/>
              <w:jc w:val="left"/>
            </w:pPr>
            <w:proofErr w:type="spellStart"/>
            <w:r w:rsidRPr="00AD0DAD">
              <w:t>Ramakrishniah</w:t>
            </w:r>
            <w:proofErr w:type="spellEnd"/>
            <w:r w:rsidRPr="00AD0DAD">
              <w:t>, 1992</w:t>
            </w:r>
          </w:p>
        </w:tc>
      </w:tr>
      <w:tr w:rsidR="00DB423B" w:rsidRPr="00AD0DAD" w14:paraId="133901C1" w14:textId="77777777" w:rsidTr="00DB423B">
        <w:trPr>
          <w:trHeight w:val="390"/>
        </w:trPr>
        <w:tc>
          <w:tcPr>
            <w:tcW w:w="1331" w:type="pct"/>
            <w:tcBorders>
              <w:top w:val="nil"/>
            </w:tcBorders>
            <w:shd w:val="clear" w:color="auto" w:fill="auto"/>
            <w:noWrap/>
            <w:vAlign w:val="center"/>
          </w:tcPr>
          <w:p w14:paraId="2114F474" w14:textId="6F8CB63E" w:rsidR="00E13AA2" w:rsidRPr="00AD0DAD" w:rsidRDefault="00E13AA2" w:rsidP="00E13AA2">
            <w:pPr>
              <w:spacing w:before="0" w:after="0" w:line="240" w:lineRule="auto"/>
              <w:ind w:firstLine="0"/>
              <w:jc w:val="left"/>
            </w:pPr>
            <w:proofErr w:type="spellStart"/>
            <w:r w:rsidRPr="009C6661">
              <w:t>Narora</w:t>
            </w:r>
            <w:proofErr w:type="spellEnd"/>
            <w:r w:rsidRPr="009C6661">
              <w:t>–Kanpur</w:t>
            </w:r>
            <w:r>
              <w:t xml:space="preserve">, </w:t>
            </w:r>
            <w:r w:rsidRPr="00AD0DAD">
              <w:t>India</w:t>
            </w:r>
          </w:p>
        </w:tc>
        <w:tc>
          <w:tcPr>
            <w:tcW w:w="564" w:type="pct"/>
            <w:tcBorders>
              <w:top w:val="nil"/>
            </w:tcBorders>
            <w:vAlign w:val="center"/>
          </w:tcPr>
          <w:p w14:paraId="3BF2C77B" w14:textId="74F93E3F" w:rsidR="00E13AA2" w:rsidRPr="00AD0DAD" w:rsidRDefault="00E13AA2">
            <w:pPr>
              <w:spacing w:before="0" w:after="0" w:line="240" w:lineRule="auto"/>
              <w:ind w:firstLine="0"/>
              <w:jc w:val="center"/>
              <w:pPrChange w:id="884" w:author="Ataher Ali" w:date="2025-06-27T23:24:00Z" w16du:dateUtc="2025-06-27T17:24:00Z">
                <w:pPr>
                  <w:spacing w:before="0" w:after="0" w:line="240" w:lineRule="auto"/>
                  <w:ind w:firstLine="0"/>
                  <w:jc w:val="left"/>
                </w:pPr>
              </w:pPrChange>
            </w:pPr>
            <w:r w:rsidRPr="00E13AA2">
              <w:t>96.5</w:t>
            </w:r>
            <w:r>
              <w:t>0</w:t>
            </w:r>
          </w:p>
        </w:tc>
        <w:tc>
          <w:tcPr>
            <w:tcW w:w="563" w:type="pct"/>
            <w:tcBorders>
              <w:top w:val="nil"/>
            </w:tcBorders>
            <w:vAlign w:val="center"/>
          </w:tcPr>
          <w:p w14:paraId="6BDB7C25" w14:textId="599FA95D" w:rsidR="00E13AA2" w:rsidRPr="00AD0DAD" w:rsidRDefault="00E13AA2">
            <w:pPr>
              <w:spacing w:before="0" w:after="0" w:line="240" w:lineRule="auto"/>
              <w:ind w:firstLine="0"/>
              <w:jc w:val="center"/>
              <w:pPrChange w:id="885" w:author="Ataher Ali" w:date="2025-06-27T23:24:00Z" w16du:dateUtc="2025-06-27T17:24:00Z">
                <w:pPr>
                  <w:spacing w:before="0" w:after="0" w:line="240" w:lineRule="auto"/>
                  <w:ind w:firstLine="0"/>
                  <w:jc w:val="left"/>
                </w:pPr>
              </w:pPrChange>
            </w:pPr>
            <w:r w:rsidRPr="00E13AA2">
              <w:t>90.10</w:t>
            </w:r>
          </w:p>
        </w:tc>
        <w:tc>
          <w:tcPr>
            <w:tcW w:w="563" w:type="pct"/>
            <w:tcBorders>
              <w:top w:val="nil"/>
            </w:tcBorders>
            <w:vAlign w:val="center"/>
          </w:tcPr>
          <w:p w14:paraId="5E3675B3" w14:textId="4E31A25B" w:rsidR="00E13AA2" w:rsidRPr="00AD0DAD" w:rsidRDefault="00E13AA2">
            <w:pPr>
              <w:spacing w:before="0" w:after="0" w:line="240" w:lineRule="auto"/>
              <w:ind w:firstLine="0"/>
              <w:jc w:val="center"/>
              <w:pPrChange w:id="886" w:author="Ataher Ali" w:date="2025-06-27T23:24:00Z" w16du:dateUtc="2025-06-27T17:24:00Z">
                <w:pPr>
                  <w:spacing w:before="0" w:after="0" w:line="240" w:lineRule="auto"/>
                  <w:ind w:firstLine="0"/>
                  <w:jc w:val="left"/>
                </w:pPr>
              </w:pPrChange>
            </w:pPr>
            <w:r w:rsidRPr="00E13AA2">
              <w:t>54.43</w:t>
            </w:r>
            <w:r w:rsidRPr="0057278A">
              <w:rPr>
                <w:vertAlign w:val="superscript"/>
              </w:rPr>
              <w:t>*</w:t>
            </w:r>
          </w:p>
        </w:tc>
        <w:tc>
          <w:tcPr>
            <w:tcW w:w="512" w:type="pct"/>
            <w:tcBorders>
              <w:top w:val="nil"/>
            </w:tcBorders>
            <w:vAlign w:val="center"/>
          </w:tcPr>
          <w:p w14:paraId="6A4E4158" w14:textId="0B8A461D" w:rsidR="00E13AA2" w:rsidRPr="00AD0DAD" w:rsidRDefault="00E13AA2">
            <w:pPr>
              <w:spacing w:before="0" w:after="0" w:line="240" w:lineRule="auto"/>
              <w:ind w:firstLine="0"/>
              <w:jc w:val="center"/>
              <w:pPrChange w:id="887" w:author="Ataher Ali" w:date="2025-06-27T23:24:00Z" w16du:dateUtc="2025-06-27T17:24:00Z">
                <w:pPr>
                  <w:spacing w:before="0" w:after="0" w:line="240" w:lineRule="auto"/>
                  <w:ind w:firstLine="0"/>
                  <w:jc w:val="left"/>
                </w:pPr>
              </w:pPrChange>
            </w:pPr>
            <w:r w:rsidRPr="00E13AA2">
              <w:t>50.69</w:t>
            </w:r>
            <w:r w:rsidRPr="0057278A">
              <w:rPr>
                <w:vertAlign w:val="superscript"/>
              </w:rPr>
              <w:t>*</w:t>
            </w:r>
          </w:p>
        </w:tc>
        <w:tc>
          <w:tcPr>
            <w:tcW w:w="1467" w:type="pct"/>
            <w:tcBorders>
              <w:top w:val="nil"/>
            </w:tcBorders>
            <w:vAlign w:val="center"/>
          </w:tcPr>
          <w:p w14:paraId="572DCDB2" w14:textId="77777777" w:rsidR="00E13AA2" w:rsidRPr="00AD0DAD" w:rsidRDefault="00E13AA2" w:rsidP="00452992">
            <w:pPr>
              <w:spacing w:before="0" w:after="0" w:line="240" w:lineRule="auto"/>
              <w:ind w:firstLine="0"/>
              <w:jc w:val="left"/>
            </w:pPr>
            <w:r w:rsidRPr="00AD0DAD">
              <w:t>Nazir &amp; Khan, 2020</w:t>
            </w:r>
          </w:p>
        </w:tc>
      </w:tr>
      <w:tr w:rsidR="00DB423B" w:rsidRPr="00AD0DAD" w14:paraId="55D8B739" w14:textId="77777777" w:rsidTr="00DB423B">
        <w:trPr>
          <w:trHeight w:val="390"/>
        </w:trPr>
        <w:tc>
          <w:tcPr>
            <w:tcW w:w="1331" w:type="pct"/>
            <w:tcBorders>
              <w:top w:val="nil"/>
            </w:tcBorders>
            <w:shd w:val="clear" w:color="auto" w:fill="auto"/>
            <w:noWrap/>
            <w:vAlign w:val="center"/>
          </w:tcPr>
          <w:p w14:paraId="33BA05C7" w14:textId="32029E33" w:rsidR="00E13AA2" w:rsidRPr="00AD0DAD" w:rsidRDefault="00E13AA2" w:rsidP="00E13AA2">
            <w:pPr>
              <w:spacing w:before="0" w:after="0" w:line="240" w:lineRule="auto"/>
              <w:ind w:firstLine="0"/>
              <w:jc w:val="left"/>
            </w:pPr>
            <w:r w:rsidRPr="00E13AA2">
              <w:t>Varanasi</w:t>
            </w:r>
            <w:r>
              <w:t xml:space="preserve">, </w:t>
            </w:r>
            <w:r w:rsidRPr="00AD0DAD">
              <w:t>India</w:t>
            </w:r>
          </w:p>
        </w:tc>
        <w:tc>
          <w:tcPr>
            <w:tcW w:w="564" w:type="pct"/>
            <w:tcBorders>
              <w:top w:val="nil"/>
            </w:tcBorders>
            <w:vAlign w:val="center"/>
          </w:tcPr>
          <w:p w14:paraId="027C6276" w14:textId="1EB31ADC" w:rsidR="00E13AA2" w:rsidRPr="00AD0DAD" w:rsidRDefault="00E13AA2">
            <w:pPr>
              <w:spacing w:before="0" w:after="0" w:line="240" w:lineRule="auto"/>
              <w:ind w:firstLine="0"/>
              <w:jc w:val="center"/>
              <w:pPrChange w:id="888" w:author="Ataher Ali" w:date="2025-06-27T23:24:00Z" w16du:dateUtc="2025-06-27T17:24:00Z">
                <w:pPr>
                  <w:spacing w:before="0" w:after="0" w:line="240" w:lineRule="auto"/>
                  <w:ind w:firstLine="0"/>
                  <w:jc w:val="left"/>
                </w:pPr>
              </w:pPrChange>
            </w:pPr>
            <w:r w:rsidRPr="00E13AA2">
              <w:t>92.3</w:t>
            </w:r>
            <w:r>
              <w:t>0</w:t>
            </w:r>
          </w:p>
        </w:tc>
        <w:tc>
          <w:tcPr>
            <w:tcW w:w="563" w:type="pct"/>
            <w:tcBorders>
              <w:top w:val="nil"/>
            </w:tcBorders>
            <w:vAlign w:val="center"/>
          </w:tcPr>
          <w:p w14:paraId="78DA010F" w14:textId="76A8F46F" w:rsidR="00E13AA2" w:rsidRPr="00AD0DAD" w:rsidRDefault="00E13AA2">
            <w:pPr>
              <w:spacing w:before="0" w:after="0" w:line="240" w:lineRule="auto"/>
              <w:ind w:firstLine="0"/>
              <w:jc w:val="center"/>
              <w:pPrChange w:id="889" w:author="Ataher Ali" w:date="2025-06-27T23:24:00Z" w16du:dateUtc="2025-06-27T17:24:00Z">
                <w:pPr>
                  <w:spacing w:before="0" w:after="0" w:line="240" w:lineRule="auto"/>
                  <w:ind w:firstLine="0"/>
                  <w:jc w:val="left"/>
                </w:pPr>
              </w:pPrChange>
            </w:pPr>
            <w:r w:rsidRPr="00E13AA2">
              <w:t>89.10</w:t>
            </w:r>
          </w:p>
        </w:tc>
        <w:tc>
          <w:tcPr>
            <w:tcW w:w="563" w:type="pct"/>
            <w:tcBorders>
              <w:top w:val="nil"/>
            </w:tcBorders>
            <w:vAlign w:val="center"/>
          </w:tcPr>
          <w:p w14:paraId="5E67A57E" w14:textId="5B79D66B" w:rsidR="00E13AA2" w:rsidRPr="00AD0DAD" w:rsidRDefault="00E13AA2">
            <w:pPr>
              <w:spacing w:before="0" w:after="0" w:line="240" w:lineRule="auto"/>
              <w:ind w:firstLine="0"/>
              <w:jc w:val="center"/>
              <w:pPrChange w:id="890" w:author="Ataher Ali" w:date="2025-06-27T23:24:00Z" w16du:dateUtc="2025-06-27T17:24:00Z">
                <w:pPr>
                  <w:spacing w:before="0" w:after="0" w:line="240" w:lineRule="auto"/>
                  <w:ind w:firstLine="0"/>
                  <w:jc w:val="left"/>
                </w:pPr>
              </w:pPrChange>
            </w:pPr>
            <w:r w:rsidRPr="00E13AA2">
              <w:t>53.85</w:t>
            </w:r>
            <w:r w:rsidRPr="0057278A">
              <w:rPr>
                <w:vertAlign w:val="superscript"/>
              </w:rPr>
              <w:t>*</w:t>
            </w:r>
          </w:p>
        </w:tc>
        <w:tc>
          <w:tcPr>
            <w:tcW w:w="512" w:type="pct"/>
            <w:tcBorders>
              <w:top w:val="nil"/>
            </w:tcBorders>
            <w:vAlign w:val="center"/>
          </w:tcPr>
          <w:p w14:paraId="4944CC15" w14:textId="6283696F" w:rsidR="00E13AA2" w:rsidRPr="00AD0DAD" w:rsidRDefault="00E13AA2">
            <w:pPr>
              <w:spacing w:before="0" w:after="0" w:line="240" w:lineRule="auto"/>
              <w:ind w:firstLine="0"/>
              <w:jc w:val="center"/>
              <w:pPrChange w:id="891" w:author="Ataher Ali" w:date="2025-06-27T23:24:00Z" w16du:dateUtc="2025-06-27T17:24:00Z">
                <w:pPr>
                  <w:spacing w:before="0" w:after="0" w:line="240" w:lineRule="auto"/>
                  <w:ind w:firstLine="0"/>
                  <w:jc w:val="left"/>
                </w:pPr>
              </w:pPrChange>
            </w:pPr>
            <w:r w:rsidRPr="00E13AA2">
              <w:t>50.19</w:t>
            </w:r>
            <w:r w:rsidRPr="0057278A">
              <w:rPr>
                <w:vertAlign w:val="superscript"/>
              </w:rPr>
              <w:t>*</w:t>
            </w:r>
          </w:p>
        </w:tc>
        <w:tc>
          <w:tcPr>
            <w:tcW w:w="1467" w:type="pct"/>
            <w:tcBorders>
              <w:top w:val="nil"/>
            </w:tcBorders>
            <w:vAlign w:val="center"/>
          </w:tcPr>
          <w:p w14:paraId="6F561E63" w14:textId="39EE76F8" w:rsidR="00E13AA2" w:rsidRPr="00AD0DAD" w:rsidRDefault="00E13AA2" w:rsidP="00452992">
            <w:pPr>
              <w:spacing w:before="0" w:after="0" w:line="240" w:lineRule="auto"/>
              <w:ind w:firstLine="0"/>
              <w:jc w:val="left"/>
            </w:pPr>
            <w:r w:rsidRPr="00AD0DAD">
              <w:t>Nazir &amp; Khan, 2020</w:t>
            </w:r>
          </w:p>
        </w:tc>
      </w:tr>
      <w:tr w:rsidR="00DB423B" w:rsidRPr="00AD0DAD" w14:paraId="234857E0" w14:textId="77777777" w:rsidTr="00DB423B">
        <w:trPr>
          <w:trHeight w:val="390"/>
        </w:trPr>
        <w:tc>
          <w:tcPr>
            <w:tcW w:w="1331" w:type="pct"/>
            <w:tcBorders>
              <w:top w:val="nil"/>
            </w:tcBorders>
            <w:shd w:val="clear" w:color="auto" w:fill="auto"/>
            <w:noWrap/>
            <w:vAlign w:val="center"/>
          </w:tcPr>
          <w:p w14:paraId="60487DA8" w14:textId="2E717B8D" w:rsidR="00E13AA2" w:rsidRPr="00AD0DAD" w:rsidRDefault="00E13AA2" w:rsidP="00E13AA2">
            <w:pPr>
              <w:spacing w:before="0" w:after="0" w:line="240" w:lineRule="auto"/>
              <w:ind w:firstLine="0"/>
              <w:jc w:val="left"/>
            </w:pPr>
            <w:r w:rsidRPr="00E13AA2">
              <w:t>Bhagalpur</w:t>
            </w:r>
            <w:r>
              <w:t xml:space="preserve">, </w:t>
            </w:r>
            <w:r w:rsidRPr="00AD0DAD">
              <w:t>India</w:t>
            </w:r>
          </w:p>
        </w:tc>
        <w:tc>
          <w:tcPr>
            <w:tcW w:w="564" w:type="pct"/>
            <w:tcBorders>
              <w:top w:val="nil"/>
            </w:tcBorders>
            <w:vAlign w:val="center"/>
          </w:tcPr>
          <w:p w14:paraId="58097DBB" w14:textId="148EF3B0" w:rsidR="00E13AA2" w:rsidRPr="00AD0DAD" w:rsidRDefault="00E13AA2">
            <w:pPr>
              <w:spacing w:before="0" w:after="0" w:line="240" w:lineRule="auto"/>
              <w:ind w:firstLine="0"/>
              <w:jc w:val="center"/>
              <w:pPrChange w:id="892" w:author="Ataher Ali" w:date="2025-06-27T23:24:00Z" w16du:dateUtc="2025-06-27T17:24:00Z">
                <w:pPr>
                  <w:spacing w:before="0" w:after="0" w:line="240" w:lineRule="auto"/>
                  <w:ind w:firstLine="0"/>
                  <w:jc w:val="left"/>
                </w:pPr>
              </w:pPrChange>
            </w:pPr>
            <w:r w:rsidRPr="00E13AA2">
              <w:t>89.1</w:t>
            </w:r>
            <w:r>
              <w:t>0</w:t>
            </w:r>
          </w:p>
        </w:tc>
        <w:tc>
          <w:tcPr>
            <w:tcW w:w="563" w:type="pct"/>
            <w:tcBorders>
              <w:top w:val="nil"/>
            </w:tcBorders>
            <w:vAlign w:val="center"/>
          </w:tcPr>
          <w:p w14:paraId="7F2957C1" w14:textId="539B635F" w:rsidR="00E13AA2" w:rsidRPr="00AD0DAD" w:rsidRDefault="00E13AA2">
            <w:pPr>
              <w:spacing w:before="0" w:after="0" w:line="240" w:lineRule="auto"/>
              <w:ind w:firstLine="0"/>
              <w:jc w:val="center"/>
              <w:pPrChange w:id="893" w:author="Ataher Ali" w:date="2025-06-27T23:24:00Z" w16du:dateUtc="2025-06-27T17:24:00Z">
                <w:pPr>
                  <w:spacing w:before="0" w:after="0" w:line="240" w:lineRule="auto"/>
                  <w:ind w:firstLine="0"/>
                  <w:jc w:val="left"/>
                </w:pPr>
              </w:pPrChange>
            </w:pPr>
            <w:r w:rsidRPr="00AD0DAD">
              <w:t>85.40</w:t>
            </w:r>
          </w:p>
        </w:tc>
        <w:tc>
          <w:tcPr>
            <w:tcW w:w="563" w:type="pct"/>
            <w:tcBorders>
              <w:top w:val="nil"/>
            </w:tcBorders>
            <w:vAlign w:val="center"/>
          </w:tcPr>
          <w:p w14:paraId="70188BBC" w14:textId="0B401EAA" w:rsidR="00E13AA2" w:rsidRPr="00AD0DAD" w:rsidRDefault="00E13AA2">
            <w:pPr>
              <w:spacing w:before="0" w:after="0" w:line="240" w:lineRule="auto"/>
              <w:ind w:firstLine="0"/>
              <w:jc w:val="center"/>
              <w:pPrChange w:id="894" w:author="Ataher Ali" w:date="2025-06-27T23:24:00Z" w16du:dateUtc="2025-06-27T17:24:00Z">
                <w:pPr>
                  <w:spacing w:before="0" w:after="0" w:line="240" w:lineRule="auto"/>
                  <w:ind w:firstLine="0"/>
                  <w:jc w:val="left"/>
                </w:pPr>
              </w:pPrChange>
            </w:pPr>
            <w:r w:rsidRPr="00AD0DAD">
              <w:t>51.74</w:t>
            </w:r>
            <w:r w:rsidRPr="0057278A">
              <w:rPr>
                <w:vertAlign w:val="superscript"/>
              </w:rPr>
              <w:t>*</w:t>
            </w:r>
          </w:p>
        </w:tc>
        <w:tc>
          <w:tcPr>
            <w:tcW w:w="512" w:type="pct"/>
            <w:tcBorders>
              <w:top w:val="nil"/>
            </w:tcBorders>
            <w:vAlign w:val="center"/>
          </w:tcPr>
          <w:p w14:paraId="78B5989D" w14:textId="35E5097E" w:rsidR="00E13AA2" w:rsidRPr="00AD0DAD" w:rsidRDefault="00E13AA2">
            <w:pPr>
              <w:spacing w:before="0" w:after="0" w:line="240" w:lineRule="auto"/>
              <w:ind w:firstLine="0"/>
              <w:jc w:val="center"/>
              <w:pPrChange w:id="895" w:author="Ataher Ali" w:date="2025-06-27T23:24:00Z" w16du:dateUtc="2025-06-27T17:24:00Z">
                <w:pPr>
                  <w:spacing w:before="0" w:after="0" w:line="240" w:lineRule="auto"/>
                  <w:ind w:firstLine="0"/>
                  <w:jc w:val="left"/>
                </w:pPr>
              </w:pPrChange>
            </w:pPr>
            <w:r w:rsidRPr="00AD0DAD">
              <w:t>48.31</w:t>
            </w:r>
            <w:r w:rsidRPr="0057278A">
              <w:rPr>
                <w:vertAlign w:val="superscript"/>
              </w:rPr>
              <w:t>*</w:t>
            </w:r>
          </w:p>
        </w:tc>
        <w:tc>
          <w:tcPr>
            <w:tcW w:w="1467" w:type="pct"/>
            <w:tcBorders>
              <w:top w:val="nil"/>
            </w:tcBorders>
            <w:vAlign w:val="center"/>
          </w:tcPr>
          <w:p w14:paraId="69ACBFD6" w14:textId="628147CD" w:rsidR="00E13AA2" w:rsidRPr="00AD0DAD" w:rsidRDefault="00E13AA2" w:rsidP="00452992">
            <w:pPr>
              <w:spacing w:before="0" w:after="0" w:line="240" w:lineRule="auto"/>
              <w:ind w:firstLine="0"/>
              <w:jc w:val="left"/>
            </w:pPr>
            <w:r w:rsidRPr="00AD0DAD">
              <w:t>Nazir &amp; Khan, 2020</w:t>
            </w:r>
          </w:p>
        </w:tc>
      </w:tr>
      <w:tr w:rsidR="00DB423B" w:rsidRPr="00AD0DAD" w14:paraId="122CFF1A" w14:textId="77777777" w:rsidTr="00DB423B">
        <w:trPr>
          <w:trHeight w:val="390"/>
        </w:trPr>
        <w:tc>
          <w:tcPr>
            <w:tcW w:w="1331" w:type="pct"/>
            <w:tcBorders>
              <w:top w:val="nil"/>
            </w:tcBorders>
            <w:shd w:val="clear" w:color="auto" w:fill="auto"/>
            <w:noWrap/>
            <w:vAlign w:val="center"/>
          </w:tcPr>
          <w:p w14:paraId="443E9143" w14:textId="2509DD4D" w:rsidR="0017245E" w:rsidRPr="00E13AA2" w:rsidRDefault="0017245E" w:rsidP="00E13AA2">
            <w:pPr>
              <w:spacing w:before="0" w:after="0" w:line="240" w:lineRule="auto"/>
              <w:ind w:firstLine="0"/>
              <w:jc w:val="left"/>
            </w:pPr>
            <w:r>
              <w:t>India</w:t>
            </w:r>
          </w:p>
        </w:tc>
        <w:tc>
          <w:tcPr>
            <w:tcW w:w="564" w:type="pct"/>
            <w:tcBorders>
              <w:top w:val="nil"/>
            </w:tcBorders>
            <w:vAlign w:val="center"/>
          </w:tcPr>
          <w:p w14:paraId="2F5787F7" w14:textId="7814F638" w:rsidR="0017245E" w:rsidRPr="00E13AA2" w:rsidRDefault="00BD3EF9">
            <w:pPr>
              <w:spacing w:before="0" w:after="0" w:line="240" w:lineRule="auto"/>
              <w:ind w:firstLine="0"/>
              <w:jc w:val="center"/>
              <w:pPrChange w:id="896" w:author="Ataher Ali" w:date="2025-06-27T23:24:00Z" w16du:dateUtc="2025-06-27T17:24:00Z">
                <w:pPr>
                  <w:spacing w:before="0" w:after="0" w:line="240" w:lineRule="auto"/>
                  <w:ind w:firstLine="0"/>
                  <w:jc w:val="left"/>
                </w:pPr>
              </w:pPrChange>
            </w:pPr>
            <w:r w:rsidRPr="00BD3EF9">
              <w:t>85.68</w:t>
            </w:r>
            <w:r w:rsidR="00481389" w:rsidRPr="0057278A">
              <w:rPr>
                <w:vertAlign w:val="superscript"/>
              </w:rPr>
              <w:t>*</w:t>
            </w:r>
          </w:p>
        </w:tc>
        <w:tc>
          <w:tcPr>
            <w:tcW w:w="563" w:type="pct"/>
            <w:tcBorders>
              <w:top w:val="nil"/>
            </w:tcBorders>
            <w:vAlign w:val="center"/>
          </w:tcPr>
          <w:p w14:paraId="4C07D34A" w14:textId="64F88938" w:rsidR="0017245E" w:rsidRPr="00AD0DAD" w:rsidRDefault="00BD3EF9">
            <w:pPr>
              <w:spacing w:before="0" w:after="0" w:line="240" w:lineRule="auto"/>
              <w:ind w:firstLine="0"/>
              <w:jc w:val="center"/>
              <w:pPrChange w:id="897" w:author="Ataher Ali" w:date="2025-06-27T23:24:00Z" w16du:dateUtc="2025-06-27T17:24:00Z">
                <w:pPr>
                  <w:spacing w:before="0" w:after="0" w:line="240" w:lineRule="auto"/>
                  <w:ind w:firstLine="0"/>
                  <w:jc w:val="left"/>
                </w:pPr>
              </w:pPrChange>
            </w:pPr>
            <w:r w:rsidRPr="00BD3EF9">
              <w:t>81.40</w:t>
            </w:r>
          </w:p>
        </w:tc>
        <w:tc>
          <w:tcPr>
            <w:tcW w:w="563" w:type="pct"/>
            <w:tcBorders>
              <w:top w:val="nil"/>
            </w:tcBorders>
            <w:vAlign w:val="center"/>
          </w:tcPr>
          <w:p w14:paraId="63419F70" w14:textId="1CB0AAB4" w:rsidR="0017245E" w:rsidRPr="00AD0DAD" w:rsidRDefault="00BD3EF9">
            <w:pPr>
              <w:spacing w:before="0" w:after="0" w:line="240" w:lineRule="auto"/>
              <w:ind w:firstLine="0"/>
              <w:jc w:val="center"/>
              <w:pPrChange w:id="898" w:author="Ataher Ali" w:date="2025-06-27T23:24:00Z" w16du:dateUtc="2025-06-27T17:24:00Z">
                <w:pPr>
                  <w:spacing w:before="0" w:after="0" w:line="240" w:lineRule="auto"/>
                  <w:ind w:firstLine="0"/>
                  <w:jc w:val="left"/>
                </w:pPr>
              </w:pPrChange>
            </w:pPr>
            <w:r w:rsidRPr="00BD3EF9">
              <w:t>49.44</w:t>
            </w:r>
            <w:r w:rsidR="00481389" w:rsidRPr="0057278A">
              <w:rPr>
                <w:vertAlign w:val="superscript"/>
              </w:rPr>
              <w:t>*</w:t>
            </w:r>
          </w:p>
        </w:tc>
        <w:tc>
          <w:tcPr>
            <w:tcW w:w="512" w:type="pct"/>
            <w:tcBorders>
              <w:top w:val="nil"/>
            </w:tcBorders>
            <w:vAlign w:val="center"/>
          </w:tcPr>
          <w:p w14:paraId="678E788E" w14:textId="354151F5" w:rsidR="0017245E" w:rsidRPr="00AD0DAD" w:rsidRDefault="00BD3EF9">
            <w:pPr>
              <w:spacing w:before="0" w:after="0" w:line="240" w:lineRule="auto"/>
              <w:ind w:firstLine="0"/>
              <w:jc w:val="center"/>
              <w:pPrChange w:id="899" w:author="Ataher Ali" w:date="2025-06-27T23:24:00Z" w16du:dateUtc="2025-06-27T17:24:00Z">
                <w:pPr>
                  <w:spacing w:before="0" w:after="0" w:line="240" w:lineRule="auto"/>
                  <w:ind w:firstLine="0"/>
                  <w:jc w:val="left"/>
                </w:pPr>
              </w:pPrChange>
            </w:pPr>
            <w:r w:rsidRPr="00BD3EF9">
              <w:t>46.27</w:t>
            </w:r>
            <w:r w:rsidR="00481389" w:rsidRPr="0057278A">
              <w:rPr>
                <w:vertAlign w:val="superscript"/>
              </w:rPr>
              <w:t>*</w:t>
            </w:r>
          </w:p>
        </w:tc>
        <w:tc>
          <w:tcPr>
            <w:tcW w:w="1467" w:type="pct"/>
            <w:tcBorders>
              <w:top w:val="nil"/>
            </w:tcBorders>
            <w:vAlign w:val="center"/>
          </w:tcPr>
          <w:p w14:paraId="5FB3DCDD" w14:textId="5D1443E4" w:rsidR="0017245E" w:rsidRPr="00AD0DAD" w:rsidRDefault="0017245E" w:rsidP="00452992">
            <w:pPr>
              <w:spacing w:before="0" w:after="0" w:line="240" w:lineRule="auto"/>
              <w:ind w:firstLine="0"/>
              <w:jc w:val="left"/>
            </w:pPr>
            <w:r w:rsidRPr="0017245E">
              <w:t>Nazir &amp; Khan, 2019</w:t>
            </w:r>
          </w:p>
        </w:tc>
      </w:tr>
      <w:tr w:rsidR="00DB423B" w:rsidRPr="00AD0DAD" w14:paraId="39CC35C2" w14:textId="77777777" w:rsidTr="00DB423B">
        <w:trPr>
          <w:trHeight w:val="390"/>
        </w:trPr>
        <w:tc>
          <w:tcPr>
            <w:tcW w:w="1331" w:type="pct"/>
            <w:tcBorders>
              <w:top w:val="nil"/>
              <w:bottom w:val="nil"/>
            </w:tcBorders>
            <w:shd w:val="clear" w:color="auto" w:fill="auto"/>
            <w:noWrap/>
            <w:vAlign w:val="center"/>
          </w:tcPr>
          <w:p w14:paraId="0D0505A9" w14:textId="77777777" w:rsidR="00E13AA2" w:rsidRPr="00AD0DAD" w:rsidRDefault="00E13AA2" w:rsidP="00E13AA2">
            <w:pPr>
              <w:spacing w:before="0" w:after="0" w:line="240" w:lineRule="auto"/>
              <w:ind w:firstLine="0"/>
              <w:jc w:val="left"/>
            </w:pPr>
            <w:r w:rsidRPr="00AD0DAD">
              <w:t>Pakistan</w:t>
            </w:r>
          </w:p>
        </w:tc>
        <w:tc>
          <w:tcPr>
            <w:tcW w:w="564" w:type="pct"/>
            <w:tcBorders>
              <w:top w:val="nil"/>
              <w:bottom w:val="nil"/>
            </w:tcBorders>
            <w:vAlign w:val="center"/>
          </w:tcPr>
          <w:p w14:paraId="14B6CEE2" w14:textId="7B297E4C" w:rsidR="00E13AA2" w:rsidRPr="00AD0DAD" w:rsidRDefault="00E13AA2">
            <w:pPr>
              <w:spacing w:before="0" w:after="0" w:line="240" w:lineRule="auto"/>
              <w:ind w:firstLine="0"/>
              <w:jc w:val="center"/>
              <w:pPrChange w:id="900" w:author="Ataher Ali" w:date="2025-06-27T23:24:00Z" w16du:dateUtc="2025-06-27T17:24:00Z">
                <w:pPr>
                  <w:spacing w:before="0" w:after="0" w:line="240" w:lineRule="auto"/>
                  <w:ind w:firstLine="0"/>
                  <w:jc w:val="left"/>
                </w:pPr>
              </w:pPrChange>
            </w:pPr>
            <w:r w:rsidRPr="00AD0DAD">
              <w:t>189.47</w:t>
            </w:r>
            <w:r w:rsidRPr="0057278A">
              <w:rPr>
                <w:vertAlign w:val="superscript"/>
              </w:rPr>
              <w:t>*</w:t>
            </w:r>
          </w:p>
        </w:tc>
        <w:tc>
          <w:tcPr>
            <w:tcW w:w="563" w:type="pct"/>
            <w:tcBorders>
              <w:top w:val="nil"/>
              <w:bottom w:val="nil"/>
            </w:tcBorders>
            <w:vAlign w:val="center"/>
          </w:tcPr>
          <w:p w14:paraId="442B6734" w14:textId="77777777" w:rsidR="00E13AA2" w:rsidRPr="00AD0DAD" w:rsidRDefault="00E13AA2">
            <w:pPr>
              <w:spacing w:before="0" w:after="0" w:line="240" w:lineRule="auto"/>
              <w:ind w:firstLine="0"/>
              <w:jc w:val="center"/>
              <w:pPrChange w:id="901" w:author="Ataher Ali" w:date="2025-06-27T23:24:00Z" w16du:dateUtc="2025-06-27T17:24:00Z">
                <w:pPr>
                  <w:spacing w:before="0" w:after="0" w:line="240" w:lineRule="auto"/>
                  <w:ind w:firstLine="0"/>
                  <w:jc w:val="left"/>
                </w:pPr>
              </w:pPrChange>
            </w:pPr>
            <w:r w:rsidRPr="00AD0DAD">
              <w:t>180.00</w:t>
            </w:r>
          </w:p>
        </w:tc>
        <w:tc>
          <w:tcPr>
            <w:tcW w:w="563" w:type="pct"/>
            <w:tcBorders>
              <w:top w:val="nil"/>
              <w:bottom w:val="nil"/>
            </w:tcBorders>
            <w:vAlign w:val="center"/>
          </w:tcPr>
          <w:p w14:paraId="50230B15" w14:textId="28639DB4" w:rsidR="00E13AA2" w:rsidRPr="00AD0DAD" w:rsidRDefault="00E13AA2">
            <w:pPr>
              <w:spacing w:before="0" w:after="0" w:line="240" w:lineRule="auto"/>
              <w:ind w:firstLine="0"/>
              <w:jc w:val="center"/>
              <w:pPrChange w:id="902" w:author="Ataher Ali" w:date="2025-06-27T23:24:00Z" w16du:dateUtc="2025-06-27T17:24:00Z">
                <w:pPr>
                  <w:spacing w:before="0" w:after="0" w:line="240" w:lineRule="auto"/>
                  <w:ind w:firstLine="0"/>
                  <w:jc w:val="left"/>
                </w:pPr>
              </w:pPrChange>
            </w:pPr>
            <w:r w:rsidRPr="00AD0DAD">
              <w:t>104.70</w:t>
            </w:r>
            <w:r w:rsidRPr="0057278A">
              <w:rPr>
                <w:vertAlign w:val="superscript"/>
              </w:rPr>
              <w:t>*</w:t>
            </w:r>
          </w:p>
        </w:tc>
        <w:tc>
          <w:tcPr>
            <w:tcW w:w="512" w:type="pct"/>
            <w:tcBorders>
              <w:top w:val="nil"/>
              <w:bottom w:val="nil"/>
            </w:tcBorders>
            <w:vAlign w:val="center"/>
          </w:tcPr>
          <w:p w14:paraId="6B6D129F" w14:textId="15827B0E" w:rsidR="00E13AA2" w:rsidRPr="00AD0DAD" w:rsidRDefault="00E13AA2">
            <w:pPr>
              <w:spacing w:before="0" w:after="0" w:line="240" w:lineRule="auto"/>
              <w:ind w:firstLine="0"/>
              <w:jc w:val="center"/>
              <w:pPrChange w:id="903" w:author="Ataher Ali" w:date="2025-06-27T23:24:00Z" w16du:dateUtc="2025-06-27T17:24:00Z">
                <w:pPr>
                  <w:spacing w:before="0" w:after="0" w:line="240" w:lineRule="auto"/>
                  <w:ind w:firstLine="0"/>
                  <w:jc w:val="left"/>
                </w:pPr>
              </w:pPrChange>
            </w:pPr>
            <w:r w:rsidRPr="00AD0DAD">
              <w:t>94.36</w:t>
            </w:r>
            <w:r w:rsidRPr="0057278A">
              <w:rPr>
                <w:vertAlign w:val="superscript"/>
              </w:rPr>
              <w:t>*</w:t>
            </w:r>
          </w:p>
        </w:tc>
        <w:tc>
          <w:tcPr>
            <w:tcW w:w="1467" w:type="pct"/>
            <w:tcBorders>
              <w:top w:val="nil"/>
              <w:bottom w:val="nil"/>
            </w:tcBorders>
            <w:vAlign w:val="center"/>
          </w:tcPr>
          <w:p w14:paraId="5270507A" w14:textId="77777777" w:rsidR="00E13AA2" w:rsidRPr="00AD0DAD" w:rsidRDefault="00E13AA2" w:rsidP="00452992">
            <w:pPr>
              <w:spacing w:before="0" w:after="0" w:line="240" w:lineRule="auto"/>
              <w:ind w:firstLine="0"/>
              <w:jc w:val="left"/>
            </w:pPr>
            <w:r w:rsidRPr="00AD0DAD">
              <w:t xml:space="preserve">Talwar &amp; </w:t>
            </w:r>
            <w:proofErr w:type="spellStart"/>
            <w:r w:rsidRPr="00AD0DAD">
              <w:t>Jhingran</w:t>
            </w:r>
            <w:proofErr w:type="spellEnd"/>
            <w:r w:rsidRPr="00AD0DAD">
              <w:t>, 1991; Tripathi, 1996</w:t>
            </w:r>
          </w:p>
        </w:tc>
      </w:tr>
      <w:tr w:rsidR="00DB423B" w:rsidRPr="00AD0DAD" w14:paraId="107F936D" w14:textId="77777777" w:rsidTr="00DB423B">
        <w:tblPrEx>
          <w:tblW w:w="4947" w:type="pct"/>
          <w:tblBorders>
            <w:bottom w:val="single" w:sz="12" w:space="0" w:color="auto"/>
          </w:tblBorders>
          <w:tblLayout w:type="fixed"/>
          <w:tblPrExChange w:id="904" w:author="Ataher Ali" w:date="2025-06-27T23:27:00Z" w16du:dateUtc="2025-06-27T17:27:00Z">
            <w:tblPrEx>
              <w:tblW w:w="4947" w:type="pct"/>
              <w:tblBorders>
                <w:bottom w:val="single" w:sz="12" w:space="0" w:color="auto"/>
              </w:tblBorders>
              <w:tblLayout w:type="fixed"/>
            </w:tblPrEx>
          </w:tblPrExChange>
        </w:tblPrEx>
        <w:trPr>
          <w:trHeight w:val="390"/>
          <w:trPrChange w:id="905" w:author="Ataher Ali" w:date="2025-06-27T23:27:00Z" w16du:dateUtc="2025-06-27T17:27:00Z">
            <w:trPr>
              <w:trHeight w:val="390"/>
            </w:trPr>
          </w:trPrChange>
        </w:trPr>
        <w:tc>
          <w:tcPr>
            <w:tcW w:w="1331" w:type="pct"/>
            <w:tcBorders>
              <w:top w:val="nil"/>
              <w:bottom w:val="single" w:sz="12" w:space="0" w:color="auto"/>
            </w:tcBorders>
            <w:shd w:val="clear" w:color="auto" w:fill="auto"/>
            <w:noWrap/>
            <w:vAlign w:val="center"/>
            <w:tcPrChange w:id="906" w:author="Ataher Ali" w:date="2025-06-27T23:27:00Z" w16du:dateUtc="2025-06-27T17:27:00Z">
              <w:tcPr>
                <w:tcW w:w="1331" w:type="pct"/>
                <w:tcBorders>
                  <w:top w:val="nil"/>
                  <w:bottom w:val="single" w:sz="12" w:space="0" w:color="auto"/>
                </w:tcBorders>
                <w:shd w:val="clear" w:color="auto" w:fill="auto"/>
                <w:noWrap/>
                <w:vAlign w:val="center"/>
              </w:tcPr>
            </w:tcPrChange>
          </w:tcPr>
          <w:p w14:paraId="1F141421" w14:textId="43B2C672" w:rsidR="00E13AA2" w:rsidRPr="00AD0DAD" w:rsidRDefault="00E13AA2" w:rsidP="00E13AA2">
            <w:pPr>
              <w:spacing w:before="0" w:after="0" w:line="240" w:lineRule="auto"/>
              <w:ind w:firstLine="0"/>
              <w:jc w:val="left"/>
            </w:pPr>
            <w:r w:rsidRPr="00AD0DAD">
              <w:rPr>
                <w:rFonts w:eastAsia="Times New Roman"/>
                <w:lang w:bidi="bn-BD"/>
              </w:rPr>
              <w:t>Bangladesh</w:t>
            </w:r>
          </w:p>
        </w:tc>
        <w:tc>
          <w:tcPr>
            <w:tcW w:w="564" w:type="pct"/>
            <w:tcBorders>
              <w:top w:val="nil"/>
              <w:bottom w:val="single" w:sz="12" w:space="0" w:color="auto"/>
            </w:tcBorders>
            <w:vAlign w:val="center"/>
            <w:tcPrChange w:id="907" w:author="Ataher Ali" w:date="2025-06-27T23:27:00Z" w16du:dateUtc="2025-06-27T17:27:00Z">
              <w:tcPr>
                <w:tcW w:w="564" w:type="pct"/>
                <w:tcBorders>
                  <w:top w:val="nil"/>
                  <w:bottom w:val="single" w:sz="12" w:space="0" w:color="auto"/>
                </w:tcBorders>
                <w:vAlign w:val="center"/>
              </w:tcPr>
            </w:tcPrChange>
          </w:tcPr>
          <w:p w14:paraId="6054EA10" w14:textId="5C42F6BF" w:rsidR="00E13AA2" w:rsidRPr="00AD0DAD" w:rsidRDefault="00452992">
            <w:pPr>
              <w:spacing w:before="0" w:after="0" w:line="240" w:lineRule="auto"/>
              <w:ind w:firstLine="0"/>
              <w:jc w:val="center"/>
              <w:pPrChange w:id="908" w:author="Ataher Ali" w:date="2025-06-27T23:24:00Z" w16du:dateUtc="2025-06-27T17:24:00Z">
                <w:pPr>
                  <w:spacing w:before="0" w:after="0" w:line="240" w:lineRule="auto"/>
                  <w:ind w:firstLine="0"/>
                  <w:jc w:val="left"/>
                </w:pPr>
              </w:pPrChange>
            </w:pPr>
            <w:ins w:id="909" w:author="Ataher Ali" w:date="2025-06-27T23:22:00Z" w16du:dateUtc="2025-06-27T17:22:00Z">
              <w:r w:rsidRPr="00452992">
                <w:t>82.12</w:t>
              </w:r>
            </w:ins>
            <w:del w:id="910" w:author="Ataher Ali" w:date="2025-06-27T23:22:00Z" w16du:dateUtc="2025-06-27T17:22:00Z">
              <w:r w:rsidR="00E13AA2" w:rsidRPr="00AD0DAD" w:rsidDel="00452992">
                <w:delText>78.17</w:delText>
              </w:r>
            </w:del>
          </w:p>
        </w:tc>
        <w:tc>
          <w:tcPr>
            <w:tcW w:w="563" w:type="pct"/>
            <w:tcBorders>
              <w:top w:val="nil"/>
              <w:bottom w:val="single" w:sz="12" w:space="0" w:color="auto"/>
            </w:tcBorders>
            <w:vAlign w:val="center"/>
            <w:tcPrChange w:id="911" w:author="Ataher Ali" w:date="2025-06-27T23:27:00Z" w16du:dateUtc="2025-06-27T17:27:00Z">
              <w:tcPr>
                <w:tcW w:w="563" w:type="pct"/>
                <w:tcBorders>
                  <w:top w:val="nil"/>
                  <w:bottom w:val="single" w:sz="12" w:space="0" w:color="auto"/>
                </w:tcBorders>
                <w:vAlign w:val="center"/>
              </w:tcPr>
            </w:tcPrChange>
          </w:tcPr>
          <w:p w14:paraId="34A44ADE" w14:textId="55FC5CC8" w:rsidR="00E13AA2" w:rsidRPr="00AD0DAD" w:rsidRDefault="00452992">
            <w:pPr>
              <w:spacing w:before="0" w:after="0" w:line="240" w:lineRule="auto"/>
              <w:ind w:firstLine="0"/>
              <w:jc w:val="center"/>
              <w:pPrChange w:id="912" w:author="Ataher Ali" w:date="2025-06-27T23:24:00Z" w16du:dateUtc="2025-06-27T17:24:00Z">
                <w:pPr>
                  <w:spacing w:before="0" w:after="0" w:line="240" w:lineRule="auto"/>
                  <w:ind w:firstLine="0"/>
                  <w:jc w:val="left"/>
                </w:pPr>
              </w:pPrChange>
            </w:pPr>
            <w:ins w:id="913" w:author="Ataher Ali" w:date="2025-06-27T23:23:00Z" w16du:dateUtc="2025-06-27T17:23:00Z">
              <w:r w:rsidRPr="00452992">
                <w:rPr>
                  <w:rFonts w:eastAsia="Times New Roman"/>
                  <w:lang w:bidi="bn-BD"/>
                </w:rPr>
                <w:t>78.01</w:t>
              </w:r>
            </w:ins>
            <w:del w:id="914" w:author="Ataher Ali" w:date="2025-06-27T23:23:00Z" w16du:dateUtc="2025-06-27T17:23:00Z">
              <w:r w:rsidR="00E13AA2" w:rsidRPr="00AD0DAD" w:rsidDel="00452992">
                <w:rPr>
                  <w:rFonts w:eastAsia="Times New Roman"/>
                  <w:lang w:bidi="bn-BD"/>
                </w:rPr>
                <w:delText>74.27</w:delText>
              </w:r>
            </w:del>
          </w:p>
        </w:tc>
        <w:tc>
          <w:tcPr>
            <w:tcW w:w="563" w:type="pct"/>
            <w:tcBorders>
              <w:top w:val="nil"/>
              <w:bottom w:val="single" w:sz="12" w:space="0" w:color="auto"/>
            </w:tcBorders>
            <w:vAlign w:val="center"/>
            <w:tcPrChange w:id="915" w:author="Ataher Ali" w:date="2025-06-27T23:27:00Z" w16du:dateUtc="2025-06-27T17:27:00Z">
              <w:tcPr>
                <w:tcW w:w="563" w:type="pct"/>
                <w:tcBorders>
                  <w:top w:val="nil"/>
                  <w:bottom w:val="single" w:sz="12" w:space="0" w:color="auto"/>
                </w:tcBorders>
                <w:vAlign w:val="center"/>
              </w:tcPr>
            </w:tcPrChange>
          </w:tcPr>
          <w:p w14:paraId="1DD9056F" w14:textId="18FA61A5" w:rsidR="00E13AA2" w:rsidRPr="00AD0DAD" w:rsidRDefault="00452992">
            <w:pPr>
              <w:spacing w:before="0" w:after="0" w:line="240" w:lineRule="auto"/>
              <w:ind w:firstLine="0"/>
              <w:jc w:val="center"/>
              <w:pPrChange w:id="916" w:author="Ataher Ali" w:date="2025-06-27T23:24:00Z" w16du:dateUtc="2025-06-27T17:24:00Z">
                <w:pPr>
                  <w:spacing w:before="0" w:after="0" w:line="240" w:lineRule="auto"/>
                  <w:ind w:firstLine="0"/>
                  <w:jc w:val="left"/>
                </w:pPr>
              </w:pPrChange>
            </w:pPr>
            <w:ins w:id="917" w:author="Ataher Ali" w:date="2025-06-27T23:24:00Z" w16du:dateUtc="2025-06-27T17:24:00Z">
              <w:r w:rsidRPr="00452992">
                <w:rPr>
                  <w:rFonts w:eastAsia="Times New Roman"/>
                  <w:lang w:bidi="bn-BD"/>
                </w:rPr>
                <w:t>47.03</w:t>
              </w:r>
            </w:ins>
            <w:del w:id="918" w:author="Ataher Ali" w:date="2025-06-27T23:23:00Z" w16du:dateUtc="2025-06-27T17:23:00Z">
              <w:r w:rsidR="00E13AA2" w:rsidRPr="00AD0DAD" w:rsidDel="00452992">
                <w:rPr>
                  <w:rFonts w:eastAsia="Times New Roman"/>
                  <w:lang w:bidi="bn-BD"/>
                </w:rPr>
                <w:delText>44.77</w:delText>
              </w:r>
            </w:del>
          </w:p>
        </w:tc>
        <w:tc>
          <w:tcPr>
            <w:tcW w:w="512" w:type="pct"/>
            <w:tcBorders>
              <w:top w:val="nil"/>
              <w:bottom w:val="single" w:sz="12" w:space="0" w:color="auto"/>
            </w:tcBorders>
            <w:vAlign w:val="center"/>
            <w:tcPrChange w:id="919" w:author="Ataher Ali" w:date="2025-06-27T23:27:00Z" w16du:dateUtc="2025-06-27T17:27:00Z">
              <w:tcPr>
                <w:tcW w:w="564" w:type="pct"/>
                <w:gridSpan w:val="2"/>
                <w:tcBorders>
                  <w:top w:val="nil"/>
                  <w:bottom w:val="single" w:sz="12" w:space="0" w:color="auto"/>
                </w:tcBorders>
                <w:vAlign w:val="center"/>
              </w:tcPr>
            </w:tcPrChange>
          </w:tcPr>
          <w:p w14:paraId="29B2448C" w14:textId="3637DA3B" w:rsidR="00E13AA2" w:rsidRPr="00AD0DAD" w:rsidRDefault="00452992">
            <w:pPr>
              <w:spacing w:before="0" w:after="0" w:line="240" w:lineRule="auto"/>
              <w:ind w:firstLine="0"/>
              <w:jc w:val="center"/>
              <w:pPrChange w:id="920" w:author="Ataher Ali" w:date="2025-06-27T23:24:00Z" w16du:dateUtc="2025-06-27T17:24:00Z">
                <w:pPr>
                  <w:spacing w:before="0" w:after="0" w:line="240" w:lineRule="auto"/>
                  <w:ind w:firstLine="0"/>
                  <w:jc w:val="left"/>
                </w:pPr>
              </w:pPrChange>
            </w:pPr>
            <w:ins w:id="921" w:author="Ataher Ali" w:date="2025-06-27T23:24:00Z" w16du:dateUtc="2025-06-27T17:24:00Z">
              <w:r w:rsidRPr="00452992">
                <w:rPr>
                  <w:rFonts w:eastAsia="Times New Roman"/>
                  <w:lang w:bidi="bn-BD"/>
                </w:rPr>
                <w:t>43.73</w:t>
              </w:r>
            </w:ins>
            <w:del w:id="922" w:author="Ataher Ali" w:date="2025-06-27T23:24:00Z" w16du:dateUtc="2025-06-27T17:24:00Z">
              <w:r w:rsidR="00E13AA2" w:rsidRPr="00AD0DAD" w:rsidDel="00452992">
                <w:rPr>
                  <w:rFonts w:eastAsia="Times New Roman"/>
                  <w:lang w:bidi="bn-BD"/>
                </w:rPr>
                <w:delText>41.83</w:delText>
              </w:r>
            </w:del>
          </w:p>
        </w:tc>
        <w:tc>
          <w:tcPr>
            <w:tcW w:w="1467" w:type="pct"/>
            <w:tcBorders>
              <w:top w:val="nil"/>
              <w:bottom w:val="single" w:sz="12" w:space="0" w:color="auto"/>
            </w:tcBorders>
            <w:vAlign w:val="center"/>
            <w:tcPrChange w:id="923" w:author="Ataher Ali" w:date="2025-06-27T23:27:00Z" w16du:dateUtc="2025-06-27T17:27:00Z">
              <w:tcPr>
                <w:tcW w:w="1415" w:type="pct"/>
                <w:tcBorders>
                  <w:top w:val="nil"/>
                  <w:bottom w:val="single" w:sz="12" w:space="0" w:color="auto"/>
                </w:tcBorders>
                <w:vAlign w:val="center"/>
              </w:tcPr>
            </w:tcPrChange>
          </w:tcPr>
          <w:p w14:paraId="36FC84CE" w14:textId="5B5E7DB6" w:rsidR="00E13AA2" w:rsidRPr="00AD0DAD" w:rsidRDefault="00E13AA2" w:rsidP="00452992">
            <w:pPr>
              <w:spacing w:before="0" w:after="0" w:line="240" w:lineRule="auto"/>
              <w:ind w:firstLine="0"/>
              <w:jc w:val="left"/>
            </w:pPr>
            <w:r w:rsidRPr="00AD0DAD">
              <w:rPr>
                <w:rFonts w:eastAsia="Times New Roman"/>
                <w:lang w:bidi="bn-BD"/>
              </w:rPr>
              <w:t>Present study</w:t>
            </w:r>
          </w:p>
        </w:tc>
      </w:tr>
      <w:tr w:rsidR="00E13AA2" w:rsidRPr="00AD0DAD" w14:paraId="539B5E14" w14:textId="77777777" w:rsidTr="004D3E3F">
        <w:trPr>
          <w:trHeight w:val="288"/>
        </w:trPr>
        <w:tc>
          <w:tcPr>
            <w:tcW w:w="5000" w:type="pct"/>
            <w:gridSpan w:val="6"/>
            <w:tcBorders>
              <w:top w:val="single" w:sz="12" w:space="0" w:color="auto"/>
              <w:bottom w:val="nil"/>
            </w:tcBorders>
            <w:shd w:val="clear" w:color="auto" w:fill="auto"/>
            <w:noWrap/>
            <w:vAlign w:val="center"/>
          </w:tcPr>
          <w:p w14:paraId="08B645AB" w14:textId="672AD1F8" w:rsidR="00E13AA2" w:rsidRPr="004D3E3F" w:rsidRDefault="00E13AA2" w:rsidP="00E13AA2">
            <w:pPr>
              <w:spacing w:before="0" w:after="0" w:line="240" w:lineRule="auto"/>
              <w:ind w:firstLine="0"/>
              <w:jc w:val="left"/>
              <w:rPr>
                <w:rFonts w:eastAsia="Times New Roman"/>
                <w:i/>
                <w:iCs/>
                <w:sz w:val="20"/>
                <w:szCs w:val="20"/>
                <w:lang w:bidi="bn-BD"/>
              </w:rPr>
            </w:pPr>
            <w:r w:rsidRPr="004D3E3F">
              <w:rPr>
                <w:i/>
                <w:iCs/>
                <w:sz w:val="22"/>
                <w:szCs w:val="22"/>
                <w:vertAlign w:val="superscript"/>
              </w:rPr>
              <w:t xml:space="preserve">* </w:t>
            </w:r>
            <w:r w:rsidR="00BD3EF9">
              <w:rPr>
                <w:i/>
                <w:iCs/>
                <w:sz w:val="22"/>
                <w:szCs w:val="22"/>
              </w:rPr>
              <w:t>Calculated</w:t>
            </w:r>
            <w:r w:rsidRPr="004D3E3F">
              <w:rPr>
                <w:i/>
                <w:iCs/>
                <w:sz w:val="22"/>
                <w:szCs w:val="22"/>
              </w:rPr>
              <w:t xml:space="preserve"> by using motioned formula</w:t>
            </w:r>
            <w:r>
              <w:rPr>
                <w:i/>
                <w:iCs/>
                <w:sz w:val="22"/>
                <w:szCs w:val="22"/>
              </w:rPr>
              <w:t xml:space="preserve"> in the methodology</w:t>
            </w:r>
            <w:r w:rsidRPr="004D3E3F">
              <w:rPr>
                <w:i/>
                <w:iCs/>
                <w:sz w:val="22"/>
                <w:szCs w:val="22"/>
              </w:rPr>
              <w:t xml:space="preserve"> from L</w:t>
            </w:r>
            <w:r w:rsidRPr="004D3E3F">
              <w:rPr>
                <w:i/>
                <w:iCs/>
                <w:sz w:val="22"/>
                <w:szCs w:val="22"/>
                <w:vertAlign w:val="subscript"/>
              </w:rPr>
              <w:t>max</w:t>
            </w:r>
            <w:r w:rsidRPr="004D3E3F">
              <w:rPr>
                <w:i/>
                <w:iCs/>
                <w:sz w:val="22"/>
                <w:szCs w:val="22"/>
              </w:rPr>
              <w:t xml:space="preserve"> or L</w:t>
            </w:r>
            <w:r w:rsidRPr="004D3E3F">
              <w:rPr>
                <w:i/>
                <w:iCs/>
                <w:sz w:val="22"/>
                <w:szCs w:val="22"/>
                <w:vertAlign w:val="subscript"/>
              </w:rPr>
              <w:t>mat</w:t>
            </w:r>
          </w:p>
        </w:tc>
      </w:tr>
    </w:tbl>
    <w:p w14:paraId="25ADA6AA" w14:textId="1B29C70E" w:rsidR="0007101A" w:rsidRDefault="0007101A">
      <w:pPr>
        <w:ind w:firstLine="0"/>
      </w:pPr>
      <w:r w:rsidRPr="004D3E3F">
        <w:t xml:space="preserve">Previous studies conducted in various South Asian regions (Day, 1878; Misra, 1959; Talwar and </w:t>
      </w:r>
      <w:proofErr w:type="spellStart"/>
      <w:r w:rsidRPr="004D3E3F">
        <w:t>Jhingran</w:t>
      </w:r>
      <w:proofErr w:type="spellEnd"/>
      <w:r w:rsidRPr="004D3E3F">
        <w:t xml:space="preserve">, 1991; Tripathi, 1955; Rahman, 2005; Sigal, 1964; </w:t>
      </w:r>
      <w:proofErr w:type="spellStart"/>
      <w:r w:rsidRPr="004D3E3F">
        <w:t>Ramakrishniah</w:t>
      </w:r>
      <w:proofErr w:type="spellEnd"/>
      <w:r w:rsidRPr="004D3E3F">
        <w:t xml:space="preserve">, 1992; Khan et al., 2019; Job et al., 1955) have reported estimates for </w:t>
      </w:r>
      <w:r w:rsidRPr="00AD0DAD">
        <w:rPr>
          <w:i/>
        </w:rPr>
        <w:t>L</w:t>
      </w:r>
      <w:r w:rsidRPr="00AD0DAD">
        <w:rPr>
          <w:i/>
          <w:vertAlign w:val="subscript"/>
        </w:rPr>
        <w:t>max</w:t>
      </w:r>
      <w:r w:rsidRPr="004D3E3F">
        <w:t xml:space="preserve">, </w:t>
      </w:r>
      <w:r w:rsidRPr="00AD0DAD">
        <w:rPr>
          <w:i/>
          <w:iCs/>
        </w:rPr>
        <w:t>L</w:t>
      </w:r>
      <w:r w:rsidRPr="00AD0DAD">
        <w:rPr>
          <w:i/>
          <w:iCs/>
          <w:vertAlign w:val="subscript"/>
        </w:rPr>
        <w:t>∞</w:t>
      </w:r>
      <w:r w:rsidRPr="004D3E3F">
        <w:t xml:space="preserve">, </w:t>
      </w:r>
      <w:r w:rsidRPr="00AD0DAD">
        <w:rPr>
          <w:i/>
        </w:rPr>
        <w:t>L</w:t>
      </w:r>
      <w:r w:rsidRPr="00AD0DAD">
        <w:rPr>
          <w:i/>
          <w:vertAlign w:val="subscript"/>
        </w:rPr>
        <w:t>opt,</w:t>
      </w:r>
      <w:r w:rsidRPr="004D3E3F">
        <w:t xml:space="preserve"> and </w:t>
      </w:r>
      <w:r w:rsidRPr="00AD0DAD">
        <w:rPr>
          <w:i/>
        </w:rPr>
        <w:t>L</w:t>
      </w:r>
      <w:r w:rsidRPr="00AD0DAD">
        <w:rPr>
          <w:i/>
          <w:vertAlign w:val="subscript"/>
        </w:rPr>
        <w:t>mat</w:t>
      </w:r>
      <w:r w:rsidRPr="004D3E3F">
        <w:t xml:space="preserve"> that are significantly higher than the present study’s findings (Table 4). </w:t>
      </w:r>
      <w:r w:rsidR="00782EBA" w:rsidRPr="004D3E3F">
        <w:t>While</w:t>
      </w:r>
      <w:r w:rsidR="004440E7" w:rsidRPr="004D3E3F">
        <w:t xml:space="preserve"> habitat quality and environmental </w:t>
      </w:r>
      <w:r w:rsidRPr="004D3E3F">
        <w:t xml:space="preserve">conditions are critical factors influencing fish growth </w:t>
      </w:r>
      <w:r w:rsidR="004440E7" w:rsidRPr="004D3E3F">
        <w:t>(</w:t>
      </w:r>
      <w:r w:rsidR="00043311">
        <w:t xml:space="preserve">Garcia et al., 2003; </w:t>
      </w:r>
      <w:r w:rsidR="006F1F83" w:rsidRPr="004D3E3F">
        <w:t>Alam et al., 2013</w:t>
      </w:r>
      <w:r w:rsidR="004440E7" w:rsidRPr="004D3E3F">
        <w:t xml:space="preserve">), </w:t>
      </w:r>
      <w:r w:rsidRPr="004D3E3F">
        <w:t>intense</w:t>
      </w:r>
      <w:r w:rsidR="004440E7" w:rsidRPr="004D3E3F">
        <w:t xml:space="preserve"> fishing </w:t>
      </w:r>
      <w:r w:rsidR="00782EBA" w:rsidRPr="004D3E3F">
        <w:t>pressure (</w:t>
      </w:r>
      <w:r w:rsidRPr="004D3E3F">
        <w:t>especially</w:t>
      </w:r>
      <w:r w:rsidR="00782EBA" w:rsidRPr="004D3E3F">
        <w:t xml:space="preserve"> high removal of juvenile</w:t>
      </w:r>
      <w:r w:rsidRPr="004D3E3F">
        <w:t>s</w:t>
      </w:r>
      <w:r w:rsidR="00782EBA" w:rsidRPr="004D3E3F">
        <w:t xml:space="preserve">) </w:t>
      </w:r>
      <w:r w:rsidRPr="004D3E3F">
        <w:t>plays a major role in reducing the mean length of fish populations</w:t>
      </w:r>
      <w:r w:rsidR="00782EBA" w:rsidRPr="004D3E3F">
        <w:t xml:space="preserve"> (Alam et al., 2021). </w:t>
      </w:r>
      <w:r w:rsidRPr="004D3E3F">
        <w:t>This reduction in mean length contributes to declines in key length-based parameters and drives earlier maturation, as fish are increasingly exploited before they reach their full growth potential (Alam et al., 2021).</w:t>
      </w:r>
    </w:p>
    <w:p w14:paraId="16AB8BD2" w14:textId="6A1E83D7" w:rsidR="00880232" w:rsidRDefault="00880232" w:rsidP="00880232">
      <w:pPr>
        <w:ind w:firstLine="0"/>
      </w:pPr>
      <w:r>
        <w:t xml:space="preserve">This study employed a bootstrapping resampling technique to address uncertainties in the estimates by calculating 95% confidence intervals for each parameter. The estimated parameters exhibited varying degrees of precision. For example, </w:t>
      </w:r>
      <w:r w:rsidRPr="00155F48">
        <w:rPr>
          <w:i/>
          <w:iCs/>
        </w:rPr>
        <w:t>L</w:t>
      </w:r>
      <w:r w:rsidRPr="00155F48">
        <w:rPr>
          <w:i/>
          <w:iCs/>
          <w:vertAlign w:val="subscript"/>
        </w:rPr>
        <w:t>mat</w:t>
      </w:r>
      <w:r>
        <w:t xml:space="preserve"> (</w:t>
      </w:r>
      <w:ins w:id="924" w:author="Ataher Ali" w:date="2025-06-28T18:17:00Z" w16du:dateUtc="2025-06-28T12:17:00Z">
        <w:r w:rsidR="00AD64C3" w:rsidRPr="00AD64C3">
          <w:t>40.71</w:t>
        </w:r>
      </w:ins>
      <w:del w:id="925" w:author="Ataher Ali" w:date="2025-06-28T18:17:00Z" w16du:dateUtc="2025-06-28T12:17:00Z">
        <w:r w:rsidDel="00AD64C3">
          <w:delText>36.09</w:delText>
        </w:r>
      </w:del>
      <w:r>
        <w:t>-</w:t>
      </w:r>
      <w:ins w:id="926" w:author="Ataher Ali" w:date="2025-06-28T18:18:00Z" w16du:dateUtc="2025-06-28T12:18:00Z">
        <w:r w:rsidR="00AD64C3" w:rsidRPr="00AD64C3">
          <w:t>46.78</w:t>
        </w:r>
      </w:ins>
      <w:del w:id="927" w:author="Ataher Ali" w:date="2025-06-28T18:18:00Z" w16du:dateUtc="2025-06-28T12:18:00Z">
        <w:r w:rsidDel="00AD64C3">
          <w:delText xml:space="preserve">43.72 </w:delText>
        </w:r>
      </w:del>
      <w:r>
        <w:t xml:space="preserve">cm) and </w:t>
      </w:r>
      <w:r w:rsidRPr="00155F48">
        <w:rPr>
          <w:i/>
          <w:iCs/>
        </w:rPr>
        <w:t>L</w:t>
      </w:r>
      <w:r w:rsidRPr="00155F48">
        <w:rPr>
          <w:i/>
          <w:iCs/>
          <w:vertAlign w:val="subscript"/>
        </w:rPr>
        <w:t>opt</w:t>
      </w:r>
      <w:r>
        <w:t xml:space="preserve"> (</w:t>
      </w:r>
      <w:ins w:id="928" w:author="Ataher Ali" w:date="2025-06-28T18:18:00Z" w16du:dateUtc="2025-06-28T12:18:00Z">
        <w:r w:rsidR="00AD64C3" w:rsidRPr="00AD64C3">
          <w:t>42.49</w:t>
        </w:r>
      </w:ins>
      <w:del w:id="929" w:author="Ataher Ali" w:date="2025-06-28T18:18:00Z" w16du:dateUtc="2025-06-28T12:18:00Z">
        <w:r w:rsidDel="00AD64C3">
          <w:delText>38.32</w:delText>
        </w:r>
      </w:del>
      <w:r>
        <w:t>-</w:t>
      </w:r>
      <w:ins w:id="930" w:author="Ataher Ali" w:date="2025-06-28T18:18:00Z" w16du:dateUtc="2025-06-28T12:18:00Z">
        <w:r w:rsidR="00AD64C3" w:rsidRPr="00AD64C3">
          <w:t>51.6</w:t>
        </w:r>
      </w:ins>
      <w:del w:id="931" w:author="Ataher Ali" w:date="2025-06-28T18:18:00Z" w16du:dateUtc="2025-06-28T12:18:00Z">
        <w:r w:rsidDel="00AD64C3">
          <w:delText xml:space="preserve">46.90 </w:delText>
        </w:r>
      </w:del>
      <w:r>
        <w:t>cm)</w:t>
      </w:r>
      <w:ins w:id="932" w:author="Ataher Ali" w:date="2025-06-28T18:19:00Z" w16du:dateUtc="2025-06-28T12:19:00Z">
        <w:r w:rsidR="00AD64C3">
          <w:t xml:space="preserve"> </w:t>
        </w:r>
      </w:ins>
      <w:del w:id="933" w:author="Ataher Ali" w:date="2025-06-28T18:19:00Z" w16du:dateUtc="2025-06-28T12:19:00Z">
        <w:r w:rsidDel="00AD64C3">
          <w:delText xml:space="preserve"> </w:delText>
        </w:r>
      </w:del>
      <w:r>
        <w:t>showed relatively narrow confidence intervals, indicating higher precision</w:t>
      </w:r>
      <w:r w:rsidR="00E1223D">
        <w:t>, though others sources of uncertainty, such as those associated with growth parameters, are not accounted for.</w:t>
      </w:r>
      <w:r>
        <w:t xml:space="preserve"> On the other hand, length-based indicators (LBIs) such as </w:t>
      </w:r>
      <w:r w:rsidRPr="00155F48">
        <w:rPr>
          <w:i/>
          <w:iCs/>
        </w:rPr>
        <w:t>P</w:t>
      </w:r>
      <w:r w:rsidRPr="00155F48">
        <w:rPr>
          <w:i/>
          <w:iCs/>
          <w:vertAlign w:val="subscript"/>
        </w:rPr>
        <w:t>mat</w:t>
      </w:r>
      <w:r>
        <w:t xml:space="preserve"> (</w:t>
      </w:r>
      <w:ins w:id="934" w:author="Ataher Ali" w:date="2025-06-28T18:19:00Z" w16du:dateUtc="2025-06-28T12:19:00Z">
        <w:r w:rsidR="00AD64C3" w:rsidRPr="00AD64C3">
          <w:t>0.88</w:t>
        </w:r>
      </w:ins>
      <w:ins w:id="935" w:author="Ataher Ali" w:date="2025-06-28T18:20:00Z" w16du:dateUtc="2025-06-28T12:20:00Z">
        <w:r w:rsidR="00AD64C3">
          <w:t xml:space="preserve"> </w:t>
        </w:r>
      </w:ins>
      <w:del w:id="936" w:author="Ataher Ali" w:date="2025-06-28T18:19:00Z" w16du:dateUtc="2025-06-28T12:19:00Z">
        <w:r w:rsidDel="00AD64C3">
          <w:delText xml:space="preserve">7.55 </w:delText>
        </w:r>
      </w:del>
      <w:r>
        <w:t xml:space="preserve">to </w:t>
      </w:r>
      <w:ins w:id="937" w:author="Ataher Ali" w:date="2025-06-28T18:20:00Z" w16du:dateUtc="2025-06-28T12:20:00Z">
        <w:r w:rsidR="00AD64C3" w:rsidRPr="00AD64C3">
          <w:t>3.58</w:t>
        </w:r>
      </w:ins>
      <w:del w:id="938" w:author="Ataher Ali" w:date="2025-06-28T18:20:00Z" w16du:dateUtc="2025-06-28T12:20:00Z">
        <w:r w:rsidDel="00AD64C3">
          <w:delText>22.69</w:delText>
        </w:r>
      </w:del>
      <w:r>
        <w:t xml:space="preserve">%), </w:t>
      </w:r>
      <w:r w:rsidRPr="00155F48">
        <w:rPr>
          <w:i/>
          <w:iCs/>
        </w:rPr>
        <w:t>P</w:t>
      </w:r>
      <w:r w:rsidRPr="00155F48">
        <w:rPr>
          <w:i/>
          <w:iCs/>
          <w:vertAlign w:val="subscript"/>
        </w:rPr>
        <w:t>opt</w:t>
      </w:r>
      <w:r>
        <w:t xml:space="preserve"> (</w:t>
      </w:r>
      <w:ins w:id="939" w:author="Ataher Ali" w:date="2025-06-28T18:20:00Z" w16du:dateUtc="2025-06-28T12:20:00Z">
        <w:r w:rsidR="00AD64C3" w:rsidRPr="00AD64C3">
          <w:t>0.87</w:t>
        </w:r>
        <w:r w:rsidR="00AD64C3">
          <w:t xml:space="preserve"> </w:t>
        </w:r>
      </w:ins>
      <w:del w:id="940" w:author="Ataher Ali" w:date="2025-06-28T18:20:00Z" w16du:dateUtc="2025-06-28T12:20:00Z">
        <w:r w:rsidDel="00AD64C3">
          <w:delText xml:space="preserve">5.14 </w:delText>
        </w:r>
      </w:del>
      <w:r>
        <w:t xml:space="preserve">to </w:t>
      </w:r>
      <w:ins w:id="941" w:author="Ataher Ali" w:date="2025-06-28T18:20:00Z" w16du:dateUtc="2025-06-28T12:20:00Z">
        <w:r w:rsidR="00AD64C3" w:rsidRPr="00AD64C3">
          <w:t>5.80</w:t>
        </w:r>
      </w:ins>
      <w:del w:id="942" w:author="Ataher Ali" w:date="2025-06-28T18:20:00Z" w16du:dateUtc="2025-06-28T12:20:00Z">
        <w:r w:rsidDel="00AD64C3">
          <w:delText>17.24</w:delText>
        </w:r>
      </w:del>
      <w:r>
        <w:t xml:space="preserve">%), </w:t>
      </w:r>
      <w:r w:rsidRPr="00155F48">
        <w:rPr>
          <w:i/>
          <w:iCs/>
        </w:rPr>
        <w:t>P</w:t>
      </w:r>
      <w:r w:rsidRPr="00155F48">
        <w:rPr>
          <w:i/>
          <w:iCs/>
          <w:vertAlign w:val="subscript"/>
        </w:rPr>
        <w:t>mega</w:t>
      </w:r>
      <w:r>
        <w:t xml:space="preserve"> (</w:t>
      </w:r>
      <w:ins w:id="943" w:author="Ataher Ali" w:date="2025-06-28T18:20:00Z" w16du:dateUtc="2025-06-28T12:20:00Z">
        <w:r w:rsidR="00AD64C3" w:rsidRPr="00AD64C3">
          <w:t>0.08</w:t>
        </w:r>
        <w:r w:rsidR="00AD64C3">
          <w:t xml:space="preserve"> </w:t>
        </w:r>
      </w:ins>
      <w:del w:id="944" w:author="Ataher Ali" w:date="2025-06-28T18:20:00Z" w16du:dateUtc="2025-06-28T12:20:00Z">
        <w:r w:rsidDel="00AD64C3">
          <w:delText xml:space="preserve">2.41 </w:delText>
        </w:r>
      </w:del>
      <w:r>
        <w:t xml:space="preserve">to </w:t>
      </w:r>
      <w:ins w:id="945" w:author="Ataher Ali" w:date="2025-06-28T18:20:00Z" w16du:dateUtc="2025-06-28T12:20:00Z">
        <w:r w:rsidR="00AD64C3" w:rsidRPr="00AD64C3">
          <w:t>1.16</w:t>
        </w:r>
      </w:ins>
      <w:del w:id="946" w:author="Ataher Ali" w:date="2025-06-28T18:20:00Z" w16du:dateUtc="2025-06-28T12:20:00Z">
        <w:r w:rsidDel="00AD64C3">
          <w:delText xml:space="preserve">11.79 </w:delText>
        </w:r>
      </w:del>
      <w:r>
        <w:t xml:space="preserve">%) displayed </w:t>
      </w:r>
      <w:del w:id="947" w:author="Ataher Ali" w:date="2025-06-28T18:21:00Z" w16du:dateUtc="2025-06-28T12:21:00Z">
        <w:r w:rsidDel="00AD64C3">
          <w:delText xml:space="preserve">wider </w:delText>
        </w:r>
      </w:del>
      <w:ins w:id="948" w:author="Ataher Ali" w:date="2025-06-28T18:21:00Z" w16du:dateUtc="2025-06-28T12:21:00Z">
        <w:r w:rsidR="00AD64C3">
          <w:t xml:space="preserve">narrow </w:t>
        </w:r>
      </w:ins>
      <w:r>
        <w:t xml:space="preserve">confidence intervals, reflecting </w:t>
      </w:r>
      <w:del w:id="949" w:author="Ataher Ali" w:date="2025-06-28T18:21:00Z" w16du:dateUtc="2025-06-28T12:21:00Z">
        <w:r w:rsidDel="00AD64C3">
          <w:delText xml:space="preserve">greater </w:delText>
        </w:r>
      </w:del>
      <w:ins w:id="950" w:author="Ataher Ali" w:date="2025-06-28T18:21:00Z" w16du:dateUtc="2025-06-28T12:21:00Z">
        <w:r w:rsidR="00AD64C3">
          <w:t xml:space="preserve">lower </w:t>
        </w:r>
      </w:ins>
      <w:r>
        <w:t>uncertainty.</w:t>
      </w:r>
    </w:p>
    <w:p w14:paraId="28789D68" w14:textId="0C82AF39" w:rsidR="001D34FC" w:rsidRDefault="00880232" w:rsidP="004D3E3F">
      <w:pPr>
        <w:ind w:firstLine="0"/>
      </w:pPr>
      <w:r>
        <w:t>These uncertainties provide valuable information for fisheries management. While the estimated means of the LBIs clearly indicate overfishing and the depletion of mature, optimally sized, and large individuals, the confidence intervals</w:t>
      </w:r>
      <w:ins w:id="951" w:author="Ataher Ali" w:date="2025-06-28T18:25:00Z" w16du:dateUtc="2025-06-28T12:25:00Z">
        <w:r w:rsidR="004D1720">
          <w:t xml:space="preserve"> - </w:t>
        </w:r>
      </w:ins>
      <w:del w:id="952" w:author="Ataher Ali" w:date="2025-06-28T18:25:00Z" w16du:dateUtc="2025-06-28T12:25:00Z">
        <w:r w:rsidDel="004D1720">
          <w:delText>—</w:delText>
        </w:r>
      </w:del>
      <w:r>
        <w:t xml:space="preserve">though relatively wide for </w:t>
      </w:r>
      <w:r w:rsidRPr="00155F48">
        <w:rPr>
          <w:i/>
          <w:iCs/>
        </w:rPr>
        <w:t>P</w:t>
      </w:r>
      <w:r w:rsidRPr="00155F48">
        <w:rPr>
          <w:i/>
          <w:iCs/>
          <w:vertAlign w:val="subscript"/>
        </w:rPr>
        <w:t>mat</w:t>
      </w:r>
      <w:r>
        <w:t xml:space="preserve">, </w:t>
      </w:r>
      <w:r w:rsidRPr="00155F48">
        <w:rPr>
          <w:i/>
          <w:iCs/>
        </w:rPr>
        <w:t>P</w:t>
      </w:r>
      <w:r w:rsidRPr="00155F48">
        <w:rPr>
          <w:i/>
          <w:iCs/>
          <w:vertAlign w:val="subscript"/>
        </w:rPr>
        <w:t>opt</w:t>
      </w:r>
      <w:r>
        <w:t xml:space="preserve"> and </w:t>
      </w:r>
      <w:r w:rsidRPr="00155F48">
        <w:rPr>
          <w:i/>
          <w:iCs/>
        </w:rPr>
        <w:t>P</w:t>
      </w:r>
      <w:r w:rsidRPr="00155F48">
        <w:rPr>
          <w:i/>
          <w:iCs/>
          <w:vertAlign w:val="subscript"/>
        </w:rPr>
        <w:t>mega</w:t>
      </w:r>
      <w:r>
        <w:t xml:space="preserve"> do not overlap with their respective target thresholds (100% for </w:t>
      </w:r>
      <w:r w:rsidRPr="00155F48">
        <w:rPr>
          <w:i/>
          <w:iCs/>
        </w:rPr>
        <w:t>P</w:t>
      </w:r>
      <w:r w:rsidRPr="00155F48">
        <w:rPr>
          <w:i/>
          <w:iCs/>
          <w:vertAlign w:val="subscript"/>
        </w:rPr>
        <w:t>mat</w:t>
      </w:r>
      <w:r>
        <w:t xml:space="preserve"> and </w:t>
      </w:r>
      <w:r w:rsidRPr="00155F48">
        <w:rPr>
          <w:i/>
          <w:iCs/>
        </w:rPr>
        <w:t>P</w:t>
      </w:r>
      <w:r w:rsidRPr="00155F48">
        <w:rPr>
          <w:i/>
          <w:iCs/>
          <w:vertAlign w:val="subscript"/>
        </w:rPr>
        <w:t>opt</w:t>
      </w:r>
      <w:r>
        <w:t xml:space="preserve">, and 20% for </w:t>
      </w:r>
      <w:r w:rsidRPr="00155F48">
        <w:rPr>
          <w:i/>
          <w:iCs/>
        </w:rPr>
        <w:t>P</w:t>
      </w:r>
      <w:r w:rsidRPr="00155F48">
        <w:rPr>
          <w:i/>
          <w:iCs/>
          <w:vertAlign w:val="subscript"/>
        </w:rPr>
        <w:t>mega</w:t>
      </w:r>
      <w:r>
        <w:t>). Even under the most optimistic bounds, all estimates remain</w:t>
      </w:r>
      <w:ins w:id="953" w:author="Ataher Ali" w:date="2025-06-28T18:25:00Z" w16du:dateUtc="2025-06-28T12:25:00Z">
        <w:r w:rsidR="004D1720">
          <w:t xml:space="preserve"> extremely</w:t>
        </w:r>
      </w:ins>
      <w:r>
        <w:t xml:space="preserve"> below these targets, indicating depleted stock conditions. Meanwhile, the relatively narrow confidence intervals for </w:t>
      </w:r>
      <w:del w:id="954" w:author="Ataher Ali" w:date="2025-06-28T18:29:00Z" w16du:dateUtc="2025-06-28T12:29:00Z">
        <w:r w:rsidRPr="004D1720" w:rsidDel="004D1720">
          <w:rPr>
            <w:rPrChange w:id="955" w:author="Ataher Ali" w:date="2025-06-28T18:29:00Z" w16du:dateUtc="2025-06-28T12:29:00Z">
              <w:rPr>
                <w:i/>
                <w:iCs/>
              </w:rPr>
            </w:rPrChange>
          </w:rPr>
          <w:delText>L</w:delText>
        </w:r>
        <w:r w:rsidRPr="004D1720" w:rsidDel="004D1720">
          <w:rPr>
            <w:vertAlign w:val="subscript"/>
            <w:rPrChange w:id="956" w:author="Ataher Ali" w:date="2025-06-28T18:29:00Z" w16du:dateUtc="2025-06-28T12:29:00Z">
              <w:rPr>
                <w:i/>
                <w:iCs/>
                <w:vertAlign w:val="subscript"/>
              </w:rPr>
            </w:rPrChange>
          </w:rPr>
          <w:delText>mat</w:delText>
        </w:r>
        <w:r w:rsidRPr="004D1720" w:rsidDel="004D1720">
          <w:delText xml:space="preserve"> and </w:delText>
        </w:r>
        <w:r w:rsidRPr="004D1720" w:rsidDel="004D1720">
          <w:rPr>
            <w:rPrChange w:id="957" w:author="Ataher Ali" w:date="2025-06-28T18:29:00Z" w16du:dateUtc="2025-06-28T12:29:00Z">
              <w:rPr>
                <w:i/>
                <w:iCs/>
              </w:rPr>
            </w:rPrChange>
          </w:rPr>
          <w:delText>L</w:delText>
        </w:r>
        <w:r w:rsidRPr="004D1720" w:rsidDel="004D1720">
          <w:rPr>
            <w:vertAlign w:val="subscript"/>
            <w:rPrChange w:id="958" w:author="Ataher Ali" w:date="2025-06-28T18:29:00Z" w16du:dateUtc="2025-06-28T12:29:00Z">
              <w:rPr>
                <w:i/>
                <w:iCs/>
                <w:vertAlign w:val="subscript"/>
              </w:rPr>
            </w:rPrChange>
          </w:rPr>
          <w:delText>opt</w:delText>
        </w:r>
        <w:r w:rsidRPr="004D1720" w:rsidDel="004D1720">
          <w:delText xml:space="preserve"> </w:delText>
        </w:r>
      </w:del>
      <w:ins w:id="959" w:author="Ataher Ali" w:date="2025-06-28T18:29:00Z" w16du:dateUtc="2025-06-28T12:29:00Z">
        <w:r w:rsidR="004D1720" w:rsidRPr="004D1720">
          <w:rPr>
            <w:rPrChange w:id="960" w:author="Ataher Ali" w:date="2025-06-28T18:29:00Z" w16du:dateUtc="2025-06-28T12:29:00Z">
              <w:rPr>
                <w:i/>
                <w:iCs/>
              </w:rPr>
            </w:rPrChange>
          </w:rPr>
          <w:t>Froese sustainability indicators</w:t>
        </w:r>
        <w:r w:rsidR="004D1720">
          <w:rPr>
            <w:i/>
            <w:iCs/>
          </w:rPr>
          <w:t xml:space="preserve"> (LBIs)</w:t>
        </w:r>
      </w:ins>
      <w:r>
        <w:t>enhance confidence in using these parameters to support size-based regulatory measures.</w:t>
      </w:r>
    </w:p>
    <w:p w14:paraId="7B936017" w14:textId="09FBE2E9" w:rsidR="008E6EDF" w:rsidRDefault="00F636C5" w:rsidP="004D3E3F">
      <w:pPr>
        <w:ind w:firstLine="0"/>
      </w:pPr>
      <w:r w:rsidRPr="004D3E3F">
        <w:t xml:space="preserve">Different bin size analysis demonstrated a clear distribution of length parameters, showcasing central tendencies, interquartile ranges, and variability. The robustness of the modeling approach was </w:t>
      </w:r>
      <w:r w:rsidR="009A2DBA">
        <w:t>assessed based on the consistency of</w:t>
      </w:r>
      <w:r w:rsidRPr="004D3E3F">
        <w:t xml:space="preserve"> estimates </w:t>
      </w:r>
      <w:r w:rsidR="009A2DBA">
        <w:t xml:space="preserve">for </w:t>
      </w:r>
      <w:r w:rsidR="00B60262" w:rsidRPr="00AD0DAD">
        <w:rPr>
          <w:i/>
          <w:iCs/>
        </w:rPr>
        <w:t>L</w:t>
      </w:r>
      <w:r w:rsidR="00B60262" w:rsidRPr="00AD0DAD">
        <w:rPr>
          <w:i/>
          <w:iCs/>
          <w:vertAlign w:val="subscript"/>
        </w:rPr>
        <w:t>∞</w:t>
      </w:r>
      <w:r w:rsidRPr="004D3E3F">
        <w:t xml:space="preserve">, </w:t>
      </w:r>
      <w:r w:rsidR="00B60262" w:rsidRPr="00AD0DAD">
        <w:rPr>
          <w:i/>
        </w:rPr>
        <w:t>L</w:t>
      </w:r>
      <w:r w:rsidR="00B60262" w:rsidRPr="00AD0DAD">
        <w:rPr>
          <w:i/>
          <w:vertAlign w:val="subscript"/>
        </w:rPr>
        <w:t>mat</w:t>
      </w:r>
      <w:r w:rsidRPr="004D3E3F">
        <w:t xml:space="preserve">, </w:t>
      </w:r>
      <w:r w:rsidR="00B60262" w:rsidRPr="00AD0DAD">
        <w:rPr>
          <w:i/>
        </w:rPr>
        <w:t>L</w:t>
      </w:r>
      <w:r w:rsidR="00B60262" w:rsidRPr="00AD0DAD">
        <w:rPr>
          <w:i/>
          <w:vertAlign w:val="subscript"/>
        </w:rPr>
        <w:t>max</w:t>
      </w:r>
      <w:r w:rsidRPr="004D3E3F">
        <w:t xml:space="preserve">, </w:t>
      </w:r>
      <w:r w:rsidR="00B60262" w:rsidRPr="00AD0DAD">
        <w:rPr>
          <w:i/>
        </w:rPr>
        <w:t>L</w:t>
      </w:r>
      <w:r w:rsidR="00B60262" w:rsidRPr="00AD0DAD">
        <w:rPr>
          <w:i/>
          <w:vertAlign w:val="subscript"/>
        </w:rPr>
        <w:t>opt</w:t>
      </w:r>
      <w:r w:rsidRPr="004D3E3F">
        <w:t xml:space="preserve">, </w:t>
      </w:r>
      <w:r w:rsidR="00B60262" w:rsidRPr="00AD0DAD">
        <w:rPr>
          <w:i/>
          <w:iCs/>
        </w:rPr>
        <w:t>L</w:t>
      </w:r>
      <w:r w:rsidR="00B60262" w:rsidRPr="00AD0DAD">
        <w:rPr>
          <w:i/>
          <w:iCs/>
          <w:vertAlign w:val="subscript"/>
        </w:rPr>
        <w:t>opt_p10</w:t>
      </w:r>
      <w:r w:rsidRPr="004D3E3F">
        <w:t xml:space="preserve">, and </w:t>
      </w:r>
      <w:r w:rsidR="00B60262" w:rsidRPr="00AD0DAD">
        <w:rPr>
          <w:i/>
          <w:iCs/>
        </w:rPr>
        <w:t>L</w:t>
      </w:r>
      <w:r w:rsidR="00B60262" w:rsidRPr="00AD0DAD">
        <w:rPr>
          <w:i/>
          <w:iCs/>
          <w:vertAlign w:val="subscript"/>
        </w:rPr>
        <w:t xml:space="preserve">opt_m10 </w:t>
      </w:r>
      <w:r w:rsidRPr="004D3E3F">
        <w:t xml:space="preserve">across </w:t>
      </w:r>
      <w:r w:rsidR="009A2DBA">
        <w:t>different</w:t>
      </w:r>
      <w:r w:rsidR="009A2DBA" w:rsidRPr="004D3E3F">
        <w:t xml:space="preserve"> </w:t>
      </w:r>
      <w:r w:rsidRPr="004D3E3F">
        <w:t>bin sizes</w:t>
      </w:r>
      <w:r w:rsidR="00B60262" w:rsidRPr="004D3E3F">
        <w:t>.</w:t>
      </w:r>
      <w:r w:rsidRPr="004D3E3F">
        <w:t xml:space="preserve"> </w:t>
      </w:r>
      <w:r w:rsidR="008E6EDF">
        <w:t xml:space="preserve">The differences among the estimated values for different parameters were remained within </w:t>
      </w:r>
      <w:r w:rsidR="008E6EDF" w:rsidRPr="008E6EDF">
        <w:t xml:space="preserve">a </w:t>
      </w:r>
      <w:r w:rsidR="008E6EDF" w:rsidRPr="004D3E3F">
        <w:t>±2</w:t>
      </w:r>
      <w:ins w:id="961" w:author="Ataher Ali" w:date="2025-06-28T18:31:00Z" w16du:dateUtc="2025-06-28T12:31:00Z">
        <w:r w:rsidR="004D1720">
          <w:t>.5</w:t>
        </w:r>
      </w:ins>
      <w:r w:rsidR="008E6EDF" w:rsidRPr="004D3E3F">
        <w:t>% deviation. Statistical analysis further confirmed that there were no significant differences (</w:t>
      </w:r>
      <w:r w:rsidR="008E6EDF" w:rsidRPr="004D3E3F">
        <w:rPr>
          <w:i/>
          <w:iCs/>
        </w:rPr>
        <w:t>p &gt; 0.05</w:t>
      </w:r>
      <w:r w:rsidR="008E6EDF" w:rsidRPr="004D3E3F">
        <w:t>) of those estimates across different bin size. Thus, the performance of the package is not significantly affected by the choice of different bin size. These confirmations are critical for the reliability in length-based fish stock assessment particularly in a data-poor condition (Hordyk et al., 2015). These findings established the robustness of the package for the stock assessment of any commercially important fish species when only length-frequency data are available.</w:t>
      </w:r>
    </w:p>
    <w:p w14:paraId="6A3F9C5E" w14:textId="5A2DDFCE" w:rsidR="00753602" w:rsidRPr="008E6EDF" w:rsidRDefault="00753602" w:rsidP="00162576">
      <w:pPr>
        <w:ind w:firstLine="0"/>
      </w:pPr>
      <w:r>
        <w:t xml:space="preserve">It is important to note that </w:t>
      </w:r>
      <w:r w:rsidR="00162576">
        <w:t>a</w:t>
      </w:r>
      <w:r w:rsidR="00162576" w:rsidRPr="00162576">
        <w:t xml:space="preserve">ccurately estimating </w:t>
      </w:r>
      <w:r w:rsidR="00496B5D" w:rsidRPr="00155F48">
        <w:rPr>
          <w:i/>
          <w:iCs/>
        </w:rPr>
        <w:t>L</w:t>
      </w:r>
      <w:r w:rsidR="00496B5D" w:rsidRPr="00155F48">
        <w:rPr>
          <w:i/>
          <w:iCs/>
          <w:vertAlign w:val="subscript"/>
        </w:rPr>
        <w:t>∞</w:t>
      </w:r>
      <w:r w:rsidR="00162576" w:rsidRPr="00162576">
        <w:t xml:space="preserve"> from length-frequency data alone is inherently difficult and highly dependent on the quality and representativeness of the data. </w:t>
      </w:r>
      <w:r w:rsidR="00BD5258">
        <w:t xml:space="preserve">This becomes </w:t>
      </w:r>
      <w:r w:rsidR="00162576" w:rsidRPr="00162576">
        <w:t xml:space="preserve">especially problematic when </w:t>
      </w:r>
      <w:r w:rsidR="006867AB" w:rsidRPr="00167D8D">
        <w:rPr>
          <w:i/>
          <w:iCs/>
        </w:rPr>
        <w:t>L</w:t>
      </w:r>
      <w:r w:rsidR="006867AB" w:rsidRPr="00167D8D">
        <w:rPr>
          <w:i/>
          <w:iCs/>
          <w:vertAlign w:val="subscript"/>
        </w:rPr>
        <w:t>∞</w:t>
      </w:r>
      <w:r w:rsidR="00162576" w:rsidRPr="00162576">
        <w:t xml:space="preserve"> is derived indirectly from </w:t>
      </w:r>
      <w:r w:rsidR="00162576" w:rsidRPr="00155F48">
        <w:rPr>
          <w:i/>
          <w:iCs/>
        </w:rPr>
        <w:t>L</w:t>
      </w:r>
      <w:r w:rsidR="00162576" w:rsidRPr="00155F48">
        <w:rPr>
          <w:i/>
          <w:iCs/>
          <w:vertAlign w:val="subscript"/>
        </w:rPr>
        <w:t>max</w:t>
      </w:r>
      <w:r w:rsidR="00162576" w:rsidRPr="00162576">
        <w:t xml:space="preserve"> using empirical formula, as </w:t>
      </w:r>
      <w:r w:rsidR="00BD5258">
        <w:t>it</w:t>
      </w:r>
      <w:r w:rsidR="00162576" w:rsidRPr="00162576">
        <w:t xml:space="preserve"> introduces additional uncertainty.</w:t>
      </w:r>
      <w:r w:rsidR="00162576">
        <w:t xml:space="preserve"> </w:t>
      </w:r>
      <w:r>
        <w:t xml:space="preserve">Therefore, </w:t>
      </w:r>
      <w:r w:rsidR="009B348A">
        <w:t xml:space="preserve">for the improvement of the robustness of the estimates, </w:t>
      </w:r>
      <w:r>
        <w:t>fu</w:t>
      </w:r>
      <w:r w:rsidR="00177623">
        <w:t xml:space="preserve">rther work could </w:t>
      </w:r>
      <w:r>
        <w:t xml:space="preserve">explore the </w:t>
      </w:r>
      <w:r w:rsidR="002F01AB" w:rsidRPr="002F01AB">
        <w:t xml:space="preserve">way to account for this uncertainty, for example by inputting alternative </w:t>
      </w:r>
      <w:r w:rsidR="0086409B" w:rsidRPr="00167D8D">
        <w:rPr>
          <w:i/>
          <w:iCs/>
        </w:rPr>
        <w:t>L</w:t>
      </w:r>
      <w:r w:rsidR="0086409B" w:rsidRPr="00167D8D">
        <w:rPr>
          <w:i/>
          <w:iCs/>
          <w:vertAlign w:val="subscript"/>
        </w:rPr>
        <w:t>∞</w:t>
      </w:r>
      <w:r w:rsidR="0086409B" w:rsidRPr="00162576">
        <w:t xml:space="preserve"> </w:t>
      </w:r>
      <w:r w:rsidR="002F01AB" w:rsidRPr="002F01AB">
        <w:t>values or distributions into the functions and assessing the sensitivity of the indicators to these assumptions.</w:t>
      </w:r>
    </w:p>
    <w:p w14:paraId="696AF7D4" w14:textId="2ECA97C6" w:rsidR="00544245" w:rsidRPr="00AD0DAD" w:rsidRDefault="00326916" w:rsidP="006A12A8">
      <w:pPr>
        <w:pStyle w:val="Heading3"/>
      </w:pPr>
      <w:del w:id="962" w:author="Ataher Ali" w:date="2025-06-28T06:09:00Z" w16du:dateUtc="2025-06-28T00:09:00Z">
        <w:r w:rsidRPr="00AD0DAD" w:rsidDel="00BD6EA6">
          <w:delText>L</w:delText>
        </w:r>
        <w:r w:rsidR="003F4EF2" w:rsidRPr="00AD0DAD" w:rsidDel="00BD6EA6">
          <w:delText>ength-based</w:delText>
        </w:r>
      </w:del>
      <w:ins w:id="963" w:author="Ataher Ali" w:date="2025-06-28T06:09:00Z" w16du:dateUtc="2025-06-28T00:09:00Z">
        <w:r w:rsidR="00BD6EA6">
          <w:t xml:space="preserve">Froese sustainability </w:t>
        </w:r>
      </w:ins>
      <w:del w:id="964" w:author="Ataher Ali" w:date="2025-06-28T06:09:00Z" w16du:dateUtc="2025-06-28T00:09:00Z">
        <w:r w:rsidR="001157E2" w:rsidRPr="00AD0DAD" w:rsidDel="00BD6EA6">
          <w:delText xml:space="preserve"> </w:delText>
        </w:r>
      </w:del>
      <w:r w:rsidR="001157E2" w:rsidRPr="00AD0DAD">
        <w:t>indicators (LBIs)</w:t>
      </w:r>
      <w:ins w:id="965" w:author="Ataher Ali" w:date="2025-06-28T06:09:00Z" w16du:dateUtc="2025-06-28T00:09:00Z">
        <w:r w:rsidR="00BD6EA6">
          <w:t xml:space="preserve"> of </w:t>
        </w:r>
        <w:r w:rsidR="00BD6EA6" w:rsidRPr="00BD6EA6">
          <w:rPr>
            <w:i/>
            <w:iCs/>
            <w:rPrChange w:id="966" w:author="Ataher Ali" w:date="2025-06-28T06:09:00Z" w16du:dateUtc="2025-06-28T00:09:00Z">
              <w:rPr/>
            </w:rPrChange>
          </w:rPr>
          <w:t xml:space="preserve">S. </w:t>
        </w:r>
        <w:proofErr w:type="spellStart"/>
        <w:r w:rsidR="00BD6EA6" w:rsidRPr="00BD6EA6">
          <w:rPr>
            <w:i/>
            <w:iCs/>
            <w:rPrChange w:id="967" w:author="Ataher Ali" w:date="2025-06-28T06:09:00Z" w16du:dateUtc="2025-06-28T00:09:00Z">
              <w:rPr/>
            </w:rPrChange>
          </w:rPr>
          <w:t>aor</w:t>
        </w:r>
      </w:ins>
      <w:proofErr w:type="spellEnd"/>
    </w:p>
    <w:p w14:paraId="4BC011FB" w14:textId="05116B92" w:rsidR="00D61ADB" w:rsidRPr="00AD0DAD" w:rsidRDefault="005F2F83" w:rsidP="00D61ADB">
      <w:pPr>
        <w:spacing w:before="0"/>
        <w:ind w:firstLine="0"/>
      </w:pPr>
      <w:r w:rsidRPr="00AD0DAD">
        <w:t xml:space="preserve">The findings </w:t>
      </w:r>
      <w:r>
        <w:t>of</w:t>
      </w:r>
      <w:r w:rsidRPr="00AD0DAD">
        <w:t xml:space="preserve"> the aLBI package</w:t>
      </w:r>
      <w:r>
        <w:t xml:space="preserve"> for the </w:t>
      </w:r>
      <w:r w:rsidRPr="00DE1872">
        <w:rPr>
          <w:i/>
          <w:iCs/>
        </w:rPr>
        <w:t xml:space="preserve">S. </w:t>
      </w:r>
      <w:proofErr w:type="spellStart"/>
      <w:r w:rsidRPr="00DE1872">
        <w:rPr>
          <w:i/>
          <w:iCs/>
        </w:rPr>
        <w:t>aor</w:t>
      </w:r>
      <w:proofErr w:type="spellEnd"/>
      <w:r>
        <w:t xml:space="preserve"> highlighted the critical insights into the current stock health status of the fishery.</w:t>
      </w:r>
      <w:r w:rsidRPr="00AD0DAD">
        <w:t xml:space="preserve"> </w:t>
      </w:r>
      <w:r>
        <w:t xml:space="preserve">A significantly lower percentage of </w:t>
      </w:r>
      <w:r w:rsidRPr="00AD0DAD">
        <w:t>sexually mature fish (</w:t>
      </w:r>
      <w:ins w:id="968" w:author="Ataher Ali" w:date="2025-06-28T18:32:00Z" w16du:dateUtc="2025-06-28T12:32:00Z">
        <w:r w:rsidR="004D1720" w:rsidRPr="004D1720">
          <w:t>2.04</w:t>
        </w:r>
      </w:ins>
      <w:del w:id="969" w:author="Ataher Ali" w:date="2025-06-28T18:32:00Z" w16du:dateUtc="2025-06-28T12:32:00Z">
        <w:r w:rsidRPr="00AD0DAD" w:rsidDel="004D1720">
          <w:delText>12.48</w:delText>
        </w:r>
      </w:del>
      <w:r w:rsidRPr="00AD0DAD">
        <w:t xml:space="preserve">%) indicates that </w:t>
      </w:r>
      <w:r>
        <w:t>majority of the individuals (</w:t>
      </w:r>
      <w:r w:rsidRPr="00AD0DAD">
        <w:t xml:space="preserve">approximately </w:t>
      </w:r>
      <w:ins w:id="970" w:author="Ataher Ali" w:date="2025-06-28T18:32:00Z" w16du:dateUtc="2025-06-28T12:32:00Z">
        <w:r w:rsidR="004D1720">
          <w:t>98</w:t>
        </w:r>
      </w:ins>
      <w:del w:id="971" w:author="Ataher Ali" w:date="2025-06-28T18:32:00Z" w16du:dateUtc="2025-06-28T12:32:00Z">
        <w:r w:rsidRPr="00AD0DAD" w:rsidDel="004D1720">
          <w:delText>87</w:delText>
        </w:r>
      </w:del>
      <w:r w:rsidRPr="00AD0DAD">
        <w:t>%</w:t>
      </w:r>
      <w:r>
        <w:t>)</w:t>
      </w:r>
      <w:r w:rsidRPr="00AD0DAD">
        <w:t xml:space="preserve"> are </w:t>
      </w:r>
      <w:r>
        <w:t>removed</w:t>
      </w:r>
      <w:r w:rsidRPr="00AD0DAD">
        <w:t xml:space="preserve"> from the population </w:t>
      </w:r>
      <w:r>
        <w:t xml:space="preserve">in their </w:t>
      </w:r>
      <w:del w:id="972" w:author="Ataher Ali" w:date="2025-06-28T18:32:00Z" w16du:dateUtc="2025-06-28T12:32:00Z">
        <w:r w:rsidDel="004D1720">
          <w:delText xml:space="preserve">juvenile </w:delText>
        </w:r>
      </w:del>
      <w:ins w:id="973" w:author="Ataher Ali" w:date="2025-06-28T18:32:00Z" w16du:dateUtc="2025-06-28T12:32:00Z">
        <w:r w:rsidR="004D1720">
          <w:t xml:space="preserve">premature </w:t>
        </w:r>
      </w:ins>
      <w:r>
        <w:t>stage</w:t>
      </w:r>
      <w:r w:rsidRPr="00AD0DAD">
        <w:t xml:space="preserve">, </w:t>
      </w:r>
      <w:r>
        <w:t xml:space="preserve">indicating the </w:t>
      </w:r>
      <w:r w:rsidRPr="00AD0DAD">
        <w:t xml:space="preserve">growth overfishing </w:t>
      </w:r>
      <w:r>
        <w:t xml:space="preserve">status of the fishery </w:t>
      </w:r>
      <w:r w:rsidRPr="00AD0DAD">
        <w:t xml:space="preserve">which significantly reduces reproductive capacity and long-term sustainability of the stock. On the hand, </w:t>
      </w:r>
      <w:r>
        <w:t>only a minor percentage of the catch composition were reported as optimally sized</w:t>
      </w:r>
      <w:r w:rsidRPr="00AD0DAD">
        <w:t xml:space="preserve"> (</w:t>
      </w:r>
      <w:ins w:id="974" w:author="Ataher Ali" w:date="2025-06-28T18:33:00Z" w16du:dateUtc="2025-06-28T12:33:00Z">
        <w:r w:rsidR="004D1720" w:rsidRPr="004D1720">
          <w:t>2.38</w:t>
        </w:r>
      </w:ins>
      <w:del w:id="975" w:author="Ataher Ali" w:date="2025-06-28T18:33:00Z" w16du:dateUtc="2025-06-28T12:33:00Z">
        <w:r w:rsidRPr="00AD0DAD" w:rsidDel="004D1720">
          <w:delText>9.03</w:delText>
        </w:r>
      </w:del>
      <w:r w:rsidRPr="00AD0DAD">
        <w:t>%) and mega spawner (</w:t>
      </w:r>
      <w:ins w:id="976" w:author="Ataher Ali" w:date="2025-06-28T18:33:00Z" w16du:dateUtc="2025-06-28T12:33:00Z">
        <w:r w:rsidR="004D1720" w:rsidRPr="004D1720">
          <w:t>0.35</w:t>
        </w:r>
      </w:ins>
      <w:del w:id="977" w:author="Ataher Ali" w:date="2025-06-28T18:33:00Z" w16du:dateUtc="2025-06-28T12:33:00Z">
        <w:r w:rsidRPr="00AD0DAD" w:rsidDel="004D1720">
          <w:delText>5.09</w:delText>
        </w:r>
      </w:del>
      <w:r w:rsidRPr="00AD0DAD">
        <w:t>%)</w:t>
      </w:r>
      <w:r>
        <w:t xml:space="preserve">, indicating the </w:t>
      </w:r>
      <w:r w:rsidRPr="00AD0DAD">
        <w:t xml:space="preserve">recruitment over-fishing </w:t>
      </w:r>
      <w:r>
        <w:t xml:space="preserve">status </w:t>
      </w:r>
      <w:r w:rsidRPr="00AD0DAD">
        <w:t xml:space="preserve">of the fishery. </w:t>
      </w:r>
      <w:r w:rsidR="002D2C8C" w:rsidRPr="00AD0DAD">
        <w:t>The significant depletion of mega-spawners (</w:t>
      </w:r>
      <w:r w:rsidR="002D2C8C" w:rsidRPr="004D3E3F">
        <w:rPr>
          <w:i/>
          <w:iCs/>
        </w:rPr>
        <w:t>P</w:t>
      </w:r>
      <w:r w:rsidR="002D2C8C" w:rsidRPr="004D3E3F">
        <w:rPr>
          <w:i/>
          <w:iCs/>
          <w:vertAlign w:val="subscript"/>
        </w:rPr>
        <w:t>mega</w:t>
      </w:r>
      <w:r w:rsidR="002D2C8C" w:rsidRPr="00AD0DAD">
        <w:t xml:space="preserve"> &lt; 20%) suggests heavy fishing pressure on larger, older individuals, threatening genetic diversity and resilience (</w:t>
      </w:r>
      <w:r w:rsidR="003904C3" w:rsidRPr="00AD0DAD">
        <w:t>Mace</w:t>
      </w:r>
      <w:r w:rsidR="003904C3">
        <w:t xml:space="preserve"> &amp; </w:t>
      </w:r>
      <w:proofErr w:type="spellStart"/>
      <w:r w:rsidR="003904C3" w:rsidRPr="00AD0DAD">
        <w:t>Sissenwine</w:t>
      </w:r>
      <w:proofErr w:type="spellEnd"/>
      <w:r w:rsidR="00AE2F63">
        <w:t>,</w:t>
      </w:r>
      <w:r w:rsidR="003904C3">
        <w:t xml:space="preserve"> 1993</w:t>
      </w:r>
      <w:r w:rsidR="00AE2F63">
        <w:t>;</w:t>
      </w:r>
      <w:r w:rsidR="003904C3">
        <w:t xml:space="preserve"> </w:t>
      </w:r>
      <w:r w:rsidR="002D2C8C" w:rsidRPr="00AD0DAD">
        <w:t xml:space="preserve">Mora et al., 2009; </w:t>
      </w:r>
      <w:proofErr w:type="spellStart"/>
      <w:r w:rsidR="002D2C8C" w:rsidRPr="00AD0DAD">
        <w:t>Barneche</w:t>
      </w:r>
      <w:proofErr w:type="spellEnd"/>
      <w:r w:rsidR="002D2C8C" w:rsidRPr="00AD0DAD">
        <w:t xml:space="preserve"> et al., 2018</w:t>
      </w:r>
      <w:r w:rsidR="00FF56D5">
        <w:t>; Rudd &amp; Thorson, 2018</w:t>
      </w:r>
      <w:r w:rsidR="002D2C8C" w:rsidRPr="00AD0DAD">
        <w:t>).</w:t>
      </w:r>
      <w:r w:rsidR="00D61ADB" w:rsidRPr="00AD0DAD">
        <w:t xml:space="preserve"> Thus, m</w:t>
      </w:r>
      <w:r w:rsidR="00531408" w:rsidRPr="00AD0DAD">
        <w:t>anagement strategies should</w:t>
      </w:r>
      <w:r w:rsidR="00D61ADB" w:rsidRPr="00AD0DAD">
        <w:t xml:space="preserve"> be developed for</w:t>
      </w:r>
      <w:r w:rsidR="00531408" w:rsidRPr="00AD0DAD">
        <w:t xml:space="preserve"> ensuring </w:t>
      </w:r>
      <w:r w:rsidR="00D61ADB" w:rsidRPr="00AD0DAD">
        <w:t xml:space="preserve">the </w:t>
      </w:r>
      <w:r w:rsidR="00AE2F63" w:rsidRPr="00AD0DAD">
        <w:t>immature</w:t>
      </w:r>
      <w:r w:rsidR="00D61ADB" w:rsidRPr="00AD0DAD">
        <w:t xml:space="preserve"> </w:t>
      </w:r>
      <w:r w:rsidR="00531408" w:rsidRPr="00AD0DAD">
        <w:t>individuals can grow and</w:t>
      </w:r>
      <w:r w:rsidR="00D61ADB" w:rsidRPr="00AD0DAD">
        <w:t xml:space="preserve"> spawn at least once before they are caught and the mega spawners remain intake (</w:t>
      </w:r>
      <w:r w:rsidR="00AE2F63" w:rsidRPr="00AD0DAD">
        <w:t>Barrowman</w:t>
      </w:r>
      <w:r w:rsidR="00AE2F63">
        <w:t xml:space="preserve"> &amp; </w:t>
      </w:r>
      <w:r w:rsidR="00AE2F63" w:rsidRPr="00AD0DAD">
        <w:t>Myers</w:t>
      </w:r>
      <w:r w:rsidR="00AE2F63">
        <w:t xml:space="preserve">, 1996; </w:t>
      </w:r>
      <w:r w:rsidR="00AE2F63" w:rsidRPr="00AD0DAD">
        <w:t>Hilborn</w:t>
      </w:r>
      <w:r w:rsidR="00AE2F63">
        <w:t xml:space="preserve">, 2007; </w:t>
      </w:r>
      <w:r w:rsidR="00D61ADB" w:rsidRPr="00AD0DAD">
        <w:t>Alam at el., 2022). These strateg</w:t>
      </w:r>
      <w:r w:rsidR="0084122D">
        <w:t>ies</w:t>
      </w:r>
      <w:r w:rsidR="00D61ADB" w:rsidRPr="00AD0DAD">
        <w:t xml:space="preserve"> will maintain the </w:t>
      </w:r>
      <w:r w:rsidR="00531408" w:rsidRPr="00AD0DAD">
        <w:t>reproductive success of the population</w:t>
      </w:r>
      <w:r w:rsidR="00D61ADB" w:rsidRPr="00AD0DAD">
        <w:t xml:space="preserve"> </w:t>
      </w:r>
      <w:r w:rsidR="00531408" w:rsidRPr="00AD0DAD">
        <w:t>(</w:t>
      </w:r>
      <w:r w:rsidR="003E714A" w:rsidRPr="00AD0DAD">
        <w:fldChar w:fldCharType="begin"/>
      </w:r>
      <w:r w:rsidR="0050378E" w:rsidRPr="00AD0DAD">
        <w:instrText xml:space="preserve"> ADDIN ZOTERO_ITEM CSL_CITATION {"citationID":"CCnWbl7b","properties":{"formattedCitation":"(Froese,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AD0DAD">
        <w:fldChar w:fldCharType="separate"/>
      </w:r>
      <w:r w:rsidR="003E714A" w:rsidRPr="00AD0DAD">
        <w:t>Froese, 2004</w:t>
      </w:r>
      <w:r w:rsidR="00AE2F63">
        <w:t xml:space="preserve">; </w:t>
      </w:r>
      <w:r w:rsidR="00AE2F63" w:rsidRPr="00AD0DAD">
        <w:t>Hilborn</w:t>
      </w:r>
      <w:r w:rsidR="00AE2F63">
        <w:t xml:space="preserve"> et al., 2020</w:t>
      </w:r>
      <w:r w:rsidR="003E714A" w:rsidRPr="00AD0DAD">
        <w:t>)</w:t>
      </w:r>
      <w:r w:rsidR="003E714A" w:rsidRPr="00AD0DAD">
        <w:fldChar w:fldCharType="end"/>
      </w:r>
      <w:r w:rsidR="00531408" w:rsidRPr="00AD0DAD">
        <w:t xml:space="preserve">. </w:t>
      </w:r>
      <w:r w:rsidR="003E714A" w:rsidRPr="00AD0DAD">
        <w:t xml:space="preserve">These results align with earlier research showing that overfishing usually results in an overpopulation of young fish, which, under poor management, could cause recruitment overfishing </w:t>
      </w:r>
      <w:r w:rsidR="00531408" w:rsidRPr="00AD0DAD">
        <w:t>(</w:t>
      </w:r>
      <w:proofErr w:type="spellStart"/>
      <w:r w:rsidR="00531408" w:rsidRPr="00AD0DAD">
        <w:t>Beverton</w:t>
      </w:r>
      <w:proofErr w:type="spellEnd"/>
      <w:r w:rsidR="00531408" w:rsidRPr="00AD0DAD">
        <w:t xml:space="preserve"> &amp; Holt, 1957; </w:t>
      </w:r>
      <w:r w:rsidR="00C86398" w:rsidRPr="00AD0DAD">
        <w:fldChar w:fldCharType="begin"/>
      </w:r>
      <w:r w:rsidR="000A4867" w:rsidRPr="00AD0DAD">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AD0DAD">
        <w:fldChar w:fldCharType="separate"/>
      </w:r>
      <w:r w:rsidR="00C86398" w:rsidRPr="00AD0DAD">
        <w:t>Cushing, 1988)</w:t>
      </w:r>
      <w:r w:rsidR="00C86398" w:rsidRPr="00AD0DAD">
        <w:fldChar w:fldCharType="end"/>
      </w:r>
      <w:r w:rsidR="00531408" w:rsidRPr="00AD0DAD">
        <w:t xml:space="preserve">. </w:t>
      </w:r>
      <w:r w:rsidR="003E714A" w:rsidRPr="00AD0DAD">
        <w:t xml:space="preserve">Furthermore, ensuring the genetic variety and long-term population health depends on keeping a balanced size distribution </w:t>
      </w:r>
      <w:r w:rsidR="002A46BF" w:rsidRPr="00AD0DAD">
        <w:fldChar w:fldCharType="begin"/>
      </w:r>
      <w:r w:rsidR="002A46BF" w:rsidRPr="00AD0DAD">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AD0DAD">
        <w:fldChar w:fldCharType="separate"/>
      </w:r>
      <w:r w:rsidR="002A46BF" w:rsidRPr="00AD0DAD">
        <w:t>(Hixon et al., 2014)</w:t>
      </w:r>
      <w:r w:rsidR="002A46BF" w:rsidRPr="00AD0DAD">
        <w:fldChar w:fldCharType="end"/>
      </w:r>
      <w:r w:rsidR="003E1751" w:rsidRPr="00AD0DAD">
        <w:t>.</w:t>
      </w:r>
      <w:r w:rsidR="004736D1" w:rsidRPr="004D3E3F">
        <w:t xml:space="preserve"> </w:t>
      </w:r>
    </w:p>
    <w:p w14:paraId="3C92525E" w14:textId="05F78FB6" w:rsidR="009D7356" w:rsidRPr="00AD0DAD" w:rsidRDefault="009D7356" w:rsidP="006A12A8">
      <w:pPr>
        <w:pStyle w:val="Heading3"/>
      </w:pPr>
      <w:r w:rsidRPr="00AD0DAD">
        <w:t>Evaluation of stock status</w:t>
      </w:r>
    </w:p>
    <w:p w14:paraId="4F21FE0B" w14:textId="16B4E46D" w:rsidR="00732212" w:rsidRPr="00AD0DAD" w:rsidRDefault="00B47947" w:rsidP="004719B0">
      <w:pPr>
        <w:ind w:firstLine="0"/>
      </w:pPr>
      <w:r w:rsidRPr="00AD0DAD">
        <w:t xml:space="preserve">The stock status probabilities for target spawning biomass (TSB40) and limit spawning biomass (LSB25) across various bin sizes are below their respective target reference points. Moreover, the ratio of length for sexually mature fish </w:t>
      </w:r>
      <w:r w:rsidR="00174017" w:rsidRPr="00AD0DAD">
        <w:t>to</w:t>
      </w:r>
      <w:r w:rsidRPr="00AD0DAD">
        <w:t xml:space="preserve"> the opti</w:t>
      </w:r>
      <w:r w:rsidR="00174017" w:rsidRPr="00AD0DAD">
        <w:t xml:space="preserve">mally-sized </w:t>
      </w:r>
      <w:r w:rsidRPr="00AD0DAD">
        <w:t>fish (</w:t>
      </w:r>
      <w:r w:rsidRPr="004D3E3F">
        <w:rPr>
          <w:i/>
          <w:iCs/>
        </w:rPr>
        <w:t>L</w:t>
      </w:r>
      <w:r w:rsidRPr="004D3E3F">
        <w:rPr>
          <w:i/>
          <w:iCs/>
          <w:vertAlign w:val="subscript"/>
        </w:rPr>
        <w:t>mat</w:t>
      </w:r>
      <w:r w:rsidRPr="004D3E3F">
        <w:rPr>
          <w:i/>
          <w:iCs/>
        </w:rPr>
        <w:t>/L</w:t>
      </w:r>
      <w:r w:rsidRPr="004D3E3F">
        <w:rPr>
          <w:i/>
          <w:iCs/>
          <w:vertAlign w:val="subscript"/>
        </w:rPr>
        <w:t>opt</w:t>
      </w:r>
      <w:r w:rsidRPr="004D3E3F">
        <w:rPr>
          <w:i/>
          <w:iCs/>
        </w:rPr>
        <w:t xml:space="preserve"> &gt; 0.9</w:t>
      </w:r>
      <w:r w:rsidRPr="00AD0DAD">
        <w:t xml:space="preserve">) </w:t>
      </w:r>
      <w:r w:rsidR="00174017" w:rsidRPr="00AD0DAD">
        <w:t>and</w:t>
      </w:r>
      <w:r w:rsidRPr="00AD0DAD">
        <w:t xml:space="preserve"> the</w:t>
      </w:r>
      <w:r w:rsidR="00174017" w:rsidRPr="00AD0DAD">
        <w:t xml:space="preserve"> combined percentage of optimally-sized and the mega spawners (</w:t>
      </w:r>
      <w:r w:rsidRPr="004D3E3F">
        <w:rPr>
          <w:i/>
          <w:iCs/>
        </w:rPr>
        <w:t>P</w:t>
      </w:r>
      <w:r w:rsidRPr="004D3E3F">
        <w:rPr>
          <w:i/>
          <w:iCs/>
          <w:vertAlign w:val="subscript"/>
        </w:rPr>
        <w:t>opt</w:t>
      </w:r>
      <w:r w:rsidR="00293426" w:rsidRPr="004D3E3F">
        <w:rPr>
          <w:i/>
          <w:iCs/>
        </w:rPr>
        <w:t xml:space="preserve"> + </w:t>
      </w:r>
      <w:r w:rsidRPr="004D3E3F">
        <w:rPr>
          <w:i/>
          <w:iCs/>
        </w:rPr>
        <w:t>P</w:t>
      </w:r>
      <w:r w:rsidRPr="004D3E3F">
        <w:rPr>
          <w:i/>
          <w:iCs/>
          <w:vertAlign w:val="subscript"/>
        </w:rPr>
        <w:t>mega</w:t>
      </w:r>
      <w:r w:rsidR="00174017" w:rsidRPr="004D3E3F">
        <w:rPr>
          <w:i/>
          <w:iCs/>
        </w:rPr>
        <w:t xml:space="preserve"> &gt; 0</w:t>
      </w:r>
      <w:r w:rsidR="00174017" w:rsidRPr="00AD0DAD">
        <w:t xml:space="preserve">) </w:t>
      </w:r>
      <w:r w:rsidR="00293426" w:rsidRPr="00AD0DAD">
        <w:t>indicate selectivity patterns favoring the capture of smaller and optimally-sized fish while avoiding the large</w:t>
      </w:r>
      <w:r w:rsidR="007D1CF2" w:rsidRPr="00AD0DAD">
        <w:t>r</w:t>
      </w:r>
      <w:r w:rsidR="00293426" w:rsidRPr="00AD0DAD">
        <w:t xml:space="preserve"> individuals.</w:t>
      </w:r>
      <w:r w:rsidR="007D1CF2" w:rsidRPr="00AD0DAD">
        <w:t xml:space="preserve"> Since, there is no strategy for releasing the mega spawners from the catch, this finding also indicates the absence of larger </w:t>
      </w:r>
      <w:r w:rsidR="007D1CF2" w:rsidRPr="004D3E3F">
        <w:rPr>
          <w:i/>
          <w:iCs/>
        </w:rPr>
        <w:t xml:space="preserve">S. </w:t>
      </w:r>
      <w:proofErr w:type="spellStart"/>
      <w:r w:rsidR="007D1CF2" w:rsidRPr="004D3E3F">
        <w:rPr>
          <w:i/>
          <w:iCs/>
        </w:rPr>
        <w:t>aor</w:t>
      </w:r>
      <w:proofErr w:type="spellEnd"/>
      <w:r w:rsidR="007D1CF2" w:rsidRPr="00AD0DAD">
        <w:t xml:space="preserve"> individuals in this Lake. Previous studies </w:t>
      </w:r>
      <w:r w:rsidR="007D1CF2" w:rsidRPr="004D3E3F">
        <w:t>(</w:t>
      </w:r>
      <w:r w:rsidR="007D1CF2" w:rsidRPr="00AD0DAD">
        <w:t>Mia et al., 2024; Bashar et al., 2021</w:t>
      </w:r>
      <w:r w:rsidR="007D1CF2" w:rsidRPr="004D3E3F">
        <w:t>)</w:t>
      </w:r>
      <w:r w:rsidR="007D1CF2" w:rsidRPr="00AD0DAD">
        <w:t xml:space="preserve"> also reported low percentage of mega spawners for </w:t>
      </w:r>
      <w:r w:rsidR="007D1CF2" w:rsidRPr="00AD0DAD">
        <w:rPr>
          <w:i/>
          <w:iCs/>
        </w:rPr>
        <w:t>A</w:t>
      </w:r>
      <w:r w:rsidR="007166A7" w:rsidRPr="00AD0DAD">
        <w:rPr>
          <w:i/>
          <w:iCs/>
        </w:rPr>
        <w:t xml:space="preserve">. </w:t>
      </w:r>
      <w:proofErr w:type="spellStart"/>
      <w:r w:rsidR="007D1CF2" w:rsidRPr="00AD0DAD">
        <w:rPr>
          <w:i/>
          <w:iCs/>
        </w:rPr>
        <w:t>coila</w:t>
      </w:r>
      <w:proofErr w:type="spellEnd"/>
      <w:r w:rsidR="007D1CF2" w:rsidRPr="00AD0DAD">
        <w:t xml:space="preserve"> and </w:t>
      </w:r>
      <w:r w:rsidR="007D1CF2" w:rsidRPr="00AD0DAD">
        <w:rPr>
          <w:i/>
          <w:iCs/>
        </w:rPr>
        <w:t>E</w:t>
      </w:r>
      <w:r w:rsidR="007166A7" w:rsidRPr="00AD0DAD">
        <w:rPr>
          <w:i/>
          <w:iCs/>
        </w:rPr>
        <w:t xml:space="preserve">. </w:t>
      </w:r>
      <w:proofErr w:type="spellStart"/>
      <w:r w:rsidR="007D1CF2" w:rsidRPr="00AD0DAD">
        <w:rPr>
          <w:i/>
          <w:iCs/>
        </w:rPr>
        <w:t>vacha</w:t>
      </w:r>
      <w:proofErr w:type="spellEnd"/>
      <w:r w:rsidR="007D1CF2" w:rsidRPr="00AD0DAD">
        <w:rPr>
          <w:i/>
          <w:iCs/>
        </w:rPr>
        <w:t xml:space="preserve"> </w:t>
      </w:r>
      <w:r w:rsidR="007D1CF2" w:rsidRPr="00AD0DAD">
        <w:t>in this Lake. Giv</w:t>
      </w:r>
      <w:r w:rsidR="007166A7" w:rsidRPr="00AD0DAD">
        <w:t xml:space="preserve">en the multi-gear and multi-species nature of </w:t>
      </w:r>
      <w:r w:rsidR="00862A93" w:rsidRPr="00AD0DAD">
        <w:rPr>
          <w:i/>
          <w:iCs/>
        </w:rPr>
        <w:t>Kaptai lake</w:t>
      </w:r>
      <w:r w:rsidR="007166A7" w:rsidRPr="00AD0DAD">
        <w:t xml:space="preserve"> fisheries it can be concluded that major portion of mega spawners of different species have already been removed from this Lake by the existing selectivity pattern of the fisheries</w:t>
      </w:r>
      <w:r w:rsidR="00FE0D28" w:rsidRPr="00AD0DAD">
        <w:t>.</w:t>
      </w:r>
    </w:p>
    <w:p w14:paraId="3DD2915D" w14:textId="34ABE6F7" w:rsidR="003551B1" w:rsidRPr="00AD0DAD" w:rsidRDefault="00DA0183" w:rsidP="003953AE">
      <w:pPr>
        <w:pStyle w:val="Heading20"/>
      </w:pPr>
      <w:bookmarkStart w:id="978" w:name="_Toc171390639"/>
      <w:bookmarkStart w:id="979" w:name="_Toc171391912"/>
      <w:bookmarkStart w:id="980" w:name="_Toc171463511"/>
      <w:r w:rsidRPr="00AD0DAD">
        <w:t>Recommendations</w:t>
      </w:r>
      <w:r w:rsidR="003551B1" w:rsidRPr="00AD0DAD">
        <w:t xml:space="preserve"> for Management</w:t>
      </w:r>
      <w:bookmarkEnd w:id="978"/>
      <w:bookmarkEnd w:id="979"/>
      <w:bookmarkEnd w:id="980"/>
    </w:p>
    <w:p w14:paraId="2C7B450B" w14:textId="2C9125EA" w:rsidR="00E3708E" w:rsidRPr="00AD0DAD" w:rsidRDefault="00CB5E1C" w:rsidP="004D3E3F">
      <w:pPr>
        <w:ind w:firstLine="0"/>
      </w:pPr>
      <w:r w:rsidRPr="00AD0DAD">
        <w:t>The findings from the aLBI package emphasize the urgent need for policy interventions to safeguard the reproductive biomass of the fishery. With a high proportion of juveniles in the catch, the optimal target length class (</w:t>
      </w:r>
      <w:r w:rsidRPr="004D3E3F">
        <w:rPr>
          <w:i/>
          <w:iCs/>
        </w:rPr>
        <w:t>P</w:t>
      </w:r>
      <w:r w:rsidRPr="004D3E3F">
        <w:rPr>
          <w:i/>
          <w:iCs/>
          <w:vertAlign w:val="subscript"/>
        </w:rPr>
        <w:t>opt</w:t>
      </w:r>
      <w:r w:rsidRPr="00AD0DAD">
        <w:t xml:space="preserve">) accounts for only about </w:t>
      </w:r>
      <w:ins w:id="981" w:author="Ataher Ali" w:date="2025-06-29T14:14:00Z" w16du:dateUtc="2025-06-29T08:14:00Z">
        <w:r w:rsidR="00466C8C">
          <w:t>2.38</w:t>
        </w:r>
      </w:ins>
      <w:del w:id="982" w:author="Ataher Ali" w:date="2025-06-29T14:14:00Z" w16du:dateUtc="2025-06-29T08:14:00Z">
        <w:r w:rsidRPr="00AD0DAD" w:rsidDel="00466C8C">
          <w:delText>10</w:delText>
        </w:r>
      </w:del>
      <w:r w:rsidRPr="00AD0DAD">
        <w:t xml:space="preserve">% </w:t>
      </w:r>
      <w:del w:id="983" w:author="Ataher Ali" w:date="2025-06-29T14:14:00Z" w16du:dateUtc="2025-06-29T08:14:00Z">
        <w:r w:rsidRPr="00AD0DAD" w:rsidDel="00466C8C">
          <w:delText xml:space="preserve">or less </w:delText>
        </w:r>
      </w:del>
      <w:r w:rsidRPr="00AD0DAD">
        <w:t xml:space="preserve">of the total catch composition. </w:t>
      </w:r>
      <w:r w:rsidR="000E68FA" w:rsidRPr="00AD0DAD">
        <w:t xml:space="preserve">Thus, </w:t>
      </w:r>
      <w:r w:rsidRPr="00AD0DAD">
        <w:t>Immediate gear modifications are essential to prevent further stock depletion.</w:t>
      </w:r>
      <w:r w:rsidR="00043311">
        <w:t xml:space="preserve"> </w:t>
      </w:r>
      <w:r w:rsidRPr="00AD0DAD">
        <w:t xml:space="preserve">Although existing regulations prohibit the capture of fish ≤23 cm in length, this study highlights the inadequacy of such measures in protecting the </w:t>
      </w:r>
      <w:r w:rsidR="009303D4" w:rsidRPr="00AD0DAD">
        <w:rPr>
          <w:rStyle w:val="Emphasis"/>
        </w:rPr>
        <w:t>S.</w:t>
      </w:r>
      <w:r w:rsidRPr="00AD0DAD">
        <w:rPr>
          <w:rStyle w:val="Emphasis"/>
        </w:rPr>
        <w:t xml:space="preserve"> </w:t>
      </w:r>
      <w:proofErr w:type="spellStart"/>
      <w:r w:rsidRPr="00AD0DAD">
        <w:rPr>
          <w:rStyle w:val="Emphasis"/>
        </w:rPr>
        <w:t>aor</w:t>
      </w:r>
      <w:proofErr w:type="spellEnd"/>
      <w:r w:rsidRPr="00AD0DAD">
        <w:t xml:space="preserve"> stock. The analysis suggests that the minimum length limit for this species should be at least </w:t>
      </w:r>
      <w:del w:id="984" w:author="Ataher Ali" w:date="2025-06-28T18:35:00Z" w16du:dateUtc="2025-06-28T12:35:00Z">
        <w:r w:rsidRPr="00AD0DAD" w:rsidDel="00B92B9C">
          <w:delText xml:space="preserve">40 </w:delText>
        </w:r>
      </w:del>
      <w:ins w:id="985" w:author="Ataher Ali" w:date="2025-06-28T18:35:00Z" w16du:dateUtc="2025-06-28T12:35:00Z">
        <w:r w:rsidR="00B92B9C">
          <w:t>4</w:t>
        </w:r>
      </w:ins>
      <w:ins w:id="986" w:author="Ataher Ali" w:date="2025-06-29T14:16:00Z" w16du:dateUtc="2025-06-29T08:16:00Z">
        <w:r w:rsidR="00466C8C">
          <w:t>2</w:t>
        </w:r>
      </w:ins>
      <w:ins w:id="987" w:author="Ataher Ali" w:date="2025-06-28T18:35:00Z" w16du:dateUtc="2025-06-28T12:35:00Z">
        <w:r w:rsidR="00B92B9C" w:rsidRPr="00AD0DAD">
          <w:t xml:space="preserve"> </w:t>
        </w:r>
      </w:ins>
      <w:r w:rsidRPr="00AD0DAD">
        <w:t xml:space="preserve">cm. </w:t>
      </w:r>
      <w:r w:rsidR="00CF69E5" w:rsidRPr="00AD0DAD">
        <w:t>Additionally;</w:t>
      </w:r>
      <w:r w:rsidR="009303D4" w:rsidRPr="00AD0DAD">
        <w:t xml:space="preserve"> </w:t>
      </w:r>
      <w:r w:rsidRPr="00AD0DAD">
        <w:t xml:space="preserve">to conserve older, larger individuals crucial for the reproductive success of the stock, an upper length limit of </w:t>
      </w:r>
      <w:del w:id="988" w:author="Ataher Ali" w:date="2025-06-28T18:36:00Z" w16du:dateUtc="2025-06-28T12:36:00Z">
        <w:r w:rsidRPr="00AD0DAD" w:rsidDel="00B92B9C">
          <w:delText xml:space="preserve">49 </w:delText>
        </w:r>
      </w:del>
      <w:ins w:id="989" w:author="Ataher Ali" w:date="2025-06-28T18:36:00Z" w16du:dateUtc="2025-06-28T12:36:00Z">
        <w:r w:rsidR="00B92B9C">
          <w:t>5</w:t>
        </w:r>
      </w:ins>
      <w:ins w:id="990" w:author="Ataher Ali" w:date="2025-06-29T14:16:00Z" w16du:dateUtc="2025-06-29T08:16:00Z">
        <w:r w:rsidR="00466C8C">
          <w:t>2</w:t>
        </w:r>
      </w:ins>
      <w:ins w:id="991" w:author="Ataher Ali" w:date="2025-06-28T18:36:00Z" w16du:dateUtc="2025-06-28T12:36:00Z">
        <w:r w:rsidR="00B92B9C" w:rsidRPr="00AD0DAD">
          <w:t xml:space="preserve"> </w:t>
        </w:r>
      </w:ins>
      <w:r w:rsidRPr="00AD0DAD">
        <w:t xml:space="preserve">cm is recommended. However, implementing different size limits for the same gear may not be feasible in resource-limited contexts. </w:t>
      </w:r>
      <w:r w:rsidRPr="00155F48">
        <w:rPr>
          <w:color w:val="000000" w:themeColor="text1"/>
        </w:rPr>
        <w:t xml:space="preserve">Therefore, the study proposes a single lower length limit of </w:t>
      </w:r>
      <w:del w:id="992" w:author="Ataher Ali" w:date="2025-06-28T18:36:00Z" w16du:dateUtc="2025-06-28T12:36:00Z">
        <w:r w:rsidRPr="00155F48" w:rsidDel="00B92B9C">
          <w:rPr>
            <w:color w:val="000000" w:themeColor="text1"/>
          </w:rPr>
          <w:delText>4</w:delText>
        </w:r>
        <w:r w:rsidR="005F2F83" w:rsidRPr="00155F48" w:rsidDel="00B92B9C">
          <w:rPr>
            <w:color w:val="000000" w:themeColor="text1"/>
          </w:rPr>
          <w:delText>5</w:delText>
        </w:r>
        <w:r w:rsidRPr="00155F48" w:rsidDel="00B92B9C">
          <w:rPr>
            <w:color w:val="000000" w:themeColor="text1"/>
          </w:rPr>
          <w:delText xml:space="preserve"> </w:delText>
        </w:r>
      </w:del>
      <w:ins w:id="993" w:author="Ataher Ali" w:date="2025-06-29T14:19:00Z" w16du:dateUtc="2025-06-29T08:19:00Z">
        <w:r w:rsidR="00466C8C">
          <w:rPr>
            <w:color w:val="000000" w:themeColor="text1"/>
          </w:rPr>
          <w:t>47</w:t>
        </w:r>
      </w:ins>
      <w:ins w:id="994" w:author="Ataher Ali" w:date="2025-06-28T18:36:00Z" w16du:dateUtc="2025-06-28T12:36:00Z">
        <w:r w:rsidR="00B92B9C" w:rsidRPr="00155F48">
          <w:rPr>
            <w:color w:val="000000" w:themeColor="text1"/>
          </w:rPr>
          <w:t xml:space="preserve"> </w:t>
        </w:r>
      </w:ins>
      <w:r w:rsidRPr="00155F48">
        <w:rPr>
          <w:color w:val="000000" w:themeColor="text1"/>
        </w:rPr>
        <w:t>cm</w:t>
      </w:r>
      <w:ins w:id="995" w:author="Ataher Ali" w:date="2025-06-29T14:19:00Z" w16du:dateUtc="2025-06-29T08:19:00Z">
        <w:r w:rsidR="00466C8C">
          <w:rPr>
            <w:color w:val="000000" w:themeColor="text1"/>
          </w:rPr>
          <w:t xml:space="preserve"> which is the optimum length </w:t>
        </w:r>
      </w:ins>
      <w:ins w:id="996" w:author="Ataher Ali" w:date="2025-06-29T14:20:00Z" w16du:dateUtc="2025-06-29T08:20:00Z">
        <w:r w:rsidR="00466C8C">
          <w:rPr>
            <w:color w:val="000000" w:themeColor="text1"/>
          </w:rPr>
          <w:t>estimated in this study</w:t>
        </w:r>
      </w:ins>
      <w:ins w:id="997" w:author="Ataher Ali" w:date="2025-06-29T14:19:00Z" w16du:dateUtc="2025-06-29T08:19:00Z">
        <w:r w:rsidR="00466C8C">
          <w:rPr>
            <w:color w:val="000000" w:themeColor="text1"/>
          </w:rPr>
          <w:t xml:space="preserve"> for maximum biological yield</w:t>
        </w:r>
      </w:ins>
      <w:r w:rsidRPr="00155F48">
        <w:rPr>
          <w:color w:val="000000" w:themeColor="text1"/>
        </w:rPr>
        <w:t>, ensuring that all fish have the opportunity to</w:t>
      </w:r>
      <w:r w:rsidR="005F2F83" w:rsidRPr="00155F48">
        <w:rPr>
          <w:color w:val="000000" w:themeColor="text1"/>
        </w:rPr>
        <w:t xml:space="preserve"> </w:t>
      </w:r>
      <w:del w:id="998" w:author="Ataher Ali" w:date="2025-06-29T14:20:00Z" w16du:dateUtc="2025-06-29T08:20:00Z">
        <w:r w:rsidR="005F2F83" w:rsidRPr="00155F48" w:rsidDel="00466C8C">
          <w:rPr>
            <w:color w:val="000000" w:themeColor="text1"/>
          </w:rPr>
          <w:delText>optimally</w:delText>
        </w:r>
        <w:r w:rsidRPr="00155F48" w:rsidDel="00466C8C">
          <w:rPr>
            <w:color w:val="000000" w:themeColor="text1"/>
          </w:rPr>
          <w:delText xml:space="preserve"> mature and </w:delText>
        </w:r>
      </w:del>
      <w:r w:rsidRPr="00155F48">
        <w:rPr>
          <w:color w:val="000000" w:themeColor="text1"/>
        </w:rPr>
        <w:t>spawn at least once in their lifetime.</w:t>
      </w:r>
      <w:r w:rsidRPr="004D3E3F">
        <w:rPr>
          <w:color w:val="FF0000"/>
        </w:rPr>
        <w:t xml:space="preserve"> </w:t>
      </w:r>
      <w:r w:rsidRPr="00AD0DAD">
        <w:t xml:space="preserve">If this regulation is enforced effectively, the fishery can </w:t>
      </w:r>
      <w:r w:rsidR="00D30A31">
        <w:t>be</w:t>
      </w:r>
      <w:r w:rsidR="00D30A31" w:rsidRPr="00AD0DAD">
        <w:t xml:space="preserve"> </w:t>
      </w:r>
      <w:r w:rsidRPr="00AD0DAD">
        <w:t xml:space="preserve">sustainable, even with the removal of </w:t>
      </w:r>
      <w:r w:rsidR="000E68FA" w:rsidRPr="00AD0DAD">
        <w:t>mega-</w:t>
      </w:r>
      <w:r w:rsidRPr="00AD0DAD">
        <w:t>spawners.</w:t>
      </w:r>
      <w:bookmarkStart w:id="999" w:name="_Toc171463512"/>
    </w:p>
    <w:p w14:paraId="1D4C017B" w14:textId="23C16F57" w:rsidR="008079FD" w:rsidRPr="004D3E3F" w:rsidRDefault="008079FD" w:rsidP="003953AE">
      <w:pPr>
        <w:pStyle w:val="Heading10"/>
      </w:pPr>
      <w:bookmarkStart w:id="1000" w:name="_Toc171463514"/>
      <w:bookmarkEnd w:id="999"/>
      <w:r w:rsidRPr="003953AE">
        <w:t>Conclusion</w:t>
      </w:r>
      <w:r w:rsidRPr="00AD0DAD">
        <w:t xml:space="preserve"> </w:t>
      </w:r>
    </w:p>
    <w:p w14:paraId="31F7C847" w14:textId="3E3C90B6" w:rsidR="005F2F83" w:rsidRPr="004D3E3F" w:rsidRDefault="005F2F83" w:rsidP="00DA664E">
      <w:pPr>
        <w:ind w:firstLine="0"/>
      </w:pPr>
      <w:r w:rsidRPr="00AD0DAD">
        <w:t>The length-based indicators (LBIs) for fisheries sustainability proposed by Froese (2004),</w:t>
      </w:r>
      <w:r>
        <w:t xml:space="preserve"> have been widely accepted and employed successfully in many regions globally. </w:t>
      </w:r>
      <w:r w:rsidR="00DA664E">
        <w:t xml:space="preserve">Building on the effectiveness of length-based indicators, this study developed an R package, 'aLBI', to provide more reliable and robust estimates of these indicators, and employed the package to evaluate the stock status of </w:t>
      </w:r>
      <w:r w:rsidR="00DA664E" w:rsidRPr="00155F48">
        <w:rPr>
          <w:i/>
          <w:iCs/>
        </w:rPr>
        <w:t xml:space="preserve">S. </w:t>
      </w:r>
      <w:proofErr w:type="spellStart"/>
      <w:r w:rsidR="00DA664E" w:rsidRPr="00155F48">
        <w:rPr>
          <w:i/>
          <w:iCs/>
        </w:rPr>
        <w:t>aor</w:t>
      </w:r>
      <w:proofErr w:type="spellEnd"/>
      <w:r w:rsidR="00DA664E">
        <w:t xml:space="preserve"> from Kaptai Lake, Chittagong, Bangladesh.</w:t>
      </w:r>
      <w:r w:rsidRPr="004D3E3F">
        <w:t xml:space="preserve"> In addition to the estimation of the length-based indicators, the package also introduced automated procedures to address the uncertainties associated with these estimates. The impacts of varying bin sizes were also </w:t>
      </w:r>
      <w:r w:rsidRPr="005F2F83">
        <w:t xml:space="preserve">examined </w:t>
      </w:r>
      <w:r>
        <w:t>i</w:t>
      </w:r>
      <w:r w:rsidRPr="005F2F83">
        <w:t>n</w:t>
      </w:r>
      <w:r w:rsidRPr="004D3E3F">
        <w:t xml:space="preserve"> the evaluation of stock status of the </w:t>
      </w:r>
      <w:r w:rsidRPr="004D3E3F">
        <w:rPr>
          <w:i/>
          <w:iCs/>
        </w:rPr>
        <w:t xml:space="preserve">S. </w:t>
      </w:r>
      <w:proofErr w:type="spellStart"/>
      <w:r w:rsidRPr="004D3E3F">
        <w:rPr>
          <w:i/>
          <w:iCs/>
        </w:rPr>
        <w:t>aor</w:t>
      </w:r>
      <w:proofErr w:type="spellEnd"/>
      <w:r w:rsidRPr="004D3E3F">
        <w:t xml:space="preserve">, no significant differences were found when different bin sizes were applied. These indicates the </w:t>
      </w:r>
      <w:r w:rsidR="00AE79E6">
        <w:t>effectiveness</w:t>
      </w:r>
      <w:r w:rsidRPr="004D3E3F">
        <w:t xml:space="preserve"> of the package compared to traditional LBI estimation methods in MS Excel. The outputs estimated by the aLBI package revealed that this fishery is suffering from both growth and recruitment overfishing and the current spawning biomass (SB) of the stock is below the reference points. To protect the juvenile and for the sustainability of the fishery, this study recommended a lower length limit of </w:t>
      </w:r>
      <w:ins w:id="1001" w:author="Ataher Ali" w:date="2025-06-29T14:21:00Z" w16du:dateUtc="2025-06-29T08:21:00Z">
        <w:r w:rsidR="00F61418">
          <w:t>47</w:t>
        </w:r>
      </w:ins>
      <w:del w:id="1002" w:author="Ataher Ali" w:date="2025-06-29T04:27:00Z" w16du:dateUtc="2025-06-28T22:27:00Z">
        <w:r w:rsidRPr="004D3E3F" w:rsidDel="00A96884">
          <w:delText>40</w:delText>
        </w:r>
      </w:del>
      <w:r w:rsidRPr="004D3E3F">
        <w:t xml:space="preserve"> cm which is </w:t>
      </w:r>
      <w:ins w:id="1003" w:author="Ataher Ali" w:date="2025-06-29T14:21:00Z" w16du:dateUtc="2025-06-29T08:21:00Z">
        <w:r w:rsidR="00F61418">
          <w:t>the optimum length for this fishery.</w:t>
        </w:r>
      </w:ins>
      <w:del w:id="1004" w:author="Ataher Ali" w:date="2025-06-29T14:21:00Z" w16du:dateUtc="2025-06-29T08:21:00Z">
        <w:r w:rsidRPr="004D3E3F" w:rsidDel="00F61418">
          <w:delText>equivalent to length at first sexual maturity.</w:delText>
        </w:r>
      </w:del>
      <w:r w:rsidRPr="004D3E3F">
        <w:t xml:space="preserve">  </w:t>
      </w:r>
    </w:p>
    <w:bookmarkEnd w:id="1000"/>
    <w:p w14:paraId="55CC0FDC" w14:textId="77777777" w:rsidR="003C7C4D" w:rsidRPr="006D5A9F" w:rsidRDefault="003C7C4D" w:rsidP="003953AE">
      <w:pPr>
        <w:ind w:firstLine="0"/>
        <w:rPr>
          <w:b/>
          <w:bCs/>
        </w:rPr>
      </w:pPr>
      <w:r w:rsidRPr="006D5A9F">
        <w:rPr>
          <w:b/>
          <w:bCs/>
        </w:rPr>
        <w:t>Author Contributions</w:t>
      </w:r>
    </w:p>
    <w:p w14:paraId="71EF4960" w14:textId="320E5B07" w:rsidR="003C7C4D" w:rsidRDefault="003C7C4D" w:rsidP="003953AE">
      <w:pPr>
        <w:ind w:firstLine="0"/>
      </w:pPr>
      <w:r w:rsidRPr="00AD0DAD">
        <w:t>A.A.: conceptualization,</w:t>
      </w:r>
      <w:r w:rsidR="004E2558" w:rsidRPr="00AD0DAD">
        <w:t xml:space="preserve"> developing, </w:t>
      </w:r>
      <w:r w:rsidRPr="00AD0DAD">
        <w:t>methodology, data collection, data analysis, visualization, and writing, M.R.S.: writing</w:t>
      </w:r>
      <w:r w:rsidR="00BA43CE" w:rsidRPr="00AD0DAD">
        <w:t>,</w:t>
      </w:r>
      <w:r w:rsidR="00A6764C" w:rsidRPr="00A6764C">
        <w:t xml:space="preserve"> </w:t>
      </w:r>
      <w:r w:rsidR="00A6764C" w:rsidRPr="00AD0DAD">
        <w:t>data analysis</w:t>
      </w:r>
      <w:r w:rsidR="00A6764C">
        <w:t>,</w:t>
      </w:r>
      <w:r w:rsidR="00BA43CE" w:rsidRPr="00AD0DAD">
        <w:t xml:space="preserve"> reviewing</w:t>
      </w:r>
      <w:r w:rsidRPr="00AD0DAD">
        <w:t xml:space="preserve"> and editing, M.S.A.: conceptualization, methodology, data analysis, </w:t>
      </w:r>
      <w:r w:rsidR="00BA43CE" w:rsidRPr="00AD0DAD">
        <w:t xml:space="preserve">writing, </w:t>
      </w:r>
      <w:r w:rsidRPr="00AD0DAD">
        <w:t>reviewing, editing, and supervision. All authors have read and agreed to the published version of the manuscript.</w:t>
      </w:r>
    </w:p>
    <w:p w14:paraId="6D0CF69B" w14:textId="77777777" w:rsidR="003C7C4D" w:rsidRPr="003953AE" w:rsidRDefault="003C7C4D" w:rsidP="003953AE">
      <w:pPr>
        <w:ind w:firstLine="0"/>
        <w:rPr>
          <w:b/>
          <w:bCs/>
        </w:rPr>
      </w:pPr>
      <w:r w:rsidRPr="003953AE">
        <w:rPr>
          <w:b/>
          <w:bCs/>
        </w:rPr>
        <w:t>Ethics Statement</w:t>
      </w:r>
    </w:p>
    <w:p w14:paraId="255D9105" w14:textId="47E312EA" w:rsidR="003C7C4D" w:rsidRPr="00AD0DAD" w:rsidRDefault="003C7C4D" w:rsidP="003953AE">
      <w:pPr>
        <w:ind w:firstLine="0"/>
        <w:rPr>
          <w:b/>
        </w:rPr>
      </w:pPr>
      <w:r w:rsidRPr="00AD0DAD">
        <w:t>The authors have nothing to report.</w:t>
      </w:r>
      <w:r w:rsidR="001C092D" w:rsidRPr="00AD0DAD">
        <w:tab/>
      </w:r>
    </w:p>
    <w:p w14:paraId="11913846" w14:textId="77777777" w:rsidR="003C7C4D" w:rsidRPr="003953AE" w:rsidRDefault="003C7C4D" w:rsidP="003953AE">
      <w:pPr>
        <w:ind w:firstLine="0"/>
        <w:rPr>
          <w:b/>
          <w:bCs/>
        </w:rPr>
      </w:pPr>
      <w:r w:rsidRPr="003953AE">
        <w:rPr>
          <w:b/>
          <w:bCs/>
        </w:rPr>
        <w:t>Conflicts of Interest</w:t>
      </w:r>
    </w:p>
    <w:p w14:paraId="0B28858A" w14:textId="77777777" w:rsidR="003C7C4D" w:rsidRPr="00AD0DAD" w:rsidRDefault="003C7C4D" w:rsidP="003953AE">
      <w:pPr>
        <w:ind w:firstLine="0"/>
        <w:rPr>
          <w:b/>
        </w:rPr>
      </w:pPr>
      <w:r w:rsidRPr="00AD0DAD">
        <w:t>The authors declare no conflicts of interest.</w:t>
      </w:r>
    </w:p>
    <w:p w14:paraId="2C97A3C6" w14:textId="77777777" w:rsidR="003C7C4D" w:rsidRPr="003953AE" w:rsidRDefault="003C7C4D" w:rsidP="003953AE">
      <w:pPr>
        <w:ind w:firstLine="0"/>
        <w:rPr>
          <w:b/>
          <w:bCs/>
        </w:rPr>
      </w:pPr>
      <w:r w:rsidRPr="003953AE">
        <w:rPr>
          <w:b/>
          <w:bCs/>
        </w:rPr>
        <w:t>Data Availability Statement</w:t>
      </w:r>
    </w:p>
    <w:p w14:paraId="49D3575D" w14:textId="39AFFB37" w:rsidR="00F343CC" w:rsidRPr="00AD0DAD" w:rsidRDefault="003C7C4D" w:rsidP="003953AE">
      <w:pPr>
        <w:ind w:firstLine="0"/>
        <w:rPr>
          <w:b/>
        </w:rPr>
      </w:pPr>
      <w:r w:rsidRPr="00AD0DAD">
        <w:t>Data will be available on request to corresponding author.</w:t>
      </w:r>
    </w:p>
    <w:p w14:paraId="0A21393F" w14:textId="392F23E3" w:rsidR="003C7C4D" w:rsidRPr="00AD0DAD" w:rsidRDefault="003C7C4D" w:rsidP="003C7C4D">
      <w:pPr>
        <w:spacing w:before="0" w:after="0"/>
        <w:ind w:firstLine="0"/>
        <w:rPr>
          <w:b/>
        </w:rPr>
      </w:pPr>
      <w:bookmarkStart w:id="1005" w:name="_Toc171390641"/>
      <w:bookmarkStart w:id="1006" w:name="_Toc171391914"/>
      <w:bookmarkStart w:id="1007" w:name="_Toc171463515"/>
      <w:r w:rsidRPr="00AD0DAD">
        <w:rPr>
          <w:b/>
        </w:rPr>
        <w:t>Funding</w:t>
      </w:r>
    </w:p>
    <w:p w14:paraId="02E7427C" w14:textId="3ACC4429" w:rsidR="00F343CC" w:rsidRPr="00AD0DAD" w:rsidRDefault="003C7C4D" w:rsidP="003C7C4D">
      <w:pPr>
        <w:spacing w:before="0" w:after="0"/>
        <w:ind w:firstLine="0"/>
      </w:pPr>
      <w:r w:rsidRPr="00AD0DAD">
        <w:t>The authors received no specific funding for this research.</w:t>
      </w:r>
    </w:p>
    <w:p w14:paraId="60808977" w14:textId="77777777" w:rsidR="003C7C4D" w:rsidRDefault="003C7C4D" w:rsidP="004719B0">
      <w:pPr>
        <w:ind w:firstLine="0"/>
      </w:pPr>
    </w:p>
    <w:p w14:paraId="0D677ADE" w14:textId="5A8D89AB" w:rsidR="00D80BBA" w:rsidRPr="003953AE" w:rsidRDefault="00FB130F" w:rsidP="003953AE">
      <w:pPr>
        <w:ind w:firstLine="0"/>
        <w:rPr>
          <w:b/>
          <w:bCs/>
        </w:rPr>
      </w:pPr>
      <w:r w:rsidRPr="003953AE">
        <w:rPr>
          <w:b/>
          <w:bCs/>
        </w:rPr>
        <w:t>REFERENCES</w:t>
      </w:r>
      <w:bookmarkEnd w:id="1005"/>
      <w:bookmarkEnd w:id="1006"/>
      <w:bookmarkEnd w:id="1007"/>
    </w:p>
    <w:p w14:paraId="759B0E30" w14:textId="77777777" w:rsidR="00473A9E" w:rsidRPr="00AE2F63" w:rsidRDefault="00473A9E" w:rsidP="003F3B68">
      <w:pPr>
        <w:ind w:left="720" w:hanging="720"/>
        <w:mirrorIndents/>
      </w:pPr>
      <w:r w:rsidRPr="00AE2F63">
        <w:t xml:space="preserve">Alam, M. S., Hossain, M. S., &amp; </w:t>
      </w:r>
      <w:proofErr w:type="spellStart"/>
      <w:r w:rsidRPr="00AE2F63">
        <w:t>Monwar</w:t>
      </w:r>
      <w:proofErr w:type="spellEnd"/>
      <w:r w:rsidRPr="00AE2F63">
        <w:t xml:space="preserve">, M. (2013). Assessment of fish distribution and biodiversity status in Upper Halda River, Chittagong, Bangladesh. </w:t>
      </w:r>
      <w:r w:rsidRPr="00AE2F63">
        <w:rPr>
          <w:i/>
          <w:iCs/>
        </w:rPr>
        <w:t>International Journal of Biodiversity and Conservation</w:t>
      </w:r>
      <w:r w:rsidRPr="00AE2F63">
        <w:t xml:space="preserve">, </w:t>
      </w:r>
      <w:r w:rsidRPr="00AE2F63">
        <w:rPr>
          <w:i/>
          <w:iCs/>
        </w:rPr>
        <w:t>5</w:t>
      </w:r>
      <w:r w:rsidRPr="00AE2F63">
        <w:t>(6), 349–357.</w:t>
      </w:r>
    </w:p>
    <w:p w14:paraId="2E10442D" w14:textId="747B0935" w:rsidR="00360900" w:rsidRPr="00AE2F63" w:rsidRDefault="00360900" w:rsidP="003F3B68">
      <w:pPr>
        <w:ind w:left="720" w:hanging="720"/>
        <w:mirrorIndents/>
      </w:pPr>
      <w:r w:rsidRPr="00AE2F63">
        <w:t>Alam, M. S., Liu, Q., Nabi, M. R.-U.-, &amp; Al-Mamun, M. A. (2021). Fish stock assessment for data-poor fisheries, with a case study of tropical Hilsa Shad (</w:t>
      </w:r>
      <w:proofErr w:type="spellStart"/>
      <w:r w:rsidRPr="004D3E3F">
        <w:rPr>
          <w:i/>
          <w:iCs/>
        </w:rPr>
        <w:t>Tenualosa</w:t>
      </w:r>
      <w:proofErr w:type="spellEnd"/>
      <w:r w:rsidRPr="004D3E3F">
        <w:rPr>
          <w:i/>
          <w:iCs/>
        </w:rPr>
        <w:t xml:space="preserve"> </w:t>
      </w:r>
      <w:proofErr w:type="spellStart"/>
      <w:r w:rsidRPr="004D3E3F">
        <w:rPr>
          <w:i/>
          <w:iCs/>
        </w:rPr>
        <w:t>ilisha</w:t>
      </w:r>
      <w:proofErr w:type="spellEnd"/>
      <w:r w:rsidRPr="00AE2F63">
        <w:t xml:space="preserve">) in the water of Bangladesh. </w:t>
      </w:r>
      <w:r w:rsidRPr="004D3E3F">
        <w:rPr>
          <w:i/>
          <w:iCs/>
        </w:rPr>
        <w:t>Sustainability</w:t>
      </w:r>
      <w:r w:rsidRPr="00AE2F63">
        <w:t>, 13(7), 3604.</w:t>
      </w:r>
    </w:p>
    <w:p w14:paraId="587C3236" w14:textId="77777777" w:rsidR="00473A9E" w:rsidRPr="00AE2F63" w:rsidRDefault="00473A9E" w:rsidP="004719B0">
      <w:pPr>
        <w:ind w:left="720" w:hanging="720"/>
        <w:mirrorIndents/>
      </w:pPr>
      <w:r w:rsidRPr="00AE2F63">
        <w:t xml:space="preserve">Ault, J. S., Smith, S. G., Bohnsack, J. A., Luo, J., Stevens, M. H., DiNardo, G. T., Johnson, M. W., &amp; Bryan, D. R. (2019). Length-based risk analysis for assessing sustainability of data-limited tropical reef fisheries. </w:t>
      </w:r>
      <w:r w:rsidRPr="00AE2F63">
        <w:rPr>
          <w:i/>
          <w:iCs/>
        </w:rPr>
        <w:t>ICES Journal of Marine Science</w:t>
      </w:r>
      <w:r w:rsidRPr="00AE2F63">
        <w:t xml:space="preserve">, </w:t>
      </w:r>
      <w:r w:rsidRPr="00AE2F63">
        <w:rPr>
          <w:i/>
          <w:iCs/>
        </w:rPr>
        <w:t>76</w:t>
      </w:r>
      <w:r w:rsidRPr="00AE2F63">
        <w:t xml:space="preserve">(1), 165–180. </w:t>
      </w:r>
      <w:hyperlink r:id="rId17" w:history="1">
        <w:r w:rsidRPr="00AE2F63">
          <w:rPr>
            <w:rStyle w:val="Hyperlink"/>
            <w:color w:val="auto"/>
            <w:u w:val="none"/>
          </w:rPr>
          <w:t>https://doi.org/10.1093/icesjms/fsy123</w:t>
        </w:r>
      </w:hyperlink>
    </w:p>
    <w:p w14:paraId="2F9F1550" w14:textId="77777777" w:rsidR="00473A9E" w:rsidRPr="00AE2F63" w:rsidRDefault="00473A9E" w:rsidP="004719B0">
      <w:pPr>
        <w:ind w:left="720" w:hanging="720"/>
        <w:mirrorIndents/>
      </w:pPr>
      <w:proofErr w:type="spellStart"/>
      <w:r w:rsidRPr="00AE2F63">
        <w:t>Barneche</w:t>
      </w:r>
      <w:proofErr w:type="spellEnd"/>
      <w:r w:rsidRPr="00AE2F63">
        <w:t xml:space="preserve">, D. R., Robertson, D. R., White, C. R., &amp; Marshall, D. J. (2018). Fish reproductive-energy output increases disproportionately with body size. </w:t>
      </w:r>
      <w:r w:rsidRPr="00AE2F63">
        <w:rPr>
          <w:i/>
          <w:iCs/>
        </w:rPr>
        <w:t>Science</w:t>
      </w:r>
      <w:r w:rsidRPr="00AE2F63">
        <w:t xml:space="preserve">, </w:t>
      </w:r>
      <w:r w:rsidRPr="00AE2F63">
        <w:rPr>
          <w:i/>
          <w:iCs/>
        </w:rPr>
        <w:t>360</w:t>
      </w:r>
      <w:r w:rsidRPr="00AE2F63">
        <w:t xml:space="preserve">(6389), 642–645. </w:t>
      </w:r>
      <w:hyperlink r:id="rId18" w:history="1">
        <w:r w:rsidRPr="00AE2F63">
          <w:rPr>
            <w:rStyle w:val="Hyperlink"/>
            <w:color w:val="auto"/>
            <w:u w:val="none"/>
          </w:rPr>
          <w:t>https://doi.org/10.1126/science.aao6868</w:t>
        </w:r>
      </w:hyperlink>
    </w:p>
    <w:p w14:paraId="050173C9" w14:textId="77777777" w:rsidR="00473A9E" w:rsidRPr="00AE2F63" w:rsidRDefault="00473A9E" w:rsidP="004719B0">
      <w:pPr>
        <w:ind w:left="720" w:hanging="720"/>
        <w:mirrorIndents/>
      </w:pPr>
      <w:r w:rsidRPr="00AE2F63">
        <w:t xml:space="preserve">Barrowman, N. J., &amp; Myers, R. A. (1996). Is fish recruitment related to spawner abundance. </w:t>
      </w:r>
      <w:r w:rsidRPr="00AE2F63">
        <w:rPr>
          <w:i/>
          <w:iCs/>
        </w:rPr>
        <w:t>Fishery Bulletin</w:t>
      </w:r>
      <w:r w:rsidRPr="00AE2F63">
        <w:t>, 94, 707-724.</w:t>
      </w:r>
    </w:p>
    <w:p w14:paraId="23C391B4" w14:textId="77777777" w:rsidR="00473A9E" w:rsidRPr="00AE2F63" w:rsidRDefault="00473A9E" w:rsidP="00101D76">
      <w:pPr>
        <w:ind w:left="720" w:hanging="720"/>
        <w:mirrorIndents/>
      </w:pPr>
      <w:r w:rsidRPr="00AE2F63">
        <w:t xml:space="preserve">Bashar, M. A., Rahman, M. A., Uddin, K. B., Ahmed, F. F., Mahmud, Y., &amp; Hossain, M. Y. (2021). Assessing the exploitation status of main catfish </w:t>
      </w:r>
      <w:proofErr w:type="spellStart"/>
      <w:r w:rsidRPr="004D3E3F">
        <w:rPr>
          <w:i/>
          <w:iCs/>
        </w:rPr>
        <w:t>Eutropiichthys</w:t>
      </w:r>
      <w:proofErr w:type="spellEnd"/>
      <w:r w:rsidRPr="004D3E3F">
        <w:rPr>
          <w:i/>
          <w:iCs/>
        </w:rPr>
        <w:t xml:space="preserve"> </w:t>
      </w:r>
      <w:proofErr w:type="spellStart"/>
      <w:r w:rsidRPr="004D3E3F">
        <w:rPr>
          <w:i/>
          <w:iCs/>
        </w:rPr>
        <w:t>vacha</w:t>
      </w:r>
      <w:proofErr w:type="spellEnd"/>
      <w:r w:rsidRPr="00AE2F63">
        <w:t xml:space="preserve"> based on length-based stock assessment models in the Kaptai Lake from Bangladesh. </w:t>
      </w:r>
      <w:proofErr w:type="spellStart"/>
      <w:r w:rsidRPr="004D3E3F">
        <w:rPr>
          <w:i/>
          <w:iCs/>
        </w:rPr>
        <w:t>Heliyon</w:t>
      </w:r>
      <w:proofErr w:type="spellEnd"/>
      <w:r w:rsidRPr="00AE2F63">
        <w:t>, 7(9). https://doi.org/10.1016/j.heliyon.2021.e08046</w:t>
      </w:r>
    </w:p>
    <w:p w14:paraId="20B97C43" w14:textId="77777777" w:rsidR="00473A9E" w:rsidRPr="00AE2F63" w:rsidRDefault="00473A9E" w:rsidP="004719B0">
      <w:pPr>
        <w:ind w:left="720" w:hanging="720"/>
        <w:mirrorIndents/>
      </w:pPr>
      <w:proofErr w:type="spellStart"/>
      <w:r w:rsidRPr="00AE2F63">
        <w:t>Beverton</w:t>
      </w:r>
      <w:proofErr w:type="spellEnd"/>
      <w:r w:rsidRPr="00AE2F63">
        <w:t xml:space="preserve">, R. J. H., &amp; Holt, S. J. (1957). </w:t>
      </w:r>
      <w:r w:rsidRPr="00AE2F63">
        <w:rPr>
          <w:rStyle w:val="Emphasis"/>
        </w:rPr>
        <w:t>On the dynamics of exploited fish populations</w:t>
      </w:r>
      <w:r w:rsidRPr="00AE2F63">
        <w:t>. Fisheries Investigations Series II, Volume 19, 533 pages. HMSO, London.</w:t>
      </w:r>
    </w:p>
    <w:p w14:paraId="06E0CFF7" w14:textId="77777777" w:rsidR="00473A9E" w:rsidRPr="00AE2F63" w:rsidRDefault="00473A9E" w:rsidP="004719B0">
      <w:pPr>
        <w:ind w:left="720" w:hanging="720"/>
        <w:mirrorIndents/>
      </w:pPr>
      <w:r w:rsidRPr="00AE2F63">
        <w:t xml:space="preserve">Canales, C. M., Hurtado, C., &amp; Techeira, C. (2018). Implementing a model for data-poor fisheries based on steepness of the stock-recruitment relationship, natural mortality and local perception of population depletion. The case of the kelp </w:t>
      </w:r>
      <w:r w:rsidRPr="00AE2F63">
        <w:rPr>
          <w:i/>
          <w:iCs/>
        </w:rPr>
        <w:t xml:space="preserve">Lessonia </w:t>
      </w:r>
      <w:proofErr w:type="spellStart"/>
      <w:r w:rsidRPr="00AE2F63">
        <w:rPr>
          <w:i/>
          <w:iCs/>
        </w:rPr>
        <w:t>berteroana</w:t>
      </w:r>
      <w:proofErr w:type="spellEnd"/>
      <w:r w:rsidRPr="00AE2F63">
        <w:t xml:space="preserve"> on coasts of north-central Chile. </w:t>
      </w:r>
      <w:r w:rsidRPr="00AE2F63">
        <w:rPr>
          <w:i/>
          <w:iCs/>
        </w:rPr>
        <w:t>Fisheries Research</w:t>
      </w:r>
      <w:r w:rsidRPr="00AE2F63">
        <w:t xml:space="preserve">, </w:t>
      </w:r>
      <w:r w:rsidRPr="00AE2F63">
        <w:rPr>
          <w:i/>
          <w:iCs/>
        </w:rPr>
        <w:t>198</w:t>
      </w:r>
      <w:r w:rsidRPr="00AE2F63">
        <w:t xml:space="preserve">, 31–42. </w:t>
      </w:r>
      <w:hyperlink r:id="rId19" w:history="1">
        <w:r w:rsidRPr="00AE2F63">
          <w:rPr>
            <w:rStyle w:val="Hyperlink"/>
            <w:color w:val="auto"/>
            <w:u w:val="none"/>
          </w:rPr>
          <w:t>https://doi.org/10.1016/j.fishres.2017.10.017</w:t>
        </w:r>
      </w:hyperlink>
    </w:p>
    <w:p w14:paraId="7996DDFD" w14:textId="77777777" w:rsidR="00473A9E" w:rsidRPr="00AE2F63" w:rsidRDefault="00473A9E" w:rsidP="004719B0">
      <w:pPr>
        <w:ind w:left="720" w:hanging="720"/>
        <w:mirrorIndents/>
      </w:pPr>
      <w:r w:rsidRPr="00AE2F63">
        <w:t xml:space="preserve">Chong, L., Mildenberger, T. K., Rudd, M. B., Taylor, M. H., Cope, J. M., Branch, T. A., Wolff, M., &amp; </w:t>
      </w:r>
      <w:proofErr w:type="spellStart"/>
      <w:r w:rsidRPr="00AE2F63">
        <w:t>Stäbler</w:t>
      </w:r>
      <w:proofErr w:type="spellEnd"/>
      <w:r w:rsidRPr="00AE2F63">
        <w:t xml:space="preserve">, M. (2020). Performance evaluation of data-limited, length-based stock assessment methods. </w:t>
      </w:r>
      <w:r w:rsidRPr="00AE2F63">
        <w:rPr>
          <w:i/>
          <w:iCs/>
        </w:rPr>
        <w:t>ICES Journal of Marine Science</w:t>
      </w:r>
      <w:r w:rsidRPr="00AE2F63">
        <w:t xml:space="preserve">, </w:t>
      </w:r>
      <w:r w:rsidRPr="00AE2F63">
        <w:rPr>
          <w:i/>
          <w:iCs/>
        </w:rPr>
        <w:t>77</w:t>
      </w:r>
      <w:r w:rsidRPr="00AE2F63">
        <w:t xml:space="preserve">(1), 97–108. </w:t>
      </w:r>
      <w:hyperlink r:id="rId20" w:history="1">
        <w:r w:rsidRPr="00AE2F63">
          <w:rPr>
            <w:rStyle w:val="Hyperlink"/>
            <w:color w:val="auto"/>
            <w:u w:val="none"/>
          </w:rPr>
          <w:t>https://doi.org/10.1093/icesjms/fsz212</w:t>
        </w:r>
      </w:hyperlink>
    </w:p>
    <w:p w14:paraId="609CCD9D" w14:textId="77777777" w:rsidR="00310CCD" w:rsidRPr="004D3E3F" w:rsidRDefault="00473A9E" w:rsidP="00310CCD">
      <w:pPr>
        <w:ind w:left="720" w:hanging="720"/>
        <w:mirrorIndents/>
        <w:rPr>
          <w:rStyle w:val="Hyperlink"/>
          <w:color w:val="auto"/>
          <w:u w:val="none"/>
        </w:rPr>
      </w:pPr>
      <w:r w:rsidRPr="00AE2F63">
        <w:t>Cope, J. M., &amp; Punt, A. E. (2009). Length</w:t>
      </w:r>
      <w:r w:rsidRPr="00AE2F63">
        <w:rPr>
          <w:rFonts w:ascii="Cambria Math" w:hAnsi="Cambria Math" w:cs="Cambria Math"/>
        </w:rPr>
        <w:t>‐</w:t>
      </w:r>
      <w:r w:rsidRPr="00AE2F63">
        <w:t>Based Reference Points for Data</w:t>
      </w:r>
      <w:r w:rsidRPr="00AE2F63">
        <w:rPr>
          <w:rFonts w:ascii="Cambria Math" w:hAnsi="Cambria Math" w:cs="Cambria Math"/>
        </w:rPr>
        <w:t>‐</w:t>
      </w:r>
      <w:r w:rsidRPr="00AE2F63">
        <w:t xml:space="preserve">Limited Situations: Applications and Restrictions. </w:t>
      </w:r>
      <w:r w:rsidRPr="00AE2F63">
        <w:rPr>
          <w:i/>
          <w:iCs/>
        </w:rPr>
        <w:t>Marine and Coastal Fisheries</w:t>
      </w:r>
      <w:r w:rsidRPr="00AE2F63">
        <w:t xml:space="preserve">, </w:t>
      </w:r>
      <w:r w:rsidRPr="00AE2F63">
        <w:rPr>
          <w:i/>
          <w:iCs/>
        </w:rPr>
        <w:t>1</w:t>
      </w:r>
      <w:r w:rsidRPr="00AE2F63">
        <w:t xml:space="preserve">(1), 169–186. </w:t>
      </w:r>
      <w:hyperlink r:id="rId21" w:history="1">
        <w:r w:rsidRPr="00AE2F63">
          <w:rPr>
            <w:rStyle w:val="Hyperlink"/>
            <w:color w:val="auto"/>
            <w:u w:val="none"/>
          </w:rPr>
          <w:t>https://doi.org/10.1577/C08-025.1</w:t>
        </w:r>
      </w:hyperlink>
    </w:p>
    <w:p w14:paraId="3FA4EFA2" w14:textId="684DCE97" w:rsidR="00310CCD" w:rsidRPr="00AE2F63" w:rsidRDefault="00310CCD" w:rsidP="00310CCD">
      <w:pPr>
        <w:ind w:left="720" w:hanging="720"/>
        <w:mirrorIndents/>
      </w:pPr>
      <w:r w:rsidRPr="00AE2F63">
        <w:t xml:space="preserve">Cushing, J. m. (1988). Nonlinear Matrix Models and Population Dynamics. </w:t>
      </w:r>
      <w:r w:rsidRPr="00AE2F63">
        <w:rPr>
          <w:i/>
          <w:iCs/>
        </w:rPr>
        <w:t>Natural Resource Modeling</w:t>
      </w:r>
      <w:r w:rsidRPr="00AE2F63">
        <w:t xml:space="preserve">, </w:t>
      </w:r>
      <w:r w:rsidRPr="00AE2F63">
        <w:rPr>
          <w:i/>
          <w:iCs/>
        </w:rPr>
        <w:t>2</w:t>
      </w:r>
      <w:r w:rsidRPr="00AE2F63">
        <w:t>(4), 539–580. https://doi.org/10.1111/j.1939-7445.1988.tb00046.x</w:t>
      </w:r>
    </w:p>
    <w:p w14:paraId="47F12562" w14:textId="77777777" w:rsidR="00473A9E" w:rsidRPr="00AE2F63" w:rsidRDefault="00473A9E" w:rsidP="00101D76">
      <w:pPr>
        <w:ind w:left="720" w:hanging="720"/>
        <w:mirrorIndents/>
      </w:pPr>
      <w:r w:rsidRPr="00AE2F63">
        <w:t xml:space="preserve">Day, F. (1878). </w:t>
      </w:r>
      <w:r w:rsidRPr="004D3E3F">
        <w:rPr>
          <w:i/>
          <w:iCs/>
        </w:rPr>
        <w:t>The Fishes of India Being a Natural History of the Fishes Known to Inhabit the Seas and Fresh Waters of India, Burma and Ceylon</w:t>
      </w:r>
      <w:r w:rsidRPr="00AE2F63">
        <w:t>. London: William Dowson and Sons. p. 778.</w:t>
      </w:r>
    </w:p>
    <w:p w14:paraId="58605658" w14:textId="116F7C6E" w:rsidR="001B6411" w:rsidRPr="00AE2F63" w:rsidRDefault="001B6411" w:rsidP="001B6411">
      <w:pPr>
        <w:ind w:left="720" w:hanging="720"/>
        <w:mirrorIndents/>
      </w:pPr>
      <w:proofErr w:type="spellStart"/>
      <w:r w:rsidRPr="00AE2F63">
        <w:t>DoF</w:t>
      </w:r>
      <w:proofErr w:type="spellEnd"/>
      <w:r w:rsidRPr="00AE2F63">
        <w:t xml:space="preserve">. (2023). </w:t>
      </w:r>
      <w:r w:rsidRPr="00AE2F63">
        <w:rPr>
          <w:i/>
          <w:iCs/>
        </w:rPr>
        <w:t>Yearbook of fisheries statistics of Bangladesh, 2022-23</w:t>
      </w:r>
      <w:r w:rsidRPr="00AE2F63">
        <w:t>. Fisheries Resources Survey System (FRSS), Ministry of Fisheries and Livestock, Volume 40, 138p.</w:t>
      </w:r>
    </w:p>
    <w:p w14:paraId="09340575" w14:textId="77777777" w:rsidR="00473A9E" w:rsidRPr="00AE2F63" w:rsidRDefault="00473A9E" w:rsidP="004D3E3F">
      <w:pPr>
        <w:ind w:left="720" w:hanging="720"/>
        <w:mirrorIndents/>
      </w:pPr>
      <w:r w:rsidRPr="00AE2F63">
        <w:t xml:space="preserve">Efron, B. (1992). Bootstrap Methods: Another Look at the Jackknife. In S. Kotz &amp; N. L. Johnson (Eds.), </w:t>
      </w:r>
      <w:r w:rsidRPr="00AE2F63">
        <w:rPr>
          <w:i/>
          <w:iCs/>
        </w:rPr>
        <w:t>Breakthroughs in Statistics: Methodology and Distribution</w:t>
      </w:r>
      <w:r w:rsidRPr="00AE2F63">
        <w:t xml:space="preserve"> (pp. 569–593). Springer. https://doi.org/10.1007/978-1-4612-4380-9_41</w:t>
      </w:r>
    </w:p>
    <w:p w14:paraId="2BC21FB7" w14:textId="77777777" w:rsidR="00473A9E" w:rsidRPr="00AE2F63" w:rsidRDefault="00473A9E" w:rsidP="004719B0">
      <w:pPr>
        <w:ind w:left="720" w:hanging="720"/>
        <w:mirrorIndents/>
      </w:pPr>
      <w:r w:rsidRPr="00AE2F63">
        <w:t xml:space="preserve">FAO. (2020). </w:t>
      </w:r>
      <w:r w:rsidRPr="00AE2F63">
        <w:rPr>
          <w:rStyle w:val="Emphasis"/>
        </w:rPr>
        <w:t>The state of world fisheries and aquaculture 2020</w:t>
      </w:r>
      <w:r w:rsidRPr="00AE2F63">
        <w:t>. Food and Agriculture Organization of the United Nations.</w:t>
      </w:r>
    </w:p>
    <w:p w14:paraId="51476A86" w14:textId="77777777" w:rsidR="00473A9E" w:rsidRPr="00AE2F63" w:rsidRDefault="00473A9E" w:rsidP="004719B0">
      <w:pPr>
        <w:ind w:left="720" w:hanging="720"/>
        <w:mirrorIndents/>
      </w:pPr>
      <w:r w:rsidRPr="00AE2F63">
        <w:t xml:space="preserve">Free, C. M., Jensen, O. P., Wiedenmann, J., &amp; </w:t>
      </w:r>
      <w:proofErr w:type="spellStart"/>
      <w:r w:rsidRPr="00AE2F63">
        <w:t>Deroba</w:t>
      </w:r>
      <w:proofErr w:type="spellEnd"/>
      <w:r w:rsidRPr="00AE2F63">
        <w:t xml:space="preserve">, J. J. (2017). The refined ORCS approach: A catch-based method for estimating stock status and catch limits for data-poor fish stocks. </w:t>
      </w:r>
      <w:r w:rsidRPr="00AE2F63">
        <w:rPr>
          <w:i/>
          <w:iCs/>
        </w:rPr>
        <w:t>Fisheries Research</w:t>
      </w:r>
      <w:r w:rsidRPr="00AE2F63">
        <w:t xml:space="preserve">, </w:t>
      </w:r>
      <w:r w:rsidRPr="00AE2F63">
        <w:rPr>
          <w:i/>
          <w:iCs/>
        </w:rPr>
        <w:t>193</w:t>
      </w:r>
      <w:r w:rsidRPr="00AE2F63">
        <w:t xml:space="preserve">, 60–70. </w:t>
      </w:r>
      <w:hyperlink r:id="rId22" w:history="1">
        <w:r w:rsidRPr="00AE2F63">
          <w:rPr>
            <w:rStyle w:val="Hyperlink"/>
            <w:color w:val="auto"/>
            <w:u w:val="none"/>
          </w:rPr>
          <w:t>https://doi.org/10.1016/j.fishres.2017.03.017</w:t>
        </w:r>
      </w:hyperlink>
    </w:p>
    <w:p w14:paraId="3BCE759D" w14:textId="77777777" w:rsidR="00473A9E" w:rsidRPr="00AE2F63" w:rsidRDefault="00473A9E" w:rsidP="004719B0">
      <w:pPr>
        <w:ind w:left="720" w:hanging="720"/>
        <w:mirrorIndents/>
      </w:pPr>
      <w:r w:rsidRPr="00AE2F63">
        <w:t xml:space="preserve">Froese, R. (2004). Keep it simple: Three indicators to deal with overfishing. </w:t>
      </w:r>
      <w:r w:rsidRPr="00AE2F63">
        <w:rPr>
          <w:i/>
          <w:iCs/>
        </w:rPr>
        <w:t>Fish and Fisheries</w:t>
      </w:r>
      <w:r w:rsidRPr="00AE2F63">
        <w:t xml:space="preserve">, </w:t>
      </w:r>
      <w:r w:rsidRPr="00AE2F63">
        <w:rPr>
          <w:i/>
          <w:iCs/>
        </w:rPr>
        <w:t>5</w:t>
      </w:r>
      <w:r w:rsidRPr="00AE2F63">
        <w:t xml:space="preserve">(1), 86–91. </w:t>
      </w:r>
      <w:hyperlink r:id="rId23" w:history="1">
        <w:r w:rsidRPr="00AE2F63">
          <w:rPr>
            <w:rStyle w:val="Hyperlink"/>
            <w:color w:val="auto"/>
            <w:u w:val="none"/>
          </w:rPr>
          <w:t>https://doi.org/10.1111/j.1467-2979.2004.00144.x</w:t>
        </w:r>
      </w:hyperlink>
    </w:p>
    <w:p w14:paraId="7A82E731" w14:textId="77777777" w:rsidR="00473A9E" w:rsidRPr="00AE2F63" w:rsidRDefault="00473A9E" w:rsidP="004719B0">
      <w:pPr>
        <w:ind w:left="720" w:hanging="720"/>
        <w:mirrorIndents/>
      </w:pPr>
      <w:r w:rsidRPr="00AE2F63">
        <w:t xml:space="preserve">Froese, R., &amp; </w:t>
      </w:r>
      <w:proofErr w:type="spellStart"/>
      <w:r w:rsidRPr="00AE2F63">
        <w:t>Binohlan</w:t>
      </w:r>
      <w:proofErr w:type="spellEnd"/>
      <w:r w:rsidRPr="00AE2F63">
        <w:t xml:space="preserve">, C. (2000). Empirical relationships to estimate asymptotic length, length at first maturity and length at maximum yield per recruit in fishes, with a simple method to evaluate length frequency data. </w:t>
      </w:r>
      <w:r w:rsidRPr="00AE2F63">
        <w:rPr>
          <w:i/>
          <w:iCs/>
        </w:rPr>
        <w:t>Journal of Fish Biology</w:t>
      </w:r>
      <w:r w:rsidRPr="00AE2F63">
        <w:t xml:space="preserve">, </w:t>
      </w:r>
      <w:r w:rsidRPr="00AE2F63">
        <w:rPr>
          <w:i/>
          <w:iCs/>
        </w:rPr>
        <w:t>56</w:t>
      </w:r>
      <w:r w:rsidRPr="00AE2F63">
        <w:t xml:space="preserve">(4), 758–773. </w:t>
      </w:r>
      <w:hyperlink r:id="rId24" w:history="1">
        <w:r w:rsidRPr="00AE2F63">
          <w:rPr>
            <w:rStyle w:val="Hyperlink"/>
            <w:color w:val="auto"/>
            <w:u w:val="none"/>
          </w:rPr>
          <w:t>https://doi.org/10.1111/j.1095-8649.2000.tb00870.x</w:t>
        </w:r>
      </w:hyperlink>
    </w:p>
    <w:p w14:paraId="0AEC36DE" w14:textId="77777777" w:rsidR="00473A9E" w:rsidRPr="00AE2F63" w:rsidRDefault="00473A9E" w:rsidP="004719B0">
      <w:pPr>
        <w:ind w:left="720" w:hanging="720"/>
        <w:mirrorIndents/>
        <w:rPr>
          <w:rStyle w:val="Hyperlink"/>
          <w:color w:val="auto"/>
          <w:u w:val="none"/>
        </w:rPr>
      </w:pPr>
      <w:r w:rsidRPr="00AE2F63">
        <w:t xml:space="preserve">Froese, R., Winker, H., Coro, G., Demirel, N., </w:t>
      </w:r>
      <w:proofErr w:type="spellStart"/>
      <w:r w:rsidRPr="00AE2F63">
        <w:t>Tsikliras</w:t>
      </w:r>
      <w:proofErr w:type="spellEnd"/>
      <w:r w:rsidRPr="00AE2F63">
        <w:t xml:space="preserve">, A. C., </w:t>
      </w:r>
      <w:proofErr w:type="spellStart"/>
      <w:r w:rsidRPr="00AE2F63">
        <w:t>Dimarchopoulou</w:t>
      </w:r>
      <w:proofErr w:type="spellEnd"/>
      <w:r w:rsidRPr="00AE2F63">
        <w:t xml:space="preserve">, D., Scarcella, G., Probst, W. N., </w:t>
      </w:r>
      <w:proofErr w:type="spellStart"/>
      <w:r w:rsidRPr="00AE2F63">
        <w:t>Dureuil</w:t>
      </w:r>
      <w:proofErr w:type="spellEnd"/>
      <w:r w:rsidRPr="00AE2F63">
        <w:t xml:space="preserve">, M., &amp; Pauly, D. (2018). A new approach for estimating stock status from length frequency data. </w:t>
      </w:r>
      <w:r w:rsidRPr="00AE2F63">
        <w:rPr>
          <w:i/>
          <w:iCs/>
        </w:rPr>
        <w:t>ICES Journal of Marine Science</w:t>
      </w:r>
      <w:r w:rsidRPr="00AE2F63">
        <w:t xml:space="preserve">, </w:t>
      </w:r>
      <w:r w:rsidRPr="00AE2F63">
        <w:rPr>
          <w:i/>
          <w:iCs/>
        </w:rPr>
        <w:t>75</w:t>
      </w:r>
      <w:r w:rsidRPr="00AE2F63">
        <w:t xml:space="preserve">(6), 2004–2015. </w:t>
      </w:r>
      <w:hyperlink r:id="rId25" w:history="1">
        <w:r w:rsidRPr="00AE2F63">
          <w:rPr>
            <w:rStyle w:val="Hyperlink"/>
            <w:color w:val="auto"/>
            <w:u w:val="none"/>
          </w:rPr>
          <w:t>https://doi.org/10.1093/icesjms/fsy078</w:t>
        </w:r>
      </w:hyperlink>
    </w:p>
    <w:p w14:paraId="5A4F48E3" w14:textId="6BA29CB5" w:rsidR="001B6411" w:rsidRPr="00AE2F63" w:rsidRDefault="001B6411" w:rsidP="001B6411">
      <w:pPr>
        <w:ind w:left="720" w:hanging="720"/>
        <w:mirrorIndents/>
        <w:rPr>
          <w:rStyle w:val="Hyperlink"/>
          <w:color w:val="auto"/>
          <w:u w:val="none"/>
        </w:rPr>
      </w:pPr>
      <w:r w:rsidRPr="00AE2F63">
        <w:t xml:space="preserve">Galib, S. M., Lucas, M. C., Chaki, N., Fahad, F. H., &amp; Mohsin, A. B. M. (2018). Is current floodplain management a cause for concern for fish and bird conservation in Bangladesh’s largest wetland? </w:t>
      </w:r>
      <w:r w:rsidRPr="00AE2F63">
        <w:rPr>
          <w:i/>
          <w:iCs/>
        </w:rPr>
        <w:t>Aquatic Conservation: Marine and Freshwater Ecosystems</w:t>
      </w:r>
      <w:r w:rsidRPr="00AE2F63">
        <w:t xml:space="preserve">, </w:t>
      </w:r>
      <w:r w:rsidRPr="00AE2F63">
        <w:rPr>
          <w:i/>
          <w:iCs/>
        </w:rPr>
        <w:t>28</w:t>
      </w:r>
      <w:r w:rsidRPr="00AE2F63">
        <w:t>(1), 98–114. https://doi.org/10.1002/aqc.2865</w:t>
      </w:r>
    </w:p>
    <w:p w14:paraId="2301A410" w14:textId="0727EEF0" w:rsidR="00473A9E" w:rsidRPr="00AE2F63" w:rsidRDefault="00473A9E" w:rsidP="00473A9E">
      <w:pPr>
        <w:ind w:left="720" w:hanging="720"/>
        <w:mirrorIndents/>
      </w:pPr>
      <w:r w:rsidRPr="00AE2F63">
        <w:t>Garcia, S.</w:t>
      </w:r>
      <w:r w:rsidR="00210DFE" w:rsidRPr="00AE2F63">
        <w:t xml:space="preserve"> M.</w:t>
      </w:r>
      <w:r w:rsidRPr="00AE2F63">
        <w:t>, Zerbi, A., Aliaume, C., &amp;</w:t>
      </w:r>
      <w:r w:rsidR="00210DFE" w:rsidRPr="00AE2F63">
        <w:t xml:space="preserve"> Do</w:t>
      </w:r>
      <w:r w:rsidRPr="00AE2F63">
        <w:t xml:space="preserve"> Chi, T.</w:t>
      </w:r>
      <w:r w:rsidR="00210DFE" w:rsidRPr="00AE2F63">
        <w:t>, &amp; Lasserre, G.</w:t>
      </w:r>
      <w:r w:rsidRPr="00AE2F63">
        <w:t xml:space="preserve"> (2003). The Ecosystem Approach to Fisheries: Issues, Terminology, Principles, Institution Foundations, Implementation and Outlook. </w:t>
      </w:r>
      <w:r w:rsidRPr="004D3E3F">
        <w:rPr>
          <w:i/>
          <w:iCs/>
        </w:rPr>
        <w:t>In FAO Fisheries Technical Paper</w:t>
      </w:r>
      <w:r w:rsidR="00210DFE" w:rsidRPr="00AE2F63">
        <w:rPr>
          <w:i/>
          <w:iCs/>
        </w:rPr>
        <w:t>,</w:t>
      </w:r>
      <w:r w:rsidRPr="00AE2F63">
        <w:t xml:space="preserve"> (</w:t>
      </w:r>
      <w:r w:rsidR="00210DFE" w:rsidRPr="00AE2F63">
        <w:t xml:space="preserve">No. </w:t>
      </w:r>
      <w:r w:rsidRPr="00AE2F63">
        <w:t>443).</w:t>
      </w:r>
    </w:p>
    <w:p w14:paraId="10FFC33F" w14:textId="08E96B4C" w:rsidR="00473A9E" w:rsidRPr="00AE2F63" w:rsidRDefault="00473A9E" w:rsidP="004719B0">
      <w:pPr>
        <w:ind w:left="720" w:hanging="720"/>
        <w:mirrorIndents/>
      </w:pPr>
      <w:r w:rsidRPr="00AE2F63">
        <w:t xml:space="preserve">Gayanilo, F. C., Sparre, P., &amp; Pauly, D. (2005). </w:t>
      </w:r>
      <w:r w:rsidRPr="00484ED3">
        <w:rPr>
          <w:rStyle w:val="Emphasis"/>
          <w:i w:val="0"/>
          <w:iCs w:val="0"/>
        </w:rPr>
        <w:t>FAO-ICLARM stock assessment tools II (</w:t>
      </w:r>
      <w:proofErr w:type="spellStart"/>
      <w:r w:rsidRPr="00484ED3">
        <w:rPr>
          <w:rStyle w:val="Emphasis"/>
          <w:i w:val="0"/>
          <w:iCs w:val="0"/>
        </w:rPr>
        <w:t>FiSAT</w:t>
      </w:r>
      <w:proofErr w:type="spellEnd"/>
      <w:r w:rsidRPr="00484ED3">
        <w:rPr>
          <w:rStyle w:val="Emphasis"/>
          <w:i w:val="0"/>
          <w:iCs w:val="0"/>
        </w:rPr>
        <w:t xml:space="preserve"> II). Revised version</w:t>
      </w:r>
      <w:r w:rsidRPr="00AE2F63">
        <w:rPr>
          <w:rStyle w:val="Emphasis"/>
        </w:rPr>
        <w:t>. User's guide</w:t>
      </w:r>
      <w:r w:rsidRPr="00AE2F63">
        <w:t xml:space="preserve">. </w:t>
      </w:r>
      <w:r w:rsidRPr="004D3E3F">
        <w:rPr>
          <w:i/>
          <w:iCs/>
        </w:rPr>
        <w:t>FAO Computerized Information Series (Fisheries)</w:t>
      </w:r>
      <w:r w:rsidRPr="00AE2F63">
        <w:t xml:space="preserve">, </w:t>
      </w:r>
      <w:r w:rsidR="00210DFE" w:rsidRPr="00AE2F63">
        <w:t>(</w:t>
      </w:r>
      <w:r w:rsidRPr="00AE2F63">
        <w:t>No. 8</w:t>
      </w:r>
      <w:r w:rsidR="00210DFE" w:rsidRPr="00AE2F63">
        <w:t>)</w:t>
      </w:r>
      <w:r w:rsidRPr="00AE2F63">
        <w:t>.</w:t>
      </w:r>
    </w:p>
    <w:p w14:paraId="5C4B7C22" w14:textId="77777777" w:rsidR="008935ED" w:rsidRPr="00AE2F63" w:rsidRDefault="00473A9E" w:rsidP="008935ED">
      <w:pPr>
        <w:ind w:left="720" w:hanging="720"/>
        <w:mirrorIndents/>
        <w:rPr>
          <w:rStyle w:val="Hyperlink"/>
          <w:color w:val="auto"/>
          <w:u w:val="none"/>
        </w:rPr>
      </w:pPr>
      <w:r w:rsidRPr="00AE2F63">
        <w:t xml:space="preserve">Gelman, A., &amp; Shalizi, C. R. (2013). Philosophy and the practice of Bayesian statistics. </w:t>
      </w:r>
      <w:r w:rsidRPr="00AE2F63">
        <w:rPr>
          <w:i/>
          <w:iCs/>
        </w:rPr>
        <w:t>British Journal of Mathematical and Statistical Psychology</w:t>
      </w:r>
      <w:r w:rsidRPr="00AE2F63">
        <w:t xml:space="preserve">, </w:t>
      </w:r>
      <w:r w:rsidRPr="00AE2F63">
        <w:rPr>
          <w:i/>
          <w:iCs/>
        </w:rPr>
        <w:t>66</w:t>
      </w:r>
      <w:r w:rsidRPr="00AE2F63">
        <w:t xml:space="preserve">(1), 8–38. </w:t>
      </w:r>
      <w:hyperlink r:id="rId26" w:history="1">
        <w:r w:rsidRPr="00AE2F63">
          <w:rPr>
            <w:rStyle w:val="Hyperlink"/>
            <w:color w:val="auto"/>
            <w:u w:val="none"/>
          </w:rPr>
          <w:t>https://doi.org/10.1111/j.2044-8317.2011.02037.x</w:t>
        </w:r>
      </w:hyperlink>
    </w:p>
    <w:p w14:paraId="75CF8291" w14:textId="77777777" w:rsidR="008935ED" w:rsidRPr="00AE2F63" w:rsidRDefault="008935ED" w:rsidP="008935ED">
      <w:pPr>
        <w:ind w:left="720" w:hanging="720"/>
        <w:mirrorIndents/>
      </w:pPr>
      <w:r w:rsidRPr="00AE2F63">
        <w:t xml:space="preserve">Hamilton, F. (1822). </w:t>
      </w:r>
      <w:r w:rsidRPr="00AE2F63">
        <w:rPr>
          <w:i/>
          <w:iCs/>
        </w:rPr>
        <w:t>An Account of the Fishes Found in the River Ganges and Its Branches</w:t>
      </w:r>
      <w:r w:rsidRPr="00AE2F63">
        <w:t>. Archibald Constable.</w:t>
      </w:r>
    </w:p>
    <w:p w14:paraId="7CE33974" w14:textId="1FC5E8E6" w:rsidR="00473A9E" w:rsidRPr="00AE2F63" w:rsidRDefault="00473A9E" w:rsidP="008935ED">
      <w:pPr>
        <w:ind w:left="720" w:hanging="720"/>
        <w:mirrorIndents/>
      </w:pPr>
      <w:r w:rsidRPr="00AE2F63">
        <w:t xml:space="preserve">Hilborn, R. (2007). Managing fisheries is managing people: What has been learned? </w:t>
      </w:r>
      <w:r w:rsidRPr="00AE2F63">
        <w:rPr>
          <w:i/>
          <w:iCs/>
        </w:rPr>
        <w:t>Fish and Fisheries</w:t>
      </w:r>
      <w:r w:rsidRPr="00AE2F63">
        <w:t xml:space="preserve">, </w:t>
      </w:r>
      <w:r w:rsidRPr="00AE2F63">
        <w:rPr>
          <w:i/>
          <w:iCs/>
        </w:rPr>
        <w:t>8</w:t>
      </w:r>
      <w:r w:rsidRPr="00AE2F63">
        <w:t xml:space="preserve">(4), 285–296. </w:t>
      </w:r>
      <w:hyperlink r:id="rId27" w:history="1">
        <w:r w:rsidRPr="00AE2F63">
          <w:rPr>
            <w:rStyle w:val="Hyperlink"/>
            <w:color w:val="auto"/>
            <w:u w:val="none"/>
          </w:rPr>
          <w:t>https://doi.org/10.1111/j.1467-2979.2007.00263_2.x</w:t>
        </w:r>
      </w:hyperlink>
    </w:p>
    <w:p w14:paraId="34200D3B" w14:textId="77777777" w:rsidR="00473A9E" w:rsidRPr="00AE2F63" w:rsidDel="00473A9E" w:rsidRDefault="00473A9E" w:rsidP="00473A9E">
      <w:pPr>
        <w:ind w:left="720" w:hanging="720"/>
        <w:mirrorIndents/>
      </w:pPr>
      <w:r w:rsidRPr="00AE2F63">
        <w:t>Hilborn, R., &amp; Walters, C. J. (1992). Role of Stock Assessment in Fisheries Management. In R. Hilborn &amp; C. J. Walters (Eds.), Quantitative Fisheries Stock Assessment: Choice, Dynamics and Uncertainty (pp. 3–21). Springer US. https://doi.org/10.1007/978-1-4615-3598-0_1</w:t>
      </w:r>
    </w:p>
    <w:p w14:paraId="6FC901BA" w14:textId="493B2924" w:rsidR="00473A9E" w:rsidRPr="00AE2F63" w:rsidRDefault="00473A9E" w:rsidP="004719B0">
      <w:pPr>
        <w:pStyle w:val="Bibliography"/>
        <w:ind w:left="720" w:hanging="720"/>
      </w:pPr>
      <w:r w:rsidRPr="00AE2F63">
        <w:t xml:space="preserve">Hilborn, R., Amoroso, R. O., Anderson, C. M., Baum, J. K., Branch, T. A., Costello, C., de Moor, C. L., Faraj, A., Hively, D., Jensen, O. P., </w:t>
      </w:r>
      <w:proofErr w:type="spellStart"/>
      <w:r w:rsidRPr="00AE2F63">
        <w:t>Kurota</w:t>
      </w:r>
      <w:proofErr w:type="spellEnd"/>
      <w:r w:rsidRPr="00AE2F63">
        <w:t>, H., Little, L. R., Mace, P., McClanahan, T., Melnychuk, M. C., Minto, C., Osio, G. C., Parma, A. M., Pons, M.,</w:t>
      </w:r>
      <w:r w:rsidR="00210DFE" w:rsidRPr="00AE2F63">
        <w:t xml:space="preserve"> </w:t>
      </w:r>
      <w:r w:rsidRPr="00AE2F63">
        <w:t xml:space="preserve">Ye, Y. (2020). Effective fisheries management instrumental in improving fish stock status. </w:t>
      </w:r>
      <w:r w:rsidRPr="00AE2F63">
        <w:rPr>
          <w:i/>
          <w:iCs/>
        </w:rPr>
        <w:t>Proceedings of the National Academy of Sciences</w:t>
      </w:r>
      <w:r w:rsidRPr="00AE2F63">
        <w:t xml:space="preserve">, </w:t>
      </w:r>
      <w:r w:rsidRPr="00AE2F63">
        <w:rPr>
          <w:i/>
          <w:iCs/>
        </w:rPr>
        <w:t>117</w:t>
      </w:r>
      <w:r w:rsidRPr="00AE2F63">
        <w:t xml:space="preserve">(4), 2218–2224. </w:t>
      </w:r>
      <w:hyperlink r:id="rId28" w:history="1">
        <w:r w:rsidRPr="00AE2F63">
          <w:rPr>
            <w:rStyle w:val="Hyperlink"/>
            <w:color w:val="auto"/>
            <w:u w:val="none"/>
          </w:rPr>
          <w:t>https://doi.org/10.1073/pnas.1909726116</w:t>
        </w:r>
      </w:hyperlink>
    </w:p>
    <w:p w14:paraId="0D5424F3" w14:textId="77777777" w:rsidR="00473A9E" w:rsidRPr="00AE2F63" w:rsidRDefault="00473A9E" w:rsidP="004719B0">
      <w:pPr>
        <w:pStyle w:val="Bibliography"/>
        <w:ind w:left="720" w:hanging="720"/>
      </w:pPr>
      <w:r w:rsidRPr="00AE2F63">
        <w:t xml:space="preserve">Hixon, M. A., Johnson, D. W., &amp; Sogard, S. M. (2014). BOFFFFs: On the importance of conserving old-growth age structure in fishery populations. </w:t>
      </w:r>
      <w:r w:rsidRPr="00AE2F63">
        <w:rPr>
          <w:i/>
          <w:iCs/>
        </w:rPr>
        <w:t>ICES Journal of Marine Science</w:t>
      </w:r>
      <w:r w:rsidRPr="00AE2F63">
        <w:t xml:space="preserve">, </w:t>
      </w:r>
      <w:r w:rsidRPr="00AE2F63">
        <w:rPr>
          <w:i/>
          <w:iCs/>
        </w:rPr>
        <w:t>71</w:t>
      </w:r>
      <w:r w:rsidRPr="00AE2F63">
        <w:t xml:space="preserve">(8), 2171–2185. </w:t>
      </w:r>
      <w:hyperlink r:id="rId29" w:history="1">
        <w:r w:rsidRPr="00AE2F63">
          <w:rPr>
            <w:rStyle w:val="Hyperlink"/>
            <w:color w:val="auto"/>
            <w:u w:val="none"/>
          </w:rPr>
          <w:t>https://doi.org/10.1093/icesjms/fst200</w:t>
        </w:r>
      </w:hyperlink>
    </w:p>
    <w:p w14:paraId="701A32CD" w14:textId="2C6CB31C" w:rsidR="00473A9E" w:rsidRPr="00AE2F63" w:rsidRDefault="00473A9E" w:rsidP="004719B0">
      <w:pPr>
        <w:pStyle w:val="Bibliography"/>
        <w:ind w:left="720" w:hanging="720"/>
      </w:pPr>
      <w:r w:rsidRPr="00AE2F63">
        <w:t xml:space="preserve">Hoggarth, D. D., </w:t>
      </w:r>
      <w:proofErr w:type="spellStart"/>
      <w:r w:rsidRPr="00AE2F63">
        <w:t>Abeyasekera</w:t>
      </w:r>
      <w:proofErr w:type="spellEnd"/>
      <w:r w:rsidRPr="00AE2F63">
        <w:t xml:space="preserve">, S., Arthur, R., </w:t>
      </w:r>
      <w:proofErr w:type="spellStart"/>
      <w:r w:rsidRPr="00AE2F63">
        <w:t>Beddington</w:t>
      </w:r>
      <w:proofErr w:type="spellEnd"/>
      <w:r w:rsidRPr="00AE2F63">
        <w:t xml:space="preserve">, J. R., Burn, R. W., Halls, A. S., &amp; </w:t>
      </w:r>
      <w:proofErr w:type="spellStart"/>
      <w:r w:rsidRPr="00AE2F63">
        <w:t>Welcomme</w:t>
      </w:r>
      <w:proofErr w:type="spellEnd"/>
      <w:r w:rsidRPr="00AE2F63">
        <w:t xml:space="preserve">, R. L. (2006). </w:t>
      </w:r>
      <w:r w:rsidRPr="004D3E3F">
        <w:rPr>
          <w:rStyle w:val="Emphasis"/>
          <w:i w:val="0"/>
          <w:iCs w:val="0"/>
        </w:rPr>
        <w:t xml:space="preserve">Stock assessment for fishery management: A framework guide to the stock assessment tools of the Fisheries Management Science </w:t>
      </w:r>
      <w:proofErr w:type="spellStart"/>
      <w:r w:rsidRPr="004D3E3F">
        <w:rPr>
          <w:rStyle w:val="Emphasis"/>
          <w:i w:val="0"/>
          <w:iCs w:val="0"/>
        </w:rPr>
        <w:t>Programme</w:t>
      </w:r>
      <w:proofErr w:type="spellEnd"/>
      <w:r w:rsidRPr="004D3E3F">
        <w:rPr>
          <w:rStyle w:val="Emphasis"/>
          <w:i w:val="0"/>
          <w:iCs w:val="0"/>
        </w:rPr>
        <w:t xml:space="preserve"> (FMSP)</w:t>
      </w:r>
      <w:r w:rsidR="00210DFE" w:rsidRPr="00AE2F63">
        <w:t xml:space="preserve">. </w:t>
      </w:r>
      <w:r w:rsidRPr="004D3E3F">
        <w:rPr>
          <w:i/>
          <w:iCs/>
        </w:rPr>
        <w:t>FAO Fisheries Technical Paper</w:t>
      </w:r>
      <w:r w:rsidR="00AD1044" w:rsidRPr="00AE2F63">
        <w:rPr>
          <w:i/>
          <w:iCs/>
        </w:rPr>
        <w:t>,</w:t>
      </w:r>
      <w:r w:rsidRPr="00AE2F63">
        <w:t xml:space="preserve"> </w:t>
      </w:r>
      <w:r w:rsidR="00210DFE" w:rsidRPr="00AE2F63">
        <w:t>(</w:t>
      </w:r>
      <w:r w:rsidR="00AD1044" w:rsidRPr="00AE2F63">
        <w:t>No</w:t>
      </w:r>
      <w:r w:rsidRPr="00AE2F63">
        <w:t>. 487).</w:t>
      </w:r>
    </w:p>
    <w:p w14:paraId="381BC8FA" w14:textId="77777777" w:rsidR="00473A9E" w:rsidRPr="00AE2F63" w:rsidRDefault="00473A9E" w:rsidP="004719B0">
      <w:pPr>
        <w:ind w:left="720" w:hanging="720"/>
        <w:mirrorIndents/>
      </w:pPr>
      <w:r w:rsidRPr="00AE2F63">
        <w:t xml:space="preserve">Hordyk, A. R., </w:t>
      </w:r>
      <w:proofErr w:type="spellStart"/>
      <w:r w:rsidRPr="00AE2F63">
        <w:t>Loneragan</w:t>
      </w:r>
      <w:proofErr w:type="spellEnd"/>
      <w:r w:rsidRPr="00AE2F63">
        <w:t xml:space="preserve">, N. R., &amp; Prince, J. D. (2015). An evaluation of an iterative harvest strategy for data-poor fisheries using the length-based spawning potential ratio assessment methodology. </w:t>
      </w:r>
      <w:r w:rsidRPr="00AE2F63">
        <w:rPr>
          <w:i/>
          <w:iCs/>
        </w:rPr>
        <w:t>Fisheries Research</w:t>
      </w:r>
      <w:r w:rsidRPr="00AE2F63">
        <w:t xml:space="preserve">, </w:t>
      </w:r>
      <w:r w:rsidRPr="00AE2F63">
        <w:rPr>
          <w:i/>
          <w:iCs/>
        </w:rPr>
        <w:t>171</w:t>
      </w:r>
      <w:r w:rsidRPr="00AE2F63">
        <w:t xml:space="preserve">, 20–32. </w:t>
      </w:r>
      <w:hyperlink r:id="rId30" w:history="1">
        <w:r w:rsidRPr="00AE2F63">
          <w:rPr>
            <w:rStyle w:val="Hyperlink"/>
            <w:color w:val="auto"/>
            <w:u w:val="none"/>
          </w:rPr>
          <w:t>https://doi.org/10.1016/j.fishres.2014.12.018</w:t>
        </w:r>
      </w:hyperlink>
    </w:p>
    <w:p w14:paraId="449DB5C5" w14:textId="77777777" w:rsidR="00E833E4" w:rsidRPr="004D3E3F" w:rsidRDefault="00473A9E" w:rsidP="00E833E4">
      <w:pPr>
        <w:ind w:left="720" w:hanging="720"/>
        <w:mirrorIndents/>
        <w:rPr>
          <w:rStyle w:val="Hyperlink"/>
          <w:color w:val="auto"/>
          <w:u w:val="none"/>
        </w:rPr>
      </w:pPr>
      <w:r w:rsidRPr="00AE2F63">
        <w:t xml:space="preserve">Hossain, M. Y., Rahman, Md. M., </w:t>
      </w:r>
      <w:proofErr w:type="spellStart"/>
      <w:r w:rsidRPr="00AE2F63">
        <w:t>Fulanda</w:t>
      </w:r>
      <w:proofErr w:type="spellEnd"/>
      <w:r w:rsidRPr="00AE2F63">
        <w:t xml:space="preserve">, B., Jewel, M. a. S., Ahamed, F., &amp; </w:t>
      </w:r>
      <w:proofErr w:type="spellStart"/>
      <w:r w:rsidRPr="00AE2F63">
        <w:t>Ohtomi</w:t>
      </w:r>
      <w:proofErr w:type="spellEnd"/>
      <w:r w:rsidRPr="00AE2F63">
        <w:t xml:space="preserve">, J. (2012). Length–weight and length–length relationships of five threatened fish species from the Jamuna (Brahmaputra River tributary) River, northern Bangladesh. </w:t>
      </w:r>
      <w:r w:rsidRPr="00AE2F63">
        <w:rPr>
          <w:i/>
          <w:iCs/>
        </w:rPr>
        <w:t>Journal of Applied Ichthyology</w:t>
      </w:r>
      <w:r w:rsidRPr="00AE2F63">
        <w:t xml:space="preserve">, </w:t>
      </w:r>
      <w:r w:rsidRPr="00AE2F63">
        <w:rPr>
          <w:i/>
          <w:iCs/>
        </w:rPr>
        <w:t>28</w:t>
      </w:r>
      <w:r w:rsidRPr="00AE2F63">
        <w:t xml:space="preserve">(2), 275–277. </w:t>
      </w:r>
      <w:hyperlink r:id="rId31" w:history="1">
        <w:r w:rsidRPr="00AE2F63">
          <w:rPr>
            <w:rStyle w:val="Hyperlink"/>
            <w:color w:val="auto"/>
            <w:u w:val="none"/>
          </w:rPr>
          <w:t>https://doi.org/10.1111/j.1439-0426.2011.01900.x</w:t>
        </w:r>
      </w:hyperlink>
    </w:p>
    <w:p w14:paraId="3A7557AB" w14:textId="7B5C4FF1" w:rsidR="00B30B8E" w:rsidRPr="004D3E3F" w:rsidRDefault="00B30B8E" w:rsidP="00E833E4">
      <w:pPr>
        <w:ind w:left="720" w:hanging="720"/>
        <w:mirrorIndents/>
        <w:rPr>
          <w:rStyle w:val="Hyperlink"/>
          <w:color w:val="auto"/>
          <w:u w:val="none"/>
        </w:rPr>
      </w:pPr>
      <w:r w:rsidRPr="004D3E3F">
        <w:t xml:space="preserve">Job, T.J., David, A. &amp; Das, K.N. </w:t>
      </w:r>
      <w:r w:rsidR="00310CCD" w:rsidRPr="004D3E3F">
        <w:t>(</w:t>
      </w:r>
      <w:r w:rsidRPr="004D3E3F">
        <w:t>1955</w:t>
      </w:r>
      <w:r w:rsidR="00310CCD" w:rsidRPr="004D3E3F">
        <w:t>)</w:t>
      </w:r>
      <w:r w:rsidRPr="004D3E3F">
        <w:t xml:space="preserve">. Fish and fisheries of the Mahanadi in relation to the </w:t>
      </w:r>
      <w:proofErr w:type="spellStart"/>
      <w:r w:rsidRPr="004D3E3F">
        <w:t>Hirakund</w:t>
      </w:r>
      <w:proofErr w:type="spellEnd"/>
      <w:r w:rsidRPr="004D3E3F">
        <w:t xml:space="preserve"> dam. </w:t>
      </w:r>
      <w:r w:rsidRPr="004D3E3F">
        <w:rPr>
          <w:i/>
          <w:iCs/>
        </w:rPr>
        <w:t xml:space="preserve">Indian Journal of Fisheries </w:t>
      </w:r>
      <w:r w:rsidRPr="004D3E3F">
        <w:t>2(1): 1-40</w:t>
      </w:r>
    </w:p>
    <w:p w14:paraId="4D74A8B1" w14:textId="66401CCC" w:rsidR="00E833E4" w:rsidRPr="00AE2F63" w:rsidRDefault="00E833E4" w:rsidP="004D3E3F">
      <w:pPr>
        <w:ind w:left="720" w:hanging="720"/>
        <w:mirrorIndents/>
      </w:pPr>
      <w:r w:rsidRPr="00AE2F63">
        <w:t xml:space="preserve">Khan, S., A. K. Tiwari, Mayank, P., &amp; Tripathi, S. (2019). Size structure of </w:t>
      </w:r>
      <w:proofErr w:type="spellStart"/>
      <w:r w:rsidRPr="00AE2F63">
        <w:t>Sperata</w:t>
      </w:r>
      <w:proofErr w:type="spellEnd"/>
      <w:r w:rsidRPr="00AE2F63">
        <w:t xml:space="preserve"> </w:t>
      </w:r>
      <w:proofErr w:type="spellStart"/>
      <w:r w:rsidRPr="00AE2F63">
        <w:t>aor</w:t>
      </w:r>
      <w:proofErr w:type="spellEnd"/>
      <w:r w:rsidRPr="00AE2F63">
        <w:t xml:space="preserve"> (Gangetic </w:t>
      </w:r>
      <w:proofErr w:type="spellStart"/>
      <w:r w:rsidRPr="00AE2F63">
        <w:t>Tengra</w:t>
      </w:r>
      <w:proofErr w:type="spellEnd"/>
      <w:r w:rsidRPr="00AE2F63">
        <w:t xml:space="preserve">) from the Ghaghara River at Ayodhya, India. </w:t>
      </w:r>
      <w:r w:rsidRPr="00AE2F63">
        <w:rPr>
          <w:i/>
          <w:iCs/>
        </w:rPr>
        <w:t>Journal of the Kalash Science</w:t>
      </w:r>
      <w:r w:rsidRPr="00AE2F63">
        <w:t xml:space="preserve">, </w:t>
      </w:r>
      <w:r w:rsidRPr="00AE2F63">
        <w:rPr>
          <w:i/>
          <w:iCs/>
        </w:rPr>
        <w:t>11</w:t>
      </w:r>
      <w:r w:rsidRPr="00AE2F63">
        <w:t>(1), 26–30.</w:t>
      </w:r>
    </w:p>
    <w:p w14:paraId="39CE5F36" w14:textId="77777777" w:rsidR="00473A9E" w:rsidRPr="00AE2F63" w:rsidRDefault="00473A9E" w:rsidP="004719B0">
      <w:pPr>
        <w:ind w:left="720" w:hanging="720"/>
        <w:mirrorIndents/>
      </w:pPr>
      <w:r w:rsidRPr="00AE2F63">
        <w:t xml:space="preserve">Khatun, M. H., </w:t>
      </w:r>
      <w:proofErr w:type="spellStart"/>
      <w:r w:rsidRPr="00AE2F63">
        <w:t>Zahangir</w:t>
      </w:r>
      <w:proofErr w:type="spellEnd"/>
      <w:r w:rsidRPr="00AE2F63">
        <w:t xml:space="preserve">, M. M., Akhter, B., </w:t>
      </w:r>
      <w:proofErr w:type="spellStart"/>
      <w:r w:rsidRPr="00AE2F63">
        <w:t>Parvej</w:t>
      </w:r>
      <w:proofErr w:type="spellEnd"/>
      <w:r w:rsidRPr="00AE2F63">
        <w:t xml:space="preserve">, M. R., &amp; Liu, Q. (2023). Clupeids in the </w:t>
      </w:r>
      <w:proofErr w:type="spellStart"/>
      <w:r w:rsidRPr="00AE2F63">
        <w:t>kaptai</w:t>
      </w:r>
      <w:proofErr w:type="spellEnd"/>
      <w:r w:rsidRPr="00AE2F63">
        <w:t xml:space="preserve"> reservoir, a blessing or a curse: Estimation of fisheries reference points. </w:t>
      </w:r>
      <w:proofErr w:type="spellStart"/>
      <w:r w:rsidRPr="00AE2F63">
        <w:rPr>
          <w:i/>
          <w:iCs/>
        </w:rPr>
        <w:t>Heliyon</w:t>
      </w:r>
      <w:proofErr w:type="spellEnd"/>
      <w:r w:rsidRPr="00AE2F63">
        <w:t xml:space="preserve">, </w:t>
      </w:r>
      <w:r w:rsidRPr="00AE2F63">
        <w:rPr>
          <w:i/>
          <w:iCs/>
        </w:rPr>
        <w:t>9</w:t>
      </w:r>
      <w:r w:rsidRPr="00AE2F63">
        <w:t xml:space="preserve">(3). </w:t>
      </w:r>
      <w:hyperlink r:id="rId32" w:history="1">
        <w:r w:rsidRPr="00AE2F63">
          <w:rPr>
            <w:rStyle w:val="Hyperlink"/>
            <w:color w:val="auto"/>
            <w:u w:val="none"/>
          </w:rPr>
          <w:t>https://doi.org/10.1016/j.heliyon.2023.e13818</w:t>
        </w:r>
      </w:hyperlink>
    </w:p>
    <w:p w14:paraId="3D275B6E" w14:textId="77777777" w:rsidR="00473A9E" w:rsidRPr="00AE2F63" w:rsidRDefault="00473A9E" w:rsidP="00F409E3">
      <w:pPr>
        <w:ind w:left="720" w:hanging="720"/>
        <w:mirrorIndents/>
      </w:pPr>
      <w:r w:rsidRPr="00AE2F63">
        <w:t xml:space="preserve">Lima, R. A., Ali, A., Rahman, M. K., Islam, M. S., </w:t>
      </w:r>
      <w:proofErr w:type="spellStart"/>
      <w:r w:rsidRPr="00AE2F63">
        <w:t>Moniruzzaman</w:t>
      </w:r>
      <w:proofErr w:type="spellEnd"/>
      <w:r w:rsidRPr="00AE2F63">
        <w:t xml:space="preserve">, M., &amp; Tamanna, T. A. (2023). An overview on hydro-biology and management of Kaptai Lake Fisheries, Bangladesh. </w:t>
      </w:r>
      <w:r w:rsidRPr="00AE2F63">
        <w:rPr>
          <w:i/>
          <w:iCs/>
        </w:rPr>
        <w:t>International Journal of Aquaculture and Fishery Sciences</w:t>
      </w:r>
      <w:r w:rsidRPr="00AE2F63">
        <w:t xml:space="preserve">, </w:t>
      </w:r>
      <w:r w:rsidRPr="00AE2F63">
        <w:rPr>
          <w:i/>
          <w:iCs/>
        </w:rPr>
        <w:t>9</w:t>
      </w:r>
      <w:r w:rsidRPr="00AE2F63">
        <w:t>(3), 029–039.</w:t>
      </w:r>
    </w:p>
    <w:p w14:paraId="29EB695F" w14:textId="77777777" w:rsidR="00473A9E" w:rsidRPr="00AE2F63" w:rsidRDefault="00473A9E" w:rsidP="004719B0">
      <w:pPr>
        <w:ind w:left="720" w:hanging="720"/>
        <w:mirrorIndents/>
      </w:pPr>
      <w:r w:rsidRPr="00AE2F63">
        <w:t xml:space="preserve">Mace, P. M., &amp; </w:t>
      </w:r>
      <w:proofErr w:type="spellStart"/>
      <w:r w:rsidRPr="00AE2F63">
        <w:t>Sissenwine</w:t>
      </w:r>
      <w:proofErr w:type="spellEnd"/>
      <w:r w:rsidRPr="00AE2F63">
        <w:t xml:space="preserve">, M. P. (1993). How much spawning per recruit is enough? </w:t>
      </w:r>
      <w:r w:rsidRPr="00AE2F63">
        <w:rPr>
          <w:i/>
          <w:iCs/>
        </w:rPr>
        <w:t>Canadian Special Publication of Fisheries and Aquatic Sciences</w:t>
      </w:r>
      <w:r w:rsidRPr="00AE2F63">
        <w:t>, 120, 101-118.</w:t>
      </w:r>
    </w:p>
    <w:p w14:paraId="47363641" w14:textId="77777777" w:rsidR="00473A9E" w:rsidRPr="00AE2F63" w:rsidRDefault="00473A9E" w:rsidP="004719B0">
      <w:pPr>
        <w:ind w:left="720" w:hanging="720"/>
        <w:mirrorIndents/>
      </w:pPr>
      <w:r w:rsidRPr="00AE2F63">
        <w:t xml:space="preserve">Martell, S., &amp; Froese, R. (2013). A simple method for estimating MSY from catch and resilience. </w:t>
      </w:r>
      <w:r w:rsidRPr="00AE2F63">
        <w:rPr>
          <w:i/>
          <w:iCs/>
        </w:rPr>
        <w:t>Fish and Fisheries</w:t>
      </w:r>
      <w:r w:rsidRPr="00AE2F63">
        <w:t xml:space="preserve">, </w:t>
      </w:r>
      <w:r w:rsidRPr="00AE2F63">
        <w:rPr>
          <w:i/>
          <w:iCs/>
        </w:rPr>
        <w:t>14</w:t>
      </w:r>
      <w:r w:rsidRPr="00AE2F63">
        <w:t xml:space="preserve">(4), 504–514. </w:t>
      </w:r>
      <w:hyperlink r:id="rId33" w:history="1">
        <w:r w:rsidRPr="00AE2F63">
          <w:rPr>
            <w:rStyle w:val="Hyperlink"/>
            <w:color w:val="auto"/>
            <w:u w:val="none"/>
          </w:rPr>
          <w:t>https://doi.org/10.1111/j.1467-2979.2012.00485.x</w:t>
        </w:r>
      </w:hyperlink>
    </w:p>
    <w:p w14:paraId="05CC462A" w14:textId="77777777" w:rsidR="00473A9E" w:rsidRPr="00AE2F63" w:rsidRDefault="00473A9E" w:rsidP="00473A9E">
      <w:pPr>
        <w:ind w:left="720" w:hanging="720"/>
        <w:mirrorIndents/>
      </w:pPr>
      <w:r w:rsidRPr="00AE2F63">
        <w:t xml:space="preserve">Mia, A. R., Sarker, M. R., &amp; Alam, M. S. (2024). Quantitative Assessment of </w:t>
      </w:r>
      <w:r w:rsidRPr="004D3E3F">
        <w:rPr>
          <w:i/>
          <w:iCs/>
        </w:rPr>
        <w:t xml:space="preserve">Ailia </w:t>
      </w:r>
      <w:proofErr w:type="spellStart"/>
      <w:r w:rsidRPr="004D3E3F">
        <w:rPr>
          <w:i/>
          <w:iCs/>
        </w:rPr>
        <w:t>coila</w:t>
      </w:r>
      <w:proofErr w:type="spellEnd"/>
      <w:r w:rsidRPr="00AE2F63">
        <w:t xml:space="preserve"> (Hamilton, 1822) Fish Population in Kaptai Lake: A Length-Based Approach. </w:t>
      </w:r>
      <w:r w:rsidRPr="004D3E3F">
        <w:rPr>
          <w:i/>
          <w:iCs/>
        </w:rPr>
        <w:t>Lakes &amp; Reservoirs: Science, Policy and Management for Sustainable Use</w:t>
      </w:r>
      <w:r w:rsidRPr="00AE2F63">
        <w:t xml:space="preserve">, 29(1), e12460. </w:t>
      </w:r>
      <w:r w:rsidRPr="004D3E3F">
        <w:t>https://doi.org/10.1111/lre.12460</w:t>
      </w:r>
    </w:p>
    <w:p w14:paraId="08AC77FA" w14:textId="77777777" w:rsidR="00473A9E" w:rsidRPr="00AE2F63" w:rsidRDefault="00473A9E" w:rsidP="004719B0">
      <w:pPr>
        <w:ind w:left="720" w:hanging="720"/>
        <w:mirrorIndents/>
      </w:pPr>
      <w:r w:rsidRPr="00AE2F63">
        <w:t>Mildenberger, T. K., Taylor, M. H., &amp; Wolff, M. (2017). "</w:t>
      </w:r>
      <w:proofErr w:type="spellStart"/>
      <w:r w:rsidRPr="00AE2F63">
        <w:t>TropFishR</w:t>
      </w:r>
      <w:proofErr w:type="spellEnd"/>
      <w:r w:rsidRPr="00AE2F63">
        <w:t xml:space="preserve">: An R package for fisheries analysis with length-frequency data." </w:t>
      </w:r>
      <w:r w:rsidRPr="00AE2F63">
        <w:rPr>
          <w:i/>
          <w:iCs/>
        </w:rPr>
        <w:t>Methods in Ecology and Evolution</w:t>
      </w:r>
      <w:r w:rsidRPr="00AE2F63">
        <w:t>, 8(11), 1520-1527.</w:t>
      </w:r>
    </w:p>
    <w:p w14:paraId="5B836692" w14:textId="74FE773F" w:rsidR="00473A9E" w:rsidRPr="00AE2F63" w:rsidRDefault="00473A9E" w:rsidP="004D3E3F">
      <w:pPr>
        <w:ind w:left="720" w:hanging="720"/>
        <w:mirrorIndents/>
      </w:pPr>
      <w:r w:rsidRPr="00AE2F63">
        <w:t xml:space="preserve">Misra, K.S. (1959). An aid to the identification of the common commercial fishes of India and Pakistan. </w:t>
      </w:r>
      <w:r w:rsidRPr="004D3E3F">
        <w:rPr>
          <w:i/>
          <w:iCs/>
        </w:rPr>
        <w:t>Records of the Indian Museum</w:t>
      </w:r>
      <w:r w:rsidR="007124C5" w:rsidRPr="00AE2F63">
        <w:t>,</w:t>
      </w:r>
      <w:r w:rsidRPr="00AE2F63">
        <w:t xml:space="preserve"> 57: 156-157</w:t>
      </w:r>
    </w:p>
    <w:p w14:paraId="5B02C415" w14:textId="77777777" w:rsidR="00473A9E" w:rsidRPr="00AE2F63" w:rsidRDefault="00473A9E" w:rsidP="004719B0">
      <w:pPr>
        <w:ind w:left="720" w:hanging="720"/>
        <w:mirrorIndents/>
      </w:pPr>
      <w:r w:rsidRPr="00AE2F63">
        <w:t xml:space="preserve">Mora, C., Myers, R. A., Coll, M., </w:t>
      </w:r>
      <w:proofErr w:type="spellStart"/>
      <w:r w:rsidRPr="00AE2F63">
        <w:t>Libralato</w:t>
      </w:r>
      <w:proofErr w:type="spellEnd"/>
      <w:r w:rsidRPr="00AE2F63">
        <w:t xml:space="preserve">, S., Pitcher, T. J., Sumaila, R. U., Zeller, D., Watson, R., Gaston, K. J., &amp; Worm, B. (2009). Management Effectiveness of the World’s Marine Fisheries. </w:t>
      </w:r>
      <w:r w:rsidRPr="00AE2F63">
        <w:rPr>
          <w:i/>
          <w:iCs/>
        </w:rPr>
        <w:t>PLOS Biology</w:t>
      </w:r>
      <w:r w:rsidRPr="00AE2F63">
        <w:t xml:space="preserve">, </w:t>
      </w:r>
      <w:r w:rsidRPr="00AE2F63">
        <w:rPr>
          <w:i/>
          <w:iCs/>
        </w:rPr>
        <w:t>7</w:t>
      </w:r>
      <w:r w:rsidRPr="00AE2F63">
        <w:t>(6), e1000131. https://doi.org/10.1371/journal.pbio.1000131</w:t>
      </w:r>
    </w:p>
    <w:p w14:paraId="142939B1" w14:textId="77777777" w:rsidR="00473A9E" w:rsidRPr="00AE2F63" w:rsidRDefault="00473A9E" w:rsidP="00EB1ED2">
      <w:pPr>
        <w:ind w:left="720" w:hanging="720"/>
        <w:mirrorIndents/>
      </w:pPr>
      <w:r w:rsidRPr="00AE2F63">
        <w:t xml:space="preserve">Nazir, A., &amp; Khan, M. A. (2019). Relationships between fish length, otolith size and otolith weight in </w:t>
      </w:r>
      <w:proofErr w:type="spellStart"/>
      <w:r w:rsidRPr="004D3E3F">
        <w:rPr>
          <w:i/>
          <w:iCs/>
        </w:rPr>
        <w:t>Sperata</w:t>
      </w:r>
      <w:proofErr w:type="spellEnd"/>
      <w:r w:rsidRPr="004D3E3F">
        <w:rPr>
          <w:i/>
          <w:iCs/>
        </w:rPr>
        <w:t xml:space="preserve"> </w:t>
      </w:r>
      <w:proofErr w:type="spellStart"/>
      <w:r w:rsidRPr="004D3E3F">
        <w:rPr>
          <w:i/>
          <w:iCs/>
        </w:rPr>
        <w:t>aor</w:t>
      </w:r>
      <w:proofErr w:type="spellEnd"/>
      <w:r w:rsidRPr="00AE2F63">
        <w:t xml:space="preserve"> (</w:t>
      </w:r>
      <w:proofErr w:type="spellStart"/>
      <w:r w:rsidRPr="00AE2F63">
        <w:t>Bagridae</w:t>
      </w:r>
      <w:proofErr w:type="spellEnd"/>
      <w:r w:rsidRPr="00AE2F63">
        <w:t xml:space="preserve">) and </w:t>
      </w:r>
      <w:r w:rsidRPr="004D3E3F">
        <w:rPr>
          <w:i/>
          <w:iCs/>
        </w:rPr>
        <w:t>Labeo bata</w:t>
      </w:r>
      <w:r w:rsidRPr="00AE2F63">
        <w:t xml:space="preserve"> (</w:t>
      </w:r>
      <w:proofErr w:type="spellStart"/>
      <w:r w:rsidRPr="00AE2F63">
        <w:t>Cyprinidae</w:t>
      </w:r>
      <w:proofErr w:type="spellEnd"/>
      <w:r w:rsidRPr="00AE2F63">
        <w:t xml:space="preserve">) from the Ganga River, India. </w:t>
      </w:r>
      <w:r w:rsidRPr="00AE2F63">
        <w:rPr>
          <w:i/>
          <w:iCs/>
        </w:rPr>
        <w:t>Zoology and Ecology</w:t>
      </w:r>
      <w:r w:rsidRPr="00AE2F63">
        <w:t xml:space="preserve">, </w:t>
      </w:r>
      <w:r w:rsidRPr="00AE2F63">
        <w:rPr>
          <w:i/>
          <w:iCs/>
        </w:rPr>
        <w:t>29</w:t>
      </w:r>
      <w:r w:rsidRPr="00AE2F63">
        <w:t xml:space="preserve">(2), 93–98. </w:t>
      </w:r>
      <w:r w:rsidRPr="004D3E3F">
        <w:t>https://doi.org/10.35513/21658005.2019.2.3</w:t>
      </w:r>
    </w:p>
    <w:p w14:paraId="0C96E989" w14:textId="77777777" w:rsidR="00473A9E" w:rsidRPr="00AE2F63" w:rsidRDefault="00473A9E" w:rsidP="00EB1ED2">
      <w:pPr>
        <w:ind w:left="720" w:hanging="720"/>
        <w:mirrorIndents/>
      </w:pPr>
      <w:r w:rsidRPr="00AE2F63">
        <w:t xml:space="preserve">Nazir, A., &amp; Khan, M. A. (2020). Stock-specific assessment of precise age and growth in the long-whiskered catfish </w:t>
      </w:r>
      <w:proofErr w:type="spellStart"/>
      <w:r w:rsidRPr="004D3E3F">
        <w:rPr>
          <w:i/>
          <w:iCs/>
        </w:rPr>
        <w:t>Sperata</w:t>
      </w:r>
      <w:proofErr w:type="spellEnd"/>
      <w:r w:rsidRPr="004D3E3F">
        <w:rPr>
          <w:i/>
          <w:iCs/>
        </w:rPr>
        <w:t xml:space="preserve"> </w:t>
      </w:r>
      <w:proofErr w:type="spellStart"/>
      <w:r w:rsidRPr="004D3E3F">
        <w:rPr>
          <w:i/>
          <w:iCs/>
        </w:rPr>
        <w:t>aor</w:t>
      </w:r>
      <w:proofErr w:type="spellEnd"/>
      <w:r w:rsidRPr="00AE2F63">
        <w:t xml:space="preserve"> from the Ganges River. </w:t>
      </w:r>
      <w:r w:rsidRPr="00AE2F63">
        <w:rPr>
          <w:i/>
          <w:iCs/>
        </w:rPr>
        <w:t>Marine and Freshwater Research</w:t>
      </w:r>
      <w:r w:rsidRPr="00AE2F63">
        <w:t xml:space="preserve">, </w:t>
      </w:r>
      <w:r w:rsidRPr="00AE2F63">
        <w:rPr>
          <w:i/>
          <w:iCs/>
        </w:rPr>
        <w:t>71</w:t>
      </w:r>
      <w:r w:rsidRPr="00AE2F63">
        <w:t xml:space="preserve">(12), 1693. </w:t>
      </w:r>
      <w:r w:rsidRPr="004D3E3F">
        <w:t>https://doi.org/10.1071/MF19315</w:t>
      </w:r>
    </w:p>
    <w:p w14:paraId="1489E305" w14:textId="77777777" w:rsidR="00473A9E" w:rsidRPr="00AE2F63" w:rsidRDefault="00473A9E" w:rsidP="004719B0">
      <w:pPr>
        <w:ind w:left="720" w:hanging="720"/>
        <w:mirrorIndents/>
      </w:pPr>
      <w:r w:rsidRPr="00AE2F63">
        <w:t xml:space="preserve">Nelson, G. A. (2017). </w:t>
      </w:r>
      <w:proofErr w:type="spellStart"/>
      <w:r w:rsidRPr="00AE2F63">
        <w:rPr>
          <w:i/>
          <w:iCs/>
        </w:rPr>
        <w:t>fishmethods</w:t>
      </w:r>
      <w:proofErr w:type="spellEnd"/>
      <w:r w:rsidRPr="00AE2F63">
        <w:rPr>
          <w:i/>
          <w:iCs/>
        </w:rPr>
        <w:t>: Fishery Science Methods and Models</w:t>
      </w:r>
      <w:r w:rsidRPr="00AE2F63">
        <w:t xml:space="preserve"> (1.12-1) [Computer software]. </w:t>
      </w:r>
      <w:hyperlink r:id="rId34" w:history="1">
        <w:r w:rsidRPr="00AE2F63">
          <w:rPr>
            <w:rStyle w:val="Hyperlink"/>
            <w:color w:val="auto"/>
            <w:u w:val="none"/>
          </w:rPr>
          <w:t>https://cran.r-project.org/web/packages/fishmethods/index.html</w:t>
        </w:r>
      </w:hyperlink>
    </w:p>
    <w:p w14:paraId="3AD26F4B" w14:textId="77777777" w:rsidR="00473A9E" w:rsidRPr="00AE2F63" w:rsidRDefault="00473A9E" w:rsidP="004719B0">
      <w:pPr>
        <w:ind w:left="720" w:hanging="720"/>
        <w:mirrorIndents/>
      </w:pPr>
      <w:r w:rsidRPr="00AE2F63">
        <w:t xml:space="preserve">Pauly, D. (1984). </w:t>
      </w:r>
      <w:r w:rsidRPr="00AE2F63">
        <w:rPr>
          <w:i/>
          <w:iCs/>
        </w:rPr>
        <w:t>Fish Population Dynamics in Tropical Waters: A Manual for Use with Programmable Calculators</w:t>
      </w:r>
      <w:r w:rsidRPr="00AE2F63">
        <w:t>. WorldFish.</w:t>
      </w:r>
    </w:p>
    <w:p w14:paraId="36046C55" w14:textId="77777777" w:rsidR="00473A9E" w:rsidRPr="00AE2F63" w:rsidRDefault="00473A9E" w:rsidP="004719B0">
      <w:pPr>
        <w:ind w:left="720" w:hanging="720"/>
        <w:mirrorIndents/>
      </w:pPr>
      <w:r w:rsidRPr="00AE2F63">
        <w:t xml:space="preserve">Pauly, D., &amp; Morgan, G. R. (Eds.). (1987). </w:t>
      </w:r>
      <w:r w:rsidRPr="00AE2F63">
        <w:rPr>
          <w:i/>
          <w:iCs/>
        </w:rPr>
        <w:t>Length-based methods in fisheries research</w:t>
      </w:r>
      <w:r w:rsidRPr="00AE2F63">
        <w:t xml:space="preserve"> (Vol. 13). WorldFish.</w:t>
      </w:r>
    </w:p>
    <w:p w14:paraId="62BCDBC8" w14:textId="77777777" w:rsidR="00473A9E" w:rsidRPr="00AE2F63" w:rsidRDefault="00473A9E" w:rsidP="00B77E70">
      <w:pPr>
        <w:ind w:left="720" w:hanging="720"/>
        <w:mirrorIndents/>
      </w:pPr>
      <w:r w:rsidRPr="00AE2F63">
        <w:t xml:space="preserve">Pearce, D., Pearce, C., &amp; Palmer, C. (2002). </w:t>
      </w:r>
      <w:r w:rsidRPr="00AE2F63">
        <w:rPr>
          <w:i/>
          <w:iCs/>
        </w:rPr>
        <w:t>Valuing the Environment in Developing Countries: Case Studies</w:t>
      </w:r>
      <w:r w:rsidRPr="00AE2F63">
        <w:t>. Edward Elgar Publishing.</w:t>
      </w:r>
    </w:p>
    <w:p w14:paraId="02487EDF" w14:textId="77777777" w:rsidR="00473A9E" w:rsidRPr="00AE2F63" w:rsidRDefault="00473A9E" w:rsidP="004719B0">
      <w:pPr>
        <w:ind w:left="720" w:hanging="720"/>
        <w:mirrorIndents/>
      </w:pPr>
      <w:r w:rsidRPr="00AE2F63">
        <w:t>Pilling, G. M., Kell, L. T., Hutton, T., Bromley, P. J., Tidd, A. N., &amp; Bolle, L. J. (2008). Can economic and biological management objectives be achieved by the use of MSY-based reference points? A North Sea plaice (</w:t>
      </w:r>
      <w:r w:rsidRPr="004D3E3F">
        <w:rPr>
          <w:i/>
          <w:iCs/>
        </w:rPr>
        <w:t>Pleuronectes platessa</w:t>
      </w:r>
      <w:r w:rsidRPr="00AE2F63">
        <w:t>) and sole (</w:t>
      </w:r>
      <w:proofErr w:type="spellStart"/>
      <w:r w:rsidRPr="004D3E3F">
        <w:rPr>
          <w:i/>
          <w:iCs/>
        </w:rPr>
        <w:t>Solea</w:t>
      </w:r>
      <w:proofErr w:type="spellEnd"/>
      <w:r w:rsidRPr="004D3E3F">
        <w:rPr>
          <w:i/>
          <w:iCs/>
        </w:rPr>
        <w:t xml:space="preserve"> </w:t>
      </w:r>
      <w:proofErr w:type="spellStart"/>
      <w:r w:rsidRPr="004D3E3F">
        <w:rPr>
          <w:i/>
          <w:iCs/>
        </w:rPr>
        <w:t>solea</w:t>
      </w:r>
      <w:proofErr w:type="spellEnd"/>
      <w:r w:rsidRPr="00AE2F63">
        <w:t xml:space="preserve">) case study. </w:t>
      </w:r>
      <w:r w:rsidRPr="00AE2F63">
        <w:rPr>
          <w:i/>
          <w:iCs/>
        </w:rPr>
        <w:t>ICES Journal of Marine Science</w:t>
      </w:r>
      <w:r w:rsidRPr="00AE2F63">
        <w:t xml:space="preserve">, </w:t>
      </w:r>
      <w:r w:rsidRPr="00AE2F63">
        <w:rPr>
          <w:i/>
          <w:iCs/>
        </w:rPr>
        <w:t>65</w:t>
      </w:r>
      <w:r w:rsidRPr="00AE2F63">
        <w:t xml:space="preserve">(6), 1069–1080. </w:t>
      </w:r>
      <w:hyperlink r:id="rId35" w:history="1">
        <w:r w:rsidRPr="00AE2F63">
          <w:rPr>
            <w:rStyle w:val="Hyperlink"/>
            <w:color w:val="auto"/>
            <w:u w:val="none"/>
          </w:rPr>
          <w:t>https://doi.org/10.1093/icesjms/fsn063</w:t>
        </w:r>
      </w:hyperlink>
    </w:p>
    <w:p w14:paraId="253701BC" w14:textId="77777777" w:rsidR="00473A9E" w:rsidRPr="00AE2F63" w:rsidRDefault="00473A9E" w:rsidP="004719B0">
      <w:pPr>
        <w:ind w:left="720" w:hanging="720"/>
        <w:mirrorIndents/>
      </w:pPr>
      <w:r w:rsidRPr="00AE2F63">
        <w:t xml:space="preserve">Prince, J., Victor, S., </w:t>
      </w:r>
      <w:proofErr w:type="spellStart"/>
      <w:r w:rsidRPr="00AE2F63">
        <w:t>Kloulchad</w:t>
      </w:r>
      <w:proofErr w:type="spellEnd"/>
      <w:r w:rsidRPr="00AE2F63">
        <w:t xml:space="preserve">, V., &amp; Hordyk, A. (2015). Length based SPR assessment of eleven Indo-Pacific coral reef fish populations in Palau. </w:t>
      </w:r>
      <w:r w:rsidRPr="00AE2F63">
        <w:rPr>
          <w:i/>
          <w:iCs/>
        </w:rPr>
        <w:t>Fisheries Research</w:t>
      </w:r>
      <w:r w:rsidRPr="00AE2F63">
        <w:t xml:space="preserve">, </w:t>
      </w:r>
      <w:r w:rsidRPr="00AE2F63">
        <w:rPr>
          <w:i/>
          <w:iCs/>
        </w:rPr>
        <w:t>171</w:t>
      </w:r>
      <w:r w:rsidRPr="00AE2F63">
        <w:t xml:space="preserve">, 42–58. </w:t>
      </w:r>
      <w:hyperlink r:id="rId36" w:history="1">
        <w:r w:rsidRPr="00AE2F63">
          <w:rPr>
            <w:rStyle w:val="Hyperlink"/>
            <w:color w:val="auto"/>
            <w:u w:val="none"/>
          </w:rPr>
          <w:t>https://doi.org/10.1016/j.fishres.2015.06.008</w:t>
        </w:r>
      </w:hyperlink>
    </w:p>
    <w:p w14:paraId="4A4A4191" w14:textId="77777777" w:rsidR="00473A9E" w:rsidRPr="00AE2F63" w:rsidRDefault="00473A9E" w:rsidP="004719B0">
      <w:pPr>
        <w:pStyle w:val="Bibliography"/>
        <w:ind w:left="720" w:hanging="720"/>
      </w:pPr>
      <w:r w:rsidRPr="00AE2F63">
        <w:t xml:space="preserve">Punt, A. E., Butterworth, D. S., de Moor, C. L., De Oliveira, J. A. A., &amp; Haddon, M. (2016). Management strategy evaluation: Best practices. </w:t>
      </w:r>
      <w:r w:rsidRPr="00AE2F63">
        <w:rPr>
          <w:i/>
          <w:iCs/>
        </w:rPr>
        <w:t>Fish and Fisheries</w:t>
      </w:r>
      <w:r w:rsidRPr="00AE2F63">
        <w:t xml:space="preserve">, </w:t>
      </w:r>
      <w:r w:rsidRPr="00AE2F63">
        <w:rPr>
          <w:i/>
          <w:iCs/>
        </w:rPr>
        <w:t>17</w:t>
      </w:r>
      <w:r w:rsidRPr="00AE2F63">
        <w:t xml:space="preserve">(2), 303–334. </w:t>
      </w:r>
      <w:hyperlink r:id="rId37" w:history="1">
        <w:r w:rsidRPr="00AE2F63">
          <w:rPr>
            <w:rStyle w:val="Hyperlink"/>
            <w:color w:val="auto"/>
            <w:u w:val="none"/>
          </w:rPr>
          <w:t>https://doi.org/10.1111/faf.12104</w:t>
        </w:r>
      </w:hyperlink>
    </w:p>
    <w:p w14:paraId="1DC24154" w14:textId="77777777" w:rsidR="00473A9E" w:rsidRPr="00AE2F63" w:rsidRDefault="00473A9E" w:rsidP="004719B0">
      <w:pPr>
        <w:ind w:left="720" w:hanging="720"/>
        <w:mirrorIndents/>
      </w:pPr>
      <w:r w:rsidRPr="00AE2F63">
        <w:t xml:space="preserve">Punt, A. E., Dunn, A., Elvarsson, B. Þ., Hampton, J., Hoyle, S. D., Maunder, M. N., Methot, R. D., &amp; Nielsen, A. (2020). Essential features of the next-generation integrated fisheries stock assessment package: A perspective. </w:t>
      </w:r>
      <w:r w:rsidRPr="00AE2F63">
        <w:rPr>
          <w:i/>
          <w:iCs/>
        </w:rPr>
        <w:t>Fisheries Research</w:t>
      </w:r>
      <w:r w:rsidRPr="00AE2F63">
        <w:t xml:space="preserve">, </w:t>
      </w:r>
      <w:r w:rsidRPr="00AE2F63">
        <w:rPr>
          <w:i/>
          <w:iCs/>
        </w:rPr>
        <w:t>229</w:t>
      </w:r>
      <w:r w:rsidRPr="00AE2F63">
        <w:t xml:space="preserve">, 105617. </w:t>
      </w:r>
      <w:hyperlink r:id="rId38" w:history="1">
        <w:r w:rsidRPr="00AE2F63">
          <w:rPr>
            <w:rStyle w:val="Hyperlink"/>
            <w:color w:val="auto"/>
            <w:u w:val="none"/>
          </w:rPr>
          <w:t>https://doi.org/10.1016/j.fishres.2020.105617</w:t>
        </w:r>
      </w:hyperlink>
    </w:p>
    <w:p w14:paraId="7B612871" w14:textId="77777777" w:rsidR="00473A9E" w:rsidRPr="00AE2F63" w:rsidRDefault="00473A9E" w:rsidP="00377BF9">
      <w:pPr>
        <w:ind w:left="720" w:hanging="720"/>
        <w:mirrorIndents/>
      </w:pPr>
      <w:r w:rsidRPr="00AE2F63">
        <w:t xml:space="preserve">Rahman, A.K.A. (2005). </w:t>
      </w:r>
      <w:r w:rsidRPr="00AE2F63">
        <w:rPr>
          <w:i/>
          <w:iCs/>
        </w:rPr>
        <w:t>Freshwater Fishes of Bangladesh</w:t>
      </w:r>
      <w:r w:rsidRPr="00AE2F63">
        <w:t>. Zoological Society of Bangladesh, Dhaka, Bangladesh. p. 263.</w:t>
      </w:r>
    </w:p>
    <w:p w14:paraId="59596DF6" w14:textId="77777777" w:rsidR="00473A9E" w:rsidRPr="00AE2F63" w:rsidRDefault="00473A9E" w:rsidP="005E4FE4">
      <w:pPr>
        <w:ind w:left="720" w:hanging="720"/>
        <w:mirrorIndents/>
      </w:pPr>
      <w:r w:rsidRPr="00AE2F63">
        <w:t xml:space="preserve">Rahman, B. M. S., Rahman, M. K., Ali, A., Lima, R. A., Mia, M. L., &amp; Mahmud, Y. (2024). Catch composition, catch per unit effort (CPUE) and species selectivity of fishing gears on multi-species Kaptai Lake in Bangladesh. </w:t>
      </w:r>
      <w:proofErr w:type="spellStart"/>
      <w:r w:rsidRPr="00AE2F63">
        <w:rPr>
          <w:i/>
          <w:iCs/>
        </w:rPr>
        <w:t>Heliyon</w:t>
      </w:r>
      <w:proofErr w:type="spellEnd"/>
      <w:r w:rsidRPr="00AE2F63">
        <w:t xml:space="preserve">, </w:t>
      </w:r>
      <w:r w:rsidRPr="00AE2F63">
        <w:rPr>
          <w:i/>
          <w:iCs/>
        </w:rPr>
        <w:t>10</w:t>
      </w:r>
      <w:r w:rsidRPr="00AE2F63">
        <w:t xml:space="preserve">(10). </w:t>
      </w:r>
      <w:r w:rsidRPr="004D3E3F">
        <w:t>https://doi.org/10.1016/j.heliyon.2024.e31173</w:t>
      </w:r>
    </w:p>
    <w:p w14:paraId="56DC5A65" w14:textId="77777777" w:rsidR="00473A9E" w:rsidRPr="00AE2F63" w:rsidRDefault="00473A9E" w:rsidP="00377BF9">
      <w:pPr>
        <w:ind w:left="720" w:hanging="720"/>
        <w:mirrorIndents/>
      </w:pPr>
      <w:proofErr w:type="spellStart"/>
      <w:r w:rsidRPr="00AE2F63">
        <w:t>Ramakrishniah</w:t>
      </w:r>
      <w:proofErr w:type="spellEnd"/>
      <w:r w:rsidRPr="00AE2F63">
        <w:t xml:space="preserve">, M. (1992). Studies on the breeding and feeding biology of </w:t>
      </w:r>
      <w:proofErr w:type="spellStart"/>
      <w:r w:rsidRPr="00AE2F63">
        <w:rPr>
          <w:i/>
          <w:iCs/>
        </w:rPr>
        <w:t>Mystus</w:t>
      </w:r>
      <w:proofErr w:type="spellEnd"/>
      <w:r w:rsidRPr="00AE2F63">
        <w:rPr>
          <w:i/>
          <w:iCs/>
        </w:rPr>
        <w:t xml:space="preserve"> </w:t>
      </w:r>
      <w:proofErr w:type="spellStart"/>
      <w:r w:rsidRPr="00AE2F63">
        <w:rPr>
          <w:i/>
          <w:iCs/>
        </w:rPr>
        <w:t>aor</w:t>
      </w:r>
      <w:proofErr w:type="spellEnd"/>
      <w:r w:rsidRPr="00AE2F63">
        <w:rPr>
          <w:i/>
          <w:iCs/>
        </w:rPr>
        <w:t xml:space="preserve"> </w:t>
      </w:r>
      <w:r w:rsidRPr="00AE2F63">
        <w:t xml:space="preserve">(Hamilton) of </w:t>
      </w:r>
      <w:proofErr w:type="spellStart"/>
      <w:r w:rsidRPr="00AE2F63">
        <w:t>Nagarjunasagar</w:t>
      </w:r>
      <w:proofErr w:type="spellEnd"/>
      <w:r w:rsidRPr="00AE2F63">
        <w:t xml:space="preserve"> Reservoir. </w:t>
      </w:r>
      <w:r w:rsidRPr="00AE2F63">
        <w:rPr>
          <w:i/>
          <w:iCs/>
        </w:rPr>
        <w:t xml:space="preserve">Proceedings of the National Academy of Sciences, India </w:t>
      </w:r>
      <w:r w:rsidRPr="00AE2F63">
        <w:t>62 (B) III: 357-364.</w:t>
      </w:r>
    </w:p>
    <w:p w14:paraId="5E84C156" w14:textId="77777777" w:rsidR="00473A9E" w:rsidRPr="00AE2F63" w:rsidRDefault="00473A9E" w:rsidP="004719B0">
      <w:pPr>
        <w:ind w:left="720" w:hanging="720"/>
        <w:mirrorIndents/>
      </w:pPr>
      <w:r w:rsidRPr="00AE2F63">
        <w:t xml:space="preserve">Rana, S., Hasan, Md. N., Bari, A. A., Shimul, S. A., Ahmed, Sk. I., &amp; Nahid, Sk. A. A. (2024). Problems and prospects of fish farming in the Chattogram Hill Tracts of Bangladesh: Community-based aquaculture might be a right choice. </w:t>
      </w:r>
      <w:r w:rsidRPr="00AE2F63">
        <w:rPr>
          <w:i/>
          <w:iCs/>
        </w:rPr>
        <w:t>Aquaculture and Fisheries</w:t>
      </w:r>
      <w:r w:rsidRPr="00AE2F63">
        <w:t xml:space="preserve">, </w:t>
      </w:r>
      <w:r w:rsidRPr="00AE2F63">
        <w:rPr>
          <w:i/>
          <w:iCs/>
        </w:rPr>
        <w:t>9</w:t>
      </w:r>
      <w:r w:rsidRPr="00AE2F63">
        <w:t>(2), 306–313. https://doi.org/10.1016/j.aaf.2022.04.002</w:t>
      </w:r>
    </w:p>
    <w:p w14:paraId="25F9E89F" w14:textId="77777777" w:rsidR="00473A9E" w:rsidRPr="00AE2F63" w:rsidRDefault="00473A9E" w:rsidP="00225C77">
      <w:pPr>
        <w:ind w:left="720" w:hanging="720"/>
        <w:mirrorIndents/>
      </w:pPr>
      <w:r w:rsidRPr="00AE2F63">
        <w:t xml:space="preserve">Rayhan, N., Schneider, P., Islam, M. S., Rashid, A., Mozumder, M. M. H., Hossain, M. M., Begum, A., &amp; </w:t>
      </w:r>
      <w:proofErr w:type="spellStart"/>
      <w:r w:rsidRPr="00AE2F63">
        <w:t>Shamsuzzaman</w:t>
      </w:r>
      <w:proofErr w:type="spellEnd"/>
      <w:r w:rsidRPr="00AE2F63">
        <w:t xml:space="preserve">, M. M. (2021). Analyses of Protection and Conservation According to the Fish Act 1950 in Bangladesh’s Kaptai Lake Fisheries Management. </w:t>
      </w:r>
      <w:r w:rsidRPr="00AE2F63">
        <w:rPr>
          <w:i/>
          <w:iCs/>
        </w:rPr>
        <w:t>Water</w:t>
      </w:r>
      <w:r w:rsidRPr="00AE2F63">
        <w:t xml:space="preserve">, </w:t>
      </w:r>
      <w:r w:rsidRPr="00AE2F63">
        <w:rPr>
          <w:i/>
          <w:iCs/>
        </w:rPr>
        <w:t>13</w:t>
      </w:r>
      <w:r w:rsidRPr="00AE2F63">
        <w:t xml:space="preserve">(20), 2835. </w:t>
      </w:r>
      <w:r w:rsidRPr="004D3E3F">
        <w:t>https://doi.org/10.3390/w13202835</w:t>
      </w:r>
    </w:p>
    <w:p w14:paraId="7F5DD035" w14:textId="77777777" w:rsidR="00473A9E" w:rsidRPr="00AE2F63" w:rsidRDefault="00473A9E" w:rsidP="004719B0">
      <w:pPr>
        <w:ind w:left="720" w:hanging="720"/>
        <w:mirrorIndents/>
      </w:pPr>
      <w:r w:rsidRPr="00AE2F63">
        <w:t xml:space="preserve">Rudd, M. B., &amp; Thorson, J. T. (2018). Accounting for variable recruitment and fishing mortality in length-based stock assessments for data-limited fisheries. </w:t>
      </w:r>
      <w:r w:rsidRPr="00AE2F63">
        <w:rPr>
          <w:i/>
          <w:iCs/>
        </w:rPr>
        <w:t>Canadian Journal of Fisheries and Aquatic Sciences</w:t>
      </w:r>
      <w:r w:rsidRPr="00AE2F63">
        <w:t xml:space="preserve">, </w:t>
      </w:r>
      <w:r w:rsidRPr="00AE2F63">
        <w:rPr>
          <w:i/>
          <w:iCs/>
        </w:rPr>
        <w:t>75</w:t>
      </w:r>
      <w:r w:rsidRPr="00AE2F63">
        <w:t xml:space="preserve">(7), 1019–1035. </w:t>
      </w:r>
      <w:hyperlink r:id="rId39" w:history="1">
        <w:r w:rsidRPr="00AE2F63">
          <w:rPr>
            <w:rStyle w:val="Hyperlink"/>
            <w:color w:val="auto"/>
            <w:u w:val="none"/>
          </w:rPr>
          <w:t>https://doi.org/10.1139/cjfas-2017-0143</w:t>
        </w:r>
      </w:hyperlink>
    </w:p>
    <w:p w14:paraId="4D098726" w14:textId="77039768" w:rsidR="00473A9E" w:rsidRPr="00AE2F63" w:rsidRDefault="00473A9E" w:rsidP="00377BF9">
      <w:pPr>
        <w:ind w:left="720" w:hanging="720"/>
        <w:mirrorIndents/>
      </w:pPr>
      <w:r w:rsidRPr="00AE2F63">
        <w:t xml:space="preserve">Saigal, B.N. (1964). Studies on the fishery and biology of the commercial catfishes of the Ganga River system. II. Maturity, spawning and food of </w:t>
      </w:r>
      <w:proofErr w:type="spellStart"/>
      <w:r w:rsidRPr="00AE2F63">
        <w:rPr>
          <w:i/>
          <w:iCs/>
        </w:rPr>
        <w:t>Mystus</w:t>
      </w:r>
      <w:proofErr w:type="spellEnd"/>
      <w:r w:rsidRPr="00AE2F63">
        <w:rPr>
          <w:i/>
          <w:iCs/>
        </w:rPr>
        <w:t xml:space="preserve"> </w:t>
      </w:r>
      <w:r w:rsidRPr="00AE2F63">
        <w:t>(</w:t>
      </w:r>
      <w:proofErr w:type="spellStart"/>
      <w:r w:rsidRPr="00AE2F63">
        <w:rPr>
          <w:i/>
          <w:iCs/>
        </w:rPr>
        <w:t>Osteobagrus</w:t>
      </w:r>
      <w:proofErr w:type="spellEnd"/>
      <w:r w:rsidRPr="00AE2F63">
        <w:t xml:space="preserve">) </w:t>
      </w:r>
      <w:proofErr w:type="spellStart"/>
      <w:r w:rsidRPr="00AE2F63">
        <w:rPr>
          <w:i/>
          <w:iCs/>
        </w:rPr>
        <w:t>aor</w:t>
      </w:r>
      <w:proofErr w:type="spellEnd"/>
      <w:r w:rsidRPr="00AE2F63">
        <w:rPr>
          <w:i/>
          <w:iCs/>
        </w:rPr>
        <w:t xml:space="preserve"> </w:t>
      </w:r>
      <w:r w:rsidRPr="00AE2F63">
        <w:t xml:space="preserve">(Hamilton). </w:t>
      </w:r>
      <w:r w:rsidRPr="00AE2F63">
        <w:rPr>
          <w:i/>
          <w:iCs/>
        </w:rPr>
        <w:t xml:space="preserve">Indian Journal of Fisheries </w:t>
      </w:r>
      <w:r w:rsidRPr="00AE2F63">
        <w:t>11</w:t>
      </w:r>
      <w:r w:rsidR="003A0F38" w:rsidRPr="00AE2F63">
        <w:t>A (</w:t>
      </w:r>
      <w:r w:rsidRPr="00AE2F63">
        <w:t>1): 1-44.</w:t>
      </w:r>
    </w:p>
    <w:p w14:paraId="0192AD6D" w14:textId="77777777" w:rsidR="00473A9E" w:rsidRPr="00AE2F63" w:rsidRDefault="00473A9E" w:rsidP="004719B0">
      <w:pPr>
        <w:ind w:left="720" w:hanging="720"/>
        <w:mirrorIndents/>
      </w:pPr>
      <w:r w:rsidRPr="00AE2F63">
        <w:t xml:space="preserve">Scott, F., Jardim, E., Millar, C. P., &amp; Cerviño, S. (2016). An Applied Framework for Incorporating Multiple Sources of Uncertainty in Fisheries Stock Assessments. </w:t>
      </w:r>
      <w:r w:rsidRPr="00AE2F63">
        <w:rPr>
          <w:i/>
          <w:iCs/>
        </w:rPr>
        <w:t>PLOS ONE</w:t>
      </w:r>
      <w:r w:rsidRPr="00AE2F63">
        <w:t xml:space="preserve">, 11(5), e0154922. </w:t>
      </w:r>
      <w:hyperlink r:id="rId40" w:history="1">
        <w:r w:rsidRPr="00AE2F63">
          <w:rPr>
            <w:rStyle w:val="Hyperlink"/>
            <w:color w:val="auto"/>
            <w:u w:val="none"/>
          </w:rPr>
          <w:t>https://doi.org/10.1371/journal.pone.0154922</w:t>
        </w:r>
      </w:hyperlink>
    </w:p>
    <w:p w14:paraId="7313E24C" w14:textId="77777777" w:rsidR="00473A9E" w:rsidRPr="00AE2F63" w:rsidRDefault="00473A9E" w:rsidP="004719B0">
      <w:pPr>
        <w:ind w:left="720" w:hanging="720"/>
        <w:mirrorIndents/>
      </w:pPr>
      <w:proofErr w:type="spellStart"/>
      <w:r w:rsidRPr="00AE2F63">
        <w:t>Shalehin</w:t>
      </w:r>
      <w:proofErr w:type="spellEnd"/>
      <w:r w:rsidRPr="00AE2F63">
        <w:t xml:space="preserve">, Md. S., Parvez, Md. T., Lucas, M. C., &amp; Galib, S. M. (2022). A case study of illegal fishing causes during seasonal fishery closure in Kaptai Lake, Bangladesh. </w:t>
      </w:r>
      <w:r w:rsidRPr="00AE2F63">
        <w:rPr>
          <w:i/>
          <w:iCs/>
        </w:rPr>
        <w:t>Fisheries Management and Ecology</w:t>
      </w:r>
      <w:r w:rsidRPr="00AE2F63">
        <w:t xml:space="preserve">, </w:t>
      </w:r>
      <w:r w:rsidRPr="00AE2F63">
        <w:rPr>
          <w:i/>
          <w:iCs/>
        </w:rPr>
        <w:t>29</w:t>
      </w:r>
      <w:r w:rsidRPr="00AE2F63">
        <w:t xml:space="preserve">(5), 542–551. </w:t>
      </w:r>
      <w:hyperlink r:id="rId41" w:history="1">
        <w:r w:rsidRPr="00AE2F63">
          <w:rPr>
            <w:rStyle w:val="Hyperlink"/>
            <w:color w:val="auto"/>
            <w:u w:val="none"/>
          </w:rPr>
          <w:t>https://doi.org/10.1111/fme.12536</w:t>
        </w:r>
      </w:hyperlink>
    </w:p>
    <w:p w14:paraId="34595E14" w14:textId="35775FB4" w:rsidR="00473A9E" w:rsidRPr="00AE2F63" w:rsidRDefault="00473A9E" w:rsidP="004719B0">
      <w:pPr>
        <w:ind w:left="720" w:hanging="720"/>
        <w:mirrorIndents/>
      </w:pPr>
      <w:r w:rsidRPr="00AE2F63" w:rsidDel="00473A9E">
        <w:t xml:space="preserve">Sparre, P., &amp; Venema, S. C. (1998). </w:t>
      </w:r>
      <w:r w:rsidRPr="004D3E3F" w:rsidDel="00473A9E">
        <w:t>Introduction to tropical fish stock assessment. Part 1: Manual</w:t>
      </w:r>
      <w:r w:rsidRPr="00AE2F63" w:rsidDel="00473A9E">
        <w:t xml:space="preserve">. </w:t>
      </w:r>
      <w:r w:rsidRPr="004D3E3F" w:rsidDel="00473A9E">
        <w:rPr>
          <w:i/>
          <w:iCs/>
        </w:rPr>
        <w:t>FAO Fisheries Technical Paper</w:t>
      </w:r>
      <w:r w:rsidR="003A0F38" w:rsidRPr="00AE2F63">
        <w:t>,</w:t>
      </w:r>
      <w:r w:rsidRPr="00AE2F63" w:rsidDel="00473A9E">
        <w:t xml:space="preserve"> No. 306</w:t>
      </w:r>
      <w:r w:rsidR="00422F43" w:rsidRPr="00AE2F63">
        <w:t>(</w:t>
      </w:r>
      <w:r w:rsidRPr="00AE2F63" w:rsidDel="00473A9E">
        <w:t>1</w:t>
      </w:r>
      <w:r w:rsidR="00422F43" w:rsidRPr="00AE2F63">
        <w:t>)</w:t>
      </w:r>
      <w:r w:rsidRPr="00AE2F63" w:rsidDel="00473A9E">
        <w:t>, Rev. 2. FAO.</w:t>
      </w:r>
    </w:p>
    <w:p w14:paraId="551B8CBE" w14:textId="77777777" w:rsidR="00473A9E" w:rsidRPr="00AE2F63" w:rsidRDefault="00473A9E" w:rsidP="00876CEA">
      <w:pPr>
        <w:ind w:left="720" w:hanging="720"/>
        <w:mirrorIndents/>
      </w:pPr>
      <w:r w:rsidRPr="00AE2F63">
        <w:t xml:space="preserve">Suman, K. H., Hossain, M. S., Salam, M. A., </w:t>
      </w:r>
      <w:proofErr w:type="spellStart"/>
      <w:r w:rsidRPr="00AE2F63">
        <w:t>Rupok</w:t>
      </w:r>
      <w:proofErr w:type="spellEnd"/>
      <w:r w:rsidRPr="00AE2F63">
        <w:t xml:space="preserve">, Q. S. S., &amp; Haque, M. N. (2021). Production Trends, and Challenges for Biodiversity Conservation and Sustainable Fisheries Management of Kaptai Lake, the Largest Reservoir in Bangladesh. </w:t>
      </w:r>
      <w:r w:rsidRPr="00AE2F63">
        <w:rPr>
          <w:i/>
          <w:iCs/>
        </w:rPr>
        <w:t>Asian Fisheries Science</w:t>
      </w:r>
      <w:r w:rsidRPr="00AE2F63">
        <w:t xml:space="preserve">, </w:t>
      </w:r>
      <w:r w:rsidRPr="00AE2F63">
        <w:rPr>
          <w:i/>
          <w:iCs/>
        </w:rPr>
        <w:t>34</w:t>
      </w:r>
      <w:r w:rsidRPr="00AE2F63">
        <w:t xml:space="preserve">(2). </w:t>
      </w:r>
      <w:r w:rsidRPr="004D3E3F">
        <w:t>https://doi.org/10.33997/j.afs.2021.34.2.004</w:t>
      </w:r>
    </w:p>
    <w:p w14:paraId="1CF332C3" w14:textId="77777777" w:rsidR="00473A9E" w:rsidRPr="00AE2F63" w:rsidRDefault="00473A9E" w:rsidP="00785E78">
      <w:pPr>
        <w:ind w:left="720" w:hanging="720"/>
        <w:mirrorIndents/>
      </w:pPr>
      <w:r w:rsidRPr="00AE2F63">
        <w:t xml:space="preserve">Talwar, P.K. &amp; </w:t>
      </w:r>
      <w:proofErr w:type="spellStart"/>
      <w:r w:rsidRPr="00AE2F63">
        <w:t>Jhingran</w:t>
      </w:r>
      <w:proofErr w:type="spellEnd"/>
      <w:r w:rsidRPr="00AE2F63">
        <w:t xml:space="preserve">, A.G. (1991). </w:t>
      </w:r>
      <w:r w:rsidRPr="00AE2F63">
        <w:rPr>
          <w:i/>
          <w:iCs/>
        </w:rPr>
        <w:t>Inland Fishes of India and Adjacent Countries</w:t>
      </w:r>
      <w:r w:rsidRPr="00AE2F63">
        <w:t>. 1st Ed. New Delhi, Bombay and Calcutta: Oxford and IBH Publishing Co. Pvt. Ltd. p. 1063.</w:t>
      </w:r>
    </w:p>
    <w:p w14:paraId="38EF1F3C" w14:textId="77777777" w:rsidR="00473A9E" w:rsidRDefault="00473A9E" w:rsidP="004719B0">
      <w:pPr>
        <w:ind w:left="720" w:hanging="720"/>
        <w:mirrorIndents/>
        <w:rPr>
          <w:ins w:id="1008" w:author="Ataher Ali" w:date="2025-06-30T02:51:00Z" w16du:dateUtc="2025-06-29T20:51:00Z"/>
        </w:rPr>
      </w:pPr>
      <w:r w:rsidRPr="00AE2F63" w:rsidDel="00473A9E">
        <w:t xml:space="preserve">Thorson, J. T., &amp; Cope, J. M. (2015). Catch curve stock-reduction analysis: An alternative solution to the catch equations. </w:t>
      </w:r>
      <w:r w:rsidRPr="00AE2F63" w:rsidDel="00473A9E">
        <w:rPr>
          <w:i/>
          <w:iCs/>
        </w:rPr>
        <w:t>Fisheries Research</w:t>
      </w:r>
      <w:r w:rsidRPr="00AE2F63" w:rsidDel="00473A9E">
        <w:t xml:space="preserve">, </w:t>
      </w:r>
      <w:r w:rsidRPr="00AE2F63" w:rsidDel="00473A9E">
        <w:rPr>
          <w:i/>
          <w:iCs/>
        </w:rPr>
        <w:t>171</w:t>
      </w:r>
      <w:r w:rsidRPr="00AE2F63" w:rsidDel="00473A9E">
        <w:t xml:space="preserve">, 33–41. </w:t>
      </w:r>
      <w:hyperlink r:id="rId42" w:history="1">
        <w:r w:rsidRPr="00AE2F63" w:rsidDel="00473A9E">
          <w:rPr>
            <w:rStyle w:val="Hyperlink"/>
            <w:color w:val="auto"/>
            <w:u w:val="none"/>
          </w:rPr>
          <w:t>https://doi.org/10.1016/j.fishres.2014.03.024</w:t>
        </w:r>
      </w:hyperlink>
    </w:p>
    <w:p w14:paraId="0CF5E50E" w14:textId="77777777" w:rsidR="000703F4" w:rsidRPr="000703F4" w:rsidRDefault="000703F4" w:rsidP="000703F4">
      <w:pPr>
        <w:ind w:left="720" w:hanging="720"/>
        <w:mirrorIndents/>
        <w:rPr>
          <w:ins w:id="1009" w:author="Ataher Ali" w:date="2025-06-30T02:51:00Z" w16du:dateUtc="2025-06-29T20:51:00Z"/>
        </w:rPr>
      </w:pPr>
      <w:ins w:id="1010" w:author="Ataher Ali" w:date="2025-06-30T02:51:00Z" w16du:dateUtc="2025-06-29T20:51:00Z">
        <w:r w:rsidRPr="000703F4">
          <w:t>Thorson, J. T., Cope, J. M., &amp; Patrick, W. S. (2014</w:t>
        </w:r>
        <w:r>
          <w:t>a</w:t>
        </w:r>
        <w:r w:rsidRPr="000703F4">
          <w:t>). Assessing the quality-of-life history information in publicly available databases. Ecological Applications, 24(1), 217–226. https://doi.org/10.1890/12-1855.1</w:t>
        </w:r>
      </w:ins>
    </w:p>
    <w:p w14:paraId="6F46E4A9" w14:textId="0D98A847" w:rsidR="000703F4" w:rsidRPr="00AE2F63" w:rsidDel="000703F4" w:rsidRDefault="000703F4" w:rsidP="004719B0">
      <w:pPr>
        <w:ind w:left="720" w:hanging="720"/>
        <w:mirrorIndents/>
        <w:rPr>
          <w:del w:id="1011" w:author="Ataher Ali" w:date="2025-06-30T02:51:00Z" w16du:dateUtc="2025-06-29T20:51:00Z"/>
        </w:rPr>
      </w:pPr>
    </w:p>
    <w:p w14:paraId="1933F042" w14:textId="715DA3EF" w:rsidR="000703F4" w:rsidRDefault="00473A9E" w:rsidP="000703F4">
      <w:pPr>
        <w:ind w:left="720" w:hanging="720"/>
        <w:mirrorIndents/>
        <w:rPr>
          <w:ins w:id="1012" w:author="Ataher Ali" w:date="2025-06-30T02:50:00Z" w16du:dateUtc="2025-06-29T20:50:00Z"/>
        </w:rPr>
      </w:pPr>
      <w:r w:rsidRPr="00AE2F63" w:rsidDel="00473A9E">
        <w:t>Thorson, J. T., Jensen, O. P., &amp; Zipkin, E. F. (2014</w:t>
      </w:r>
      <w:ins w:id="1013" w:author="Ataher Ali" w:date="2025-06-30T02:50:00Z" w16du:dateUtc="2025-06-29T20:50:00Z">
        <w:r w:rsidR="000703F4">
          <w:t>b</w:t>
        </w:r>
      </w:ins>
      <w:r w:rsidRPr="00AE2F63" w:rsidDel="00473A9E">
        <w:t xml:space="preserve">). How variable is recruitment for exploited marine fishes? A hierarchical model for testing life history theory. </w:t>
      </w:r>
      <w:r w:rsidRPr="00AE2F63" w:rsidDel="00473A9E">
        <w:rPr>
          <w:i/>
          <w:iCs/>
        </w:rPr>
        <w:t>Canadian Journal of Fisheries and Aquatic Sciences</w:t>
      </w:r>
      <w:r w:rsidRPr="00AE2F63" w:rsidDel="00473A9E">
        <w:t xml:space="preserve">, </w:t>
      </w:r>
      <w:r w:rsidRPr="00AE2F63" w:rsidDel="00473A9E">
        <w:rPr>
          <w:i/>
          <w:iCs/>
        </w:rPr>
        <w:t>71</w:t>
      </w:r>
      <w:r w:rsidRPr="00AE2F63" w:rsidDel="00473A9E">
        <w:t xml:space="preserve">(7), 973–983. </w:t>
      </w:r>
      <w:hyperlink r:id="rId43" w:history="1">
        <w:r w:rsidRPr="00AE2F63" w:rsidDel="00473A9E">
          <w:rPr>
            <w:rStyle w:val="Hyperlink"/>
            <w:color w:val="auto"/>
            <w:u w:val="none"/>
          </w:rPr>
          <w:t>https://doi.org/10.1139/cjfas-2013-0645</w:t>
        </w:r>
      </w:hyperlink>
    </w:p>
    <w:p w14:paraId="53F2CA38" w14:textId="44F5833F" w:rsidR="000703F4" w:rsidRPr="00AE2F63" w:rsidDel="000703F4" w:rsidRDefault="000703F4" w:rsidP="0092010E">
      <w:pPr>
        <w:ind w:left="720" w:hanging="720"/>
        <w:mirrorIndents/>
        <w:rPr>
          <w:del w:id="1014" w:author="Ataher Ali" w:date="2025-06-30T02:50:00Z" w16du:dateUtc="2025-06-29T20:50:00Z"/>
        </w:rPr>
      </w:pPr>
    </w:p>
    <w:p w14:paraId="580E185A" w14:textId="77777777" w:rsidR="00473A9E" w:rsidRPr="00AE2F63" w:rsidRDefault="00473A9E" w:rsidP="00785E78">
      <w:pPr>
        <w:ind w:left="720" w:hanging="720"/>
        <w:mirrorIndents/>
      </w:pPr>
      <w:r w:rsidRPr="00AE2F63">
        <w:t xml:space="preserve">Tripathi, S.D. (1996). Present status of breeding and culture of catfishes in south Asia. In </w:t>
      </w:r>
      <w:r w:rsidRPr="00AE2F63">
        <w:rPr>
          <w:i/>
          <w:iCs/>
        </w:rPr>
        <w:t xml:space="preserve">The Biology and Culture of Catfishes, </w:t>
      </w:r>
      <w:r w:rsidRPr="00AE2F63">
        <w:t xml:space="preserve">edited by Legendre, M. &amp; Proteau, J.P. </w:t>
      </w:r>
      <w:r w:rsidRPr="00AE2F63">
        <w:rPr>
          <w:i/>
          <w:iCs/>
        </w:rPr>
        <w:t xml:space="preserve">Aquatic Living Resources </w:t>
      </w:r>
      <w:r w:rsidRPr="00AE2F63">
        <w:t>9(Hors Serie.): 219-228.</w:t>
      </w:r>
    </w:p>
    <w:p w14:paraId="2FC9168E" w14:textId="77777777" w:rsidR="00473A9E" w:rsidRPr="00AE2F63" w:rsidRDefault="00473A9E" w:rsidP="0092010E">
      <w:pPr>
        <w:ind w:left="720" w:hanging="720"/>
        <w:mirrorIndents/>
      </w:pPr>
      <w:r w:rsidRPr="00AE2F63">
        <w:t xml:space="preserve">Wang, K., Zhang, C., Xu, B., Xue, Y., &amp; Ren, Y. (2020). Selecting optimal bin size to account for growth variability in Electronic </w:t>
      </w:r>
      <w:proofErr w:type="spellStart"/>
      <w:r w:rsidRPr="00AE2F63">
        <w:t>LEngth</w:t>
      </w:r>
      <w:proofErr w:type="spellEnd"/>
      <w:r w:rsidRPr="00AE2F63">
        <w:t xml:space="preserve"> Frequency </w:t>
      </w:r>
      <w:proofErr w:type="spellStart"/>
      <w:r w:rsidRPr="00AE2F63">
        <w:t>ANalysis</w:t>
      </w:r>
      <w:proofErr w:type="spellEnd"/>
      <w:r w:rsidRPr="00AE2F63">
        <w:t xml:space="preserve"> (ELEFAN). </w:t>
      </w:r>
      <w:r w:rsidRPr="00AE2F63">
        <w:rPr>
          <w:i/>
          <w:iCs/>
        </w:rPr>
        <w:t>Fisheries Research</w:t>
      </w:r>
      <w:r w:rsidRPr="00AE2F63">
        <w:t xml:space="preserve">, </w:t>
      </w:r>
      <w:r w:rsidRPr="00AE2F63">
        <w:rPr>
          <w:i/>
          <w:iCs/>
        </w:rPr>
        <w:t>225</w:t>
      </w:r>
      <w:r w:rsidRPr="00AE2F63">
        <w:t>, 105474. https://doi.org/10.1016/j.fishres.2019.105474</w:t>
      </w:r>
    </w:p>
    <w:p w14:paraId="11515E67" w14:textId="77777777" w:rsidR="001B6411" w:rsidRPr="00AE2F63" w:rsidRDefault="00473A9E" w:rsidP="00463F48">
      <w:pPr>
        <w:ind w:left="720" w:hanging="720"/>
        <w:mirrorIndents/>
        <w:rPr>
          <w:rStyle w:val="Hyperlink"/>
          <w:color w:val="auto"/>
          <w:u w:val="none"/>
        </w:rPr>
      </w:pPr>
      <w:r w:rsidRPr="00AE2F63" w:rsidDel="00101D76">
        <w:t xml:space="preserve">Zhou, S., Punt, A. E., Ye, Y., Ellis, N., </w:t>
      </w:r>
      <w:proofErr w:type="spellStart"/>
      <w:r w:rsidRPr="00AE2F63" w:rsidDel="00101D76">
        <w:t>Dichmont</w:t>
      </w:r>
      <w:proofErr w:type="spellEnd"/>
      <w:r w:rsidRPr="00AE2F63" w:rsidDel="00101D76">
        <w:t xml:space="preserve">, C. M., Haddon, M., Smith, D. C., &amp; Smith, A. D. (2017). Estimating stock depletion level from patterns of catch history. </w:t>
      </w:r>
      <w:r w:rsidRPr="00AE2F63" w:rsidDel="00101D76">
        <w:rPr>
          <w:i/>
          <w:iCs/>
        </w:rPr>
        <w:t>Fish and Fisheries</w:t>
      </w:r>
      <w:r w:rsidRPr="00AE2F63" w:rsidDel="00101D76">
        <w:t xml:space="preserve">, </w:t>
      </w:r>
      <w:r w:rsidRPr="00AE2F63" w:rsidDel="00101D76">
        <w:rPr>
          <w:i/>
          <w:iCs/>
        </w:rPr>
        <w:t>18</w:t>
      </w:r>
      <w:r w:rsidRPr="00AE2F63" w:rsidDel="00101D76">
        <w:t xml:space="preserve">(4), 742–751. </w:t>
      </w:r>
      <w:hyperlink r:id="rId44" w:history="1">
        <w:r w:rsidRPr="00AE2F63" w:rsidDel="00101D76">
          <w:rPr>
            <w:rStyle w:val="Hyperlink"/>
            <w:color w:val="auto"/>
            <w:u w:val="none"/>
          </w:rPr>
          <w:t>https://doi.org/10.1111/faf.12201</w:t>
        </w:r>
      </w:hyperlink>
    </w:p>
    <w:p w14:paraId="6FE36A32" w14:textId="09C2F009" w:rsidR="005E4FE4" w:rsidRPr="00AD0DAD" w:rsidRDefault="005E4FE4" w:rsidP="005E4FE4">
      <w:pPr>
        <w:ind w:left="720" w:hanging="720"/>
        <w:mirrorIndents/>
      </w:pPr>
    </w:p>
    <w:p w14:paraId="0D9619EF" w14:textId="77777777" w:rsidR="004555EF" w:rsidRPr="00AD0DAD" w:rsidRDefault="004555EF" w:rsidP="00AE2F63">
      <w:pPr>
        <w:ind w:firstLine="0"/>
        <w:mirrorIndents/>
      </w:pPr>
    </w:p>
    <w:sectPr w:rsidR="004555EF" w:rsidRPr="00AD0DAD" w:rsidSect="004719B0">
      <w:headerReference w:type="default" r:id="rId45"/>
      <w:pgSz w:w="11906" w:h="16838" w:code="9"/>
      <w:pgMar w:top="1152" w:right="1152" w:bottom="1152" w:left="1872" w:header="576" w:footer="28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41C6C" w14:textId="77777777" w:rsidR="00E91599" w:rsidRDefault="00E91599" w:rsidP="00F83C96">
      <w:r>
        <w:separator/>
      </w:r>
    </w:p>
    <w:p w14:paraId="69731C45" w14:textId="77777777" w:rsidR="00E91599" w:rsidRDefault="00E91599"/>
  </w:endnote>
  <w:endnote w:type="continuationSeparator" w:id="0">
    <w:p w14:paraId="129A55FC" w14:textId="77777777" w:rsidR="00E91599" w:rsidRDefault="00E91599" w:rsidP="00F83C96">
      <w:r>
        <w:continuationSeparator/>
      </w:r>
    </w:p>
    <w:p w14:paraId="45E169DB" w14:textId="77777777" w:rsidR="00E91599" w:rsidRDefault="00E915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C0E" w14:textId="7F22A3DA" w:rsidR="003C7C4D" w:rsidRPr="006C202F" w:rsidRDefault="003C7C4D" w:rsidP="00CE0EE1">
    <w:pPr>
      <w:pStyle w:val="Footer"/>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7C808" w14:textId="77777777" w:rsidR="00E91599" w:rsidRDefault="00E91599" w:rsidP="00F83C96">
      <w:r>
        <w:separator/>
      </w:r>
    </w:p>
    <w:p w14:paraId="41C1B379" w14:textId="77777777" w:rsidR="00E91599" w:rsidRDefault="00E91599"/>
  </w:footnote>
  <w:footnote w:type="continuationSeparator" w:id="0">
    <w:p w14:paraId="3C3071B3" w14:textId="77777777" w:rsidR="00E91599" w:rsidRDefault="00E91599" w:rsidP="00F83C96">
      <w:r>
        <w:continuationSeparator/>
      </w:r>
    </w:p>
    <w:p w14:paraId="2986A7E3" w14:textId="77777777" w:rsidR="00E91599" w:rsidRDefault="00E915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BD7A" w14:textId="4740A190" w:rsidR="003C7C4D" w:rsidRPr="00DA3802" w:rsidRDefault="003C7C4D" w:rsidP="00F8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B0657"/>
    <w:multiLevelType w:val="multilevel"/>
    <w:tmpl w:val="94EC9052"/>
    <w:lvl w:ilvl="0">
      <w:start w:val="1"/>
      <w:numFmt w:val="decimal"/>
      <w:lvlText w:val="%1"/>
      <w:lvlJc w:val="left"/>
      <w:pPr>
        <w:ind w:left="432" w:hanging="432"/>
      </w:pPr>
      <w:rPr>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8093B"/>
    <w:multiLevelType w:val="hybridMultilevel"/>
    <w:tmpl w:val="3A309844"/>
    <w:lvl w:ilvl="0" w:tplc="04090013">
      <w:start w:val="1"/>
      <w:numFmt w:val="upperRoman"/>
      <w:lvlText w:val="%1."/>
      <w:lvlJc w:val="righ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15:restartNumberingAfterBreak="0">
    <w:nsid w:val="6E101976"/>
    <w:multiLevelType w:val="multilevel"/>
    <w:tmpl w:val="340652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1478954">
    <w:abstractNumId w:val="3"/>
  </w:num>
  <w:num w:numId="2" w16cid:durableId="2050951751">
    <w:abstractNumId w:val="9"/>
  </w:num>
  <w:num w:numId="3" w16cid:durableId="559829191">
    <w:abstractNumId w:val="13"/>
  </w:num>
  <w:num w:numId="4" w16cid:durableId="902986771">
    <w:abstractNumId w:val="1"/>
  </w:num>
  <w:num w:numId="5" w16cid:durableId="1944922372">
    <w:abstractNumId w:val="0"/>
  </w:num>
  <w:num w:numId="6" w16cid:durableId="17245258">
    <w:abstractNumId w:val="5"/>
  </w:num>
  <w:num w:numId="7" w16cid:durableId="1927154587">
    <w:abstractNumId w:val="7"/>
  </w:num>
  <w:num w:numId="8" w16cid:durableId="19103365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4371267">
    <w:abstractNumId w:val="6"/>
  </w:num>
  <w:num w:numId="10" w16cid:durableId="1866215871">
    <w:abstractNumId w:val="8"/>
  </w:num>
  <w:num w:numId="11" w16cid:durableId="677271155">
    <w:abstractNumId w:val="10"/>
  </w:num>
  <w:num w:numId="12" w16cid:durableId="1407995559">
    <w:abstractNumId w:val="2"/>
  </w:num>
  <w:num w:numId="13" w16cid:durableId="2073456450">
    <w:abstractNumId w:val="11"/>
  </w:num>
  <w:num w:numId="14" w16cid:durableId="1988701564">
    <w:abstractNumId w:val="4"/>
  </w:num>
  <w:num w:numId="15" w16cid:durableId="698625787">
    <w:abstractNumId w:val="3"/>
    <w:lvlOverride w:ilvl="0">
      <w:startOverride w:val="2"/>
    </w:lvlOverride>
    <w:lvlOverride w:ilvl="1">
      <w:startOverride w:val="1"/>
    </w:lvlOverride>
  </w:num>
  <w:num w:numId="16" w16cid:durableId="2082871283">
    <w:abstractNumId w:val="1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aher Ali">
    <w15:presenceInfo w15:providerId="Windows Live" w15:userId="396c83a3964d59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0"/>
  <w:defaultTabStop w:val="720"/>
  <w:consecutiveHyphenLimit w:val="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08"/>
    <w:rsid w:val="00001562"/>
    <w:rsid w:val="00004EEF"/>
    <w:rsid w:val="00006140"/>
    <w:rsid w:val="0001000B"/>
    <w:rsid w:val="000104F5"/>
    <w:rsid w:val="00010A69"/>
    <w:rsid w:val="000113FB"/>
    <w:rsid w:val="00011406"/>
    <w:rsid w:val="000123F1"/>
    <w:rsid w:val="00012EE8"/>
    <w:rsid w:val="00015555"/>
    <w:rsid w:val="00015635"/>
    <w:rsid w:val="000157F2"/>
    <w:rsid w:val="00016402"/>
    <w:rsid w:val="0001785A"/>
    <w:rsid w:val="00020404"/>
    <w:rsid w:val="000207B3"/>
    <w:rsid w:val="0002134B"/>
    <w:rsid w:val="00022710"/>
    <w:rsid w:val="00023E3D"/>
    <w:rsid w:val="00025BA6"/>
    <w:rsid w:val="000263F6"/>
    <w:rsid w:val="000313CA"/>
    <w:rsid w:val="00031C48"/>
    <w:rsid w:val="00032CF6"/>
    <w:rsid w:val="0003318B"/>
    <w:rsid w:val="00033484"/>
    <w:rsid w:val="00035022"/>
    <w:rsid w:val="00035B83"/>
    <w:rsid w:val="00037A0C"/>
    <w:rsid w:val="00043311"/>
    <w:rsid w:val="0004331E"/>
    <w:rsid w:val="00046A84"/>
    <w:rsid w:val="00046E8D"/>
    <w:rsid w:val="00047A70"/>
    <w:rsid w:val="00053948"/>
    <w:rsid w:val="00053AFE"/>
    <w:rsid w:val="00054862"/>
    <w:rsid w:val="00054B0F"/>
    <w:rsid w:val="00055107"/>
    <w:rsid w:val="000551BA"/>
    <w:rsid w:val="00057EBD"/>
    <w:rsid w:val="00057F7C"/>
    <w:rsid w:val="000600F3"/>
    <w:rsid w:val="000604D8"/>
    <w:rsid w:val="00063366"/>
    <w:rsid w:val="000703F4"/>
    <w:rsid w:val="0007101A"/>
    <w:rsid w:val="0007379D"/>
    <w:rsid w:val="00073BE3"/>
    <w:rsid w:val="00074AFE"/>
    <w:rsid w:val="00074BD8"/>
    <w:rsid w:val="0007699B"/>
    <w:rsid w:val="00081AB8"/>
    <w:rsid w:val="00081AF9"/>
    <w:rsid w:val="00084184"/>
    <w:rsid w:val="000849FA"/>
    <w:rsid w:val="000866DE"/>
    <w:rsid w:val="00086807"/>
    <w:rsid w:val="00086FAF"/>
    <w:rsid w:val="00087E9E"/>
    <w:rsid w:val="000902F7"/>
    <w:rsid w:val="00090F7F"/>
    <w:rsid w:val="00091B32"/>
    <w:rsid w:val="00092DE9"/>
    <w:rsid w:val="00093572"/>
    <w:rsid w:val="00093714"/>
    <w:rsid w:val="00093BC3"/>
    <w:rsid w:val="000950BE"/>
    <w:rsid w:val="00095254"/>
    <w:rsid w:val="00095429"/>
    <w:rsid w:val="00096703"/>
    <w:rsid w:val="000969F5"/>
    <w:rsid w:val="000A09C2"/>
    <w:rsid w:val="000A0F56"/>
    <w:rsid w:val="000A0F5E"/>
    <w:rsid w:val="000A337D"/>
    <w:rsid w:val="000A3BE1"/>
    <w:rsid w:val="000A424F"/>
    <w:rsid w:val="000A4867"/>
    <w:rsid w:val="000A54FD"/>
    <w:rsid w:val="000B0A23"/>
    <w:rsid w:val="000B2CE9"/>
    <w:rsid w:val="000B6703"/>
    <w:rsid w:val="000B7830"/>
    <w:rsid w:val="000C1846"/>
    <w:rsid w:val="000C274B"/>
    <w:rsid w:val="000C36A7"/>
    <w:rsid w:val="000C740C"/>
    <w:rsid w:val="000C7AC8"/>
    <w:rsid w:val="000D0BB3"/>
    <w:rsid w:val="000D176D"/>
    <w:rsid w:val="000D1BA5"/>
    <w:rsid w:val="000D2961"/>
    <w:rsid w:val="000D4FEE"/>
    <w:rsid w:val="000D7BE7"/>
    <w:rsid w:val="000E043F"/>
    <w:rsid w:val="000E0455"/>
    <w:rsid w:val="000E183E"/>
    <w:rsid w:val="000E236F"/>
    <w:rsid w:val="000E258C"/>
    <w:rsid w:val="000E3313"/>
    <w:rsid w:val="000E396A"/>
    <w:rsid w:val="000E4B5F"/>
    <w:rsid w:val="000E52F8"/>
    <w:rsid w:val="000E63FD"/>
    <w:rsid w:val="000E68FA"/>
    <w:rsid w:val="000E6C79"/>
    <w:rsid w:val="000E7938"/>
    <w:rsid w:val="000E7991"/>
    <w:rsid w:val="000E79E7"/>
    <w:rsid w:val="000F0810"/>
    <w:rsid w:val="000F1808"/>
    <w:rsid w:val="000F1C1E"/>
    <w:rsid w:val="000F21BC"/>
    <w:rsid w:val="000F2404"/>
    <w:rsid w:val="000F2C85"/>
    <w:rsid w:val="000F3C42"/>
    <w:rsid w:val="000F4435"/>
    <w:rsid w:val="000F4C9D"/>
    <w:rsid w:val="000F4F2F"/>
    <w:rsid w:val="00101D76"/>
    <w:rsid w:val="001056CE"/>
    <w:rsid w:val="00105D00"/>
    <w:rsid w:val="00107FF5"/>
    <w:rsid w:val="001106BB"/>
    <w:rsid w:val="001107F4"/>
    <w:rsid w:val="00112B68"/>
    <w:rsid w:val="00113E70"/>
    <w:rsid w:val="001157E2"/>
    <w:rsid w:val="0011617D"/>
    <w:rsid w:val="00117097"/>
    <w:rsid w:val="00117458"/>
    <w:rsid w:val="00117C0C"/>
    <w:rsid w:val="00121BF7"/>
    <w:rsid w:val="00125099"/>
    <w:rsid w:val="0012530D"/>
    <w:rsid w:val="001255C1"/>
    <w:rsid w:val="001257B3"/>
    <w:rsid w:val="0012697D"/>
    <w:rsid w:val="00130ABD"/>
    <w:rsid w:val="00130B6C"/>
    <w:rsid w:val="00132477"/>
    <w:rsid w:val="00132C34"/>
    <w:rsid w:val="001331CD"/>
    <w:rsid w:val="001346ED"/>
    <w:rsid w:val="00134F73"/>
    <w:rsid w:val="00136166"/>
    <w:rsid w:val="001367A3"/>
    <w:rsid w:val="00137872"/>
    <w:rsid w:val="00140A7A"/>
    <w:rsid w:val="00141290"/>
    <w:rsid w:val="001421A5"/>
    <w:rsid w:val="00143680"/>
    <w:rsid w:val="00144710"/>
    <w:rsid w:val="00144AA0"/>
    <w:rsid w:val="00144CDB"/>
    <w:rsid w:val="00145410"/>
    <w:rsid w:val="00145B3D"/>
    <w:rsid w:val="00147C34"/>
    <w:rsid w:val="00150B35"/>
    <w:rsid w:val="00150CE2"/>
    <w:rsid w:val="00151B44"/>
    <w:rsid w:val="00155107"/>
    <w:rsid w:val="00155F48"/>
    <w:rsid w:val="00155F58"/>
    <w:rsid w:val="001607BB"/>
    <w:rsid w:val="001608E3"/>
    <w:rsid w:val="00162576"/>
    <w:rsid w:val="001627E5"/>
    <w:rsid w:val="00162D11"/>
    <w:rsid w:val="00165919"/>
    <w:rsid w:val="00165944"/>
    <w:rsid w:val="00165997"/>
    <w:rsid w:val="00167104"/>
    <w:rsid w:val="00167A8D"/>
    <w:rsid w:val="00167F82"/>
    <w:rsid w:val="00170559"/>
    <w:rsid w:val="00171A08"/>
    <w:rsid w:val="00171D22"/>
    <w:rsid w:val="0017245E"/>
    <w:rsid w:val="00172A95"/>
    <w:rsid w:val="00173FB5"/>
    <w:rsid w:val="00174017"/>
    <w:rsid w:val="00174909"/>
    <w:rsid w:val="001757E6"/>
    <w:rsid w:val="00177623"/>
    <w:rsid w:val="00182F44"/>
    <w:rsid w:val="00184098"/>
    <w:rsid w:val="00184BEA"/>
    <w:rsid w:val="00185FCD"/>
    <w:rsid w:val="00186979"/>
    <w:rsid w:val="001874DB"/>
    <w:rsid w:val="0019040A"/>
    <w:rsid w:val="00190B61"/>
    <w:rsid w:val="0019123D"/>
    <w:rsid w:val="001974B4"/>
    <w:rsid w:val="00197E3F"/>
    <w:rsid w:val="001A3DB8"/>
    <w:rsid w:val="001A69AF"/>
    <w:rsid w:val="001B0217"/>
    <w:rsid w:val="001B282A"/>
    <w:rsid w:val="001B332D"/>
    <w:rsid w:val="001B47E1"/>
    <w:rsid w:val="001B4AEF"/>
    <w:rsid w:val="001B6411"/>
    <w:rsid w:val="001B662B"/>
    <w:rsid w:val="001B6DDB"/>
    <w:rsid w:val="001B7F92"/>
    <w:rsid w:val="001C092D"/>
    <w:rsid w:val="001C1E40"/>
    <w:rsid w:val="001C5289"/>
    <w:rsid w:val="001C5A0A"/>
    <w:rsid w:val="001C5BBF"/>
    <w:rsid w:val="001C605B"/>
    <w:rsid w:val="001C71CA"/>
    <w:rsid w:val="001C736C"/>
    <w:rsid w:val="001C7701"/>
    <w:rsid w:val="001C7AAC"/>
    <w:rsid w:val="001D185B"/>
    <w:rsid w:val="001D34FC"/>
    <w:rsid w:val="001D370B"/>
    <w:rsid w:val="001D39D2"/>
    <w:rsid w:val="001D3C04"/>
    <w:rsid w:val="001D586D"/>
    <w:rsid w:val="001D5D52"/>
    <w:rsid w:val="001D6528"/>
    <w:rsid w:val="001D6D77"/>
    <w:rsid w:val="001D7AD5"/>
    <w:rsid w:val="001E0BF1"/>
    <w:rsid w:val="001E1D23"/>
    <w:rsid w:val="001E2AE4"/>
    <w:rsid w:val="001E40F6"/>
    <w:rsid w:val="001E4D08"/>
    <w:rsid w:val="001E59BE"/>
    <w:rsid w:val="001E5D9B"/>
    <w:rsid w:val="001F01B6"/>
    <w:rsid w:val="001F1AA1"/>
    <w:rsid w:val="001F1BBE"/>
    <w:rsid w:val="001F2358"/>
    <w:rsid w:val="001F469B"/>
    <w:rsid w:val="001F46CC"/>
    <w:rsid w:val="001F50C9"/>
    <w:rsid w:val="001F64DC"/>
    <w:rsid w:val="001F6601"/>
    <w:rsid w:val="001F6E69"/>
    <w:rsid w:val="001F7FB2"/>
    <w:rsid w:val="00202846"/>
    <w:rsid w:val="00203818"/>
    <w:rsid w:val="002043F4"/>
    <w:rsid w:val="00204758"/>
    <w:rsid w:val="002047EC"/>
    <w:rsid w:val="002057FE"/>
    <w:rsid w:val="002068C7"/>
    <w:rsid w:val="00210DFE"/>
    <w:rsid w:val="00211D5C"/>
    <w:rsid w:val="002152AC"/>
    <w:rsid w:val="00216320"/>
    <w:rsid w:val="00217E98"/>
    <w:rsid w:val="0022107F"/>
    <w:rsid w:val="0022128B"/>
    <w:rsid w:val="0022270C"/>
    <w:rsid w:val="002227AA"/>
    <w:rsid w:val="00224170"/>
    <w:rsid w:val="00224B73"/>
    <w:rsid w:val="0022590A"/>
    <w:rsid w:val="00225C77"/>
    <w:rsid w:val="002261F3"/>
    <w:rsid w:val="0022649F"/>
    <w:rsid w:val="00226B9F"/>
    <w:rsid w:val="00227CAB"/>
    <w:rsid w:val="002329C6"/>
    <w:rsid w:val="002335DD"/>
    <w:rsid w:val="00234517"/>
    <w:rsid w:val="00236F0F"/>
    <w:rsid w:val="0023784E"/>
    <w:rsid w:val="00240609"/>
    <w:rsid w:val="00240EEB"/>
    <w:rsid w:val="00241DA8"/>
    <w:rsid w:val="00242092"/>
    <w:rsid w:val="0024261D"/>
    <w:rsid w:val="00243BA3"/>
    <w:rsid w:val="002458FD"/>
    <w:rsid w:val="00245901"/>
    <w:rsid w:val="00246582"/>
    <w:rsid w:val="0025028B"/>
    <w:rsid w:val="00250AD6"/>
    <w:rsid w:val="002517C9"/>
    <w:rsid w:val="00255BC4"/>
    <w:rsid w:val="00255C4C"/>
    <w:rsid w:val="00257E0C"/>
    <w:rsid w:val="00257F7C"/>
    <w:rsid w:val="0026141E"/>
    <w:rsid w:val="00263EA7"/>
    <w:rsid w:val="002655EA"/>
    <w:rsid w:val="00265F53"/>
    <w:rsid w:val="00267A42"/>
    <w:rsid w:val="00270130"/>
    <w:rsid w:val="00272670"/>
    <w:rsid w:val="00273284"/>
    <w:rsid w:val="002744CD"/>
    <w:rsid w:val="002764C4"/>
    <w:rsid w:val="00277DA2"/>
    <w:rsid w:val="00280660"/>
    <w:rsid w:val="00280A94"/>
    <w:rsid w:val="002815AA"/>
    <w:rsid w:val="0028165E"/>
    <w:rsid w:val="00282708"/>
    <w:rsid w:val="00287A34"/>
    <w:rsid w:val="0029011F"/>
    <w:rsid w:val="00291404"/>
    <w:rsid w:val="0029149C"/>
    <w:rsid w:val="00292DB2"/>
    <w:rsid w:val="00293426"/>
    <w:rsid w:val="00293671"/>
    <w:rsid w:val="00293E4D"/>
    <w:rsid w:val="0029432D"/>
    <w:rsid w:val="00297297"/>
    <w:rsid w:val="002A050A"/>
    <w:rsid w:val="002A0826"/>
    <w:rsid w:val="002A12B2"/>
    <w:rsid w:val="002A1678"/>
    <w:rsid w:val="002A25C3"/>
    <w:rsid w:val="002A28B8"/>
    <w:rsid w:val="002A29C6"/>
    <w:rsid w:val="002A4097"/>
    <w:rsid w:val="002A43B4"/>
    <w:rsid w:val="002A46BF"/>
    <w:rsid w:val="002A7E99"/>
    <w:rsid w:val="002B221A"/>
    <w:rsid w:val="002B394F"/>
    <w:rsid w:val="002B4729"/>
    <w:rsid w:val="002B656D"/>
    <w:rsid w:val="002B6AFC"/>
    <w:rsid w:val="002B6DB1"/>
    <w:rsid w:val="002B707A"/>
    <w:rsid w:val="002C1EA2"/>
    <w:rsid w:val="002C228A"/>
    <w:rsid w:val="002C2D0A"/>
    <w:rsid w:val="002C31D6"/>
    <w:rsid w:val="002C4BCB"/>
    <w:rsid w:val="002C5D82"/>
    <w:rsid w:val="002C735A"/>
    <w:rsid w:val="002D2251"/>
    <w:rsid w:val="002D2C8C"/>
    <w:rsid w:val="002D3863"/>
    <w:rsid w:val="002D5D72"/>
    <w:rsid w:val="002D681E"/>
    <w:rsid w:val="002D6A98"/>
    <w:rsid w:val="002D7195"/>
    <w:rsid w:val="002E0DA9"/>
    <w:rsid w:val="002E1D33"/>
    <w:rsid w:val="002E2034"/>
    <w:rsid w:val="002E26DD"/>
    <w:rsid w:val="002E4B04"/>
    <w:rsid w:val="002E5A25"/>
    <w:rsid w:val="002E5D12"/>
    <w:rsid w:val="002E6079"/>
    <w:rsid w:val="002F01AB"/>
    <w:rsid w:val="002F07BA"/>
    <w:rsid w:val="002F2EF3"/>
    <w:rsid w:val="002F3352"/>
    <w:rsid w:val="002F47AD"/>
    <w:rsid w:val="002F617F"/>
    <w:rsid w:val="002F6188"/>
    <w:rsid w:val="002F7362"/>
    <w:rsid w:val="002F756C"/>
    <w:rsid w:val="00300131"/>
    <w:rsid w:val="00302C31"/>
    <w:rsid w:val="0030332A"/>
    <w:rsid w:val="00310CCD"/>
    <w:rsid w:val="0031245B"/>
    <w:rsid w:val="003127C0"/>
    <w:rsid w:val="003132CF"/>
    <w:rsid w:val="003137AD"/>
    <w:rsid w:val="00314113"/>
    <w:rsid w:val="00316EA2"/>
    <w:rsid w:val="00320B0A"/>
    <w:rsid w:val="0032188D"/>
    <w:rsid w:val="00321C37"/>
    <w:rsid w:val="0032274C"/>
    <w:rsid w:val="00323770"/>
    <w:rsid w:val="00324251"/>
    <w:rsid w:val="00324C99"/>
    <w:rsid w:val="00324D1D"/>
    <w:rsid w:val="0032528E"/>
    <w:rsid w:val="00326916"/>
    <w:rsid w:val="00326E77"/>
    <w:rsid w:val="003274BD"/>
    <w:rsid w:val="00327A5F"/>
    <w:rsid w:val="003306B9"/>
    <w:rsid w:val="00330A33"/>
    <w:rsid w:val="00331297"/>
    <w:rsid w:val="003316D2"/>
    <w:rsid w:val="00331F5A"/>
    <w:rsid w:val="00333743"/>
    <w:rsid w:val="0033492A"/>
    <w:rsid w:val="0033575E"/>
    <w:rsid w:val="003378CC"/>
    <w:rsid w:val="003408F8"/>
    <w:rsid w:val="00340B99"/>
    <w:rsid w:val="00341746"/>
    <w:rsid w:val="00341818"/>
    <w:rsid w:val="0034333E"/>
    <w:rsid w:val="003434BC"/>
    <w:rsid w:val="00343B3F"/>
    <w:rsid w:val="00345EAD"/>
    <w:rsid w:val="00347AAB"/>
    <w:rsid w:val="003501B7"/>
    <w:rsid w:val="00350AC2"/>
    <w:rsid w:val="0035254E"/>
    <w:rsid w:val="00353018"/>
    <w:rsid w:val="00353A4F"/>
    <w:rsid w:val="003541D8"/>
    <w:rsid w:val="003551B1"/>
    <w:rsid w:val="003558FE"/>
    <w:rsid w:val="00357DB5"/>
    <w:rsid w:val="0036019A"/>
    <w:rsid w:val="00360900"/>
    <w:rsid w:val="00360F36"/>
    <w:rsid w:val="003612C0"/>
    <w:rsid w:val="00362153"/>
    <w:rsid w:val="00363CCA"/>
    <w:rsid w:val="00365788"/>
    <w:rsid w:val="00366F36"/>
    <w:rsid w:val="00367EDD"/>
    <w:rsid w:val="0037015A"/>
    <w:rsid w:val="00370B3D"/>
    <w:rsid w:val="00372B8C"/>
    <w:rsid w:val="003734BB"/>
    <w:rsid w:val="00374EA5"/>
    <w:rsid w:val="00375121"/>
    <w:rsid w:val="00375FBA"/>
    <w:rsid w:val="00376166"/>
    <w:rsid w:val="003773D3"/>
    <w:rsid w:val="00377A09"/>
    <w:rsid w:val="00377AF0"/>
    <w:rsid w:val="00377BF9"/>
    <w:rsid w:val="00381416"/>
    <w:rsid w:val="00381B67"/>
    <w:rsid w:val="003835A0"/>
    <w:rsid w:val="00387203"/>
    <w:rsid w:val="0038739B"/>
    <w:rsid w:val="003902B4"/>
    <w:rsid w:val="003904C3"/>
    <w:rsid w:val="0039250D"/>
    <w:rsid w:val="00393FA0"/>
    <w:rsid w:val="00394408"/>
    <w:rsid w:val="003953AE"/>
    <w:rsid w:val="00396541"/>
    <w:rsid w:val="003A0424"/>
    <w:rsid w:val="003A0F38"/>
    <w:rsid w:val="003A46D1"/>
    <w:rsid w:val="003A5878"/>
    <w:rsid w:val="003A7048"/>
    <w:rsid w:val="003B0B59"/>
    <w:rsid w:val="003B1174"/>
    <w:rsid w:val="003B21DF"/>
    <w:rsid w:val="003B50D1"/>
    <w:rsid w:val="003B6045"/>
    <w:rsid w:val="003C0EB5"/>
    <w:rsid w:val="003C1B50"/>
    <w:rsid w:val="003C2590"/>
    <w:rsid w:val="003C6C1B"/>
    <w:rsid w:val="003C7C4D"/>
    <w:rsid w:val="003C7EF8"/>
    <w:rsid w:val="003C7F22"/>
    <w:rsid w:val="003D118D"/>
    <w:rsid w:val="003D2F3C"/>
    <w:rsid w:val="003D47A1"/>
    <w:rsid w:val="003E1751"/>
    <w:rsid w:val="003E2C85"/>
    <w:rsid w:val="003E5E1B"/>
    <w:rsid w:val="003E5ED7"/>
    <w:rsid w:val="003E714A"/>
    <w:rsid w:val="003E79E5"/>
    <w:rsid w:val="003E7CC2"/>
    <w:rsid w:val="003E7F16"/>
    <w:rsid w:val="003F0281"/>
    <w:rsid w:val="003F0FCE"/>
    <w:rsid w:val="003F157C"/>
    <w:rsid w:val="003F19B7"/>
    <w:rsid w:val="003F3B68"/>
    <w:rsid w:val="003F3CCE"/>
    <w:rsid w:val="003F416F"/>
    <w:rsid w:val="003F4EF2"/>
    <w:rsid w:val="003F5DCB"/>
    <w:rsid w:val="003F677A"/>
    <w:rsid w:val="003F7E4A"/>
    <w:rsid w:val="004000DA"/>
    <w:rsid w:val="004033DA"/>
    <w:rsid w:val="004033F1"/>
    <w:rsid w:val="00403EA9"/>
    <w:rsid w:val="004071BD"/>
    <w:rsid w:val="0041109B"/>
    <w:rsid w:val="00411216"/>
    <w:rsid w:val="0041325A"/>
    <w:rsid w:val="0041478F"/>
    <w:rsid w:val="004165A2"/>
    <w:rsid w:val="004167D6"/>
    <w:rsid w:val="00417035"/>
    <w:rsid w:val="00417170"/>
    <w:rsid w:val="00417DC2"/>
    <w:rsid w:val="00422F43"/>
    <w:rsid w:val="00423232"/>
    <w:rsid w:val="00424070"/>
    <w:rsid w:val="00424C5B"/>
    <w:rsid w:val="0042586D"/>
    <w:rsid w:val="004261C7"/>
    <w:rsid w:val="00427B60"/>
    <w:rsid w:val="004307F2"/>
    <w:rsid w:val="00431FA5"/>
    <w:rsid w:val="00433AC3"/>
    <w:rsid w:val="0043481B"/>
    <w:rsid w:val="004365CF"/>
    <w:rsid w:val="004370C7"/>
    <w:rsid w:val="00437198"/>
    <w:rsid w:val="00443C52"/>
    <w:rsid w:val="004440E7"/>
    <w:rsid w:val="004445B0"/>
    <w:rsid w:val="00444734"/>
    <w:rsid w:val="00444BD2"/>
    <w:rsid w:val="0044510B"/>
    <w:rsid w:val="00447D4A"/>
    <w:rsid w:val="0045045F"/>
    <w:rsid w:val="00450A46"/>
    <w:rsid w:val="00450DBE"/>
    <w:rsid w:val="0045157A"/>
    <w:rsid w:val="00452992"/>
    <w:rsid w:val="00454F30"/>
    <w:rsid w:val="00455324"/>
    <w:rsid w:val="004555EF"/>
    <w:rsid w:val="004565DE"/>
    <w:rsid w:val="00456F11"/>
    <w:rsid w:val="0045768C"/>
    <w:rsid w:val="004630C3"/>
    <w:rsid w:val="00463315"/>
    <w:rsid w:val="00463F48"/>
    <w:rsid w:val="0046434A"/>
    <w:rsid w:val="004661D3"/>
    <w:rsid w:val="004668D1"/>
    <w:rsid w:val="0046693D"/>
    <w:rsid w:val="00466C8C"/>
    <w:rsid w:val="00467285"/>
    <w:rsid w:val="00467341"/>
    <w:rsid w:val="00470588"/>
    <w:rsid w:val="00470F9E"/>
    <w:rsid w:val="004719B0"/>
    <w:rsid w:val="00472128"/>
    <w:rsid w:val="004736D1"/>
    <w:rsid w:val="00473A9E"/>
    <w:rsid w:val="00480935"/>
    <w:rsid w:val="00480F73"/>
    <w:rsid w:val="00481389"/>
    <w:rsid w:val="00484304"/>
    <w:rsid w:val="00484ED3"/>
    <w:rsid w:val="004859DD"/>
    <w:rsid w:val="00485DB9"/>
    <w:rsid w:val="0048706D"/>
    <w:rsid w:val="004870F0"/>
    <w:rsid w:val="004871AB"/>
    <w:rsid w:val="004873EC"/>
    <w:rsid w:val="00487CD6"/>
    <w:rsid w:val="00487E41"/>
    <w:rsid w:val="00487FAC"/>
    <w:rsid w:val="004909D8"/>
    <w:rsid w:val="00492EAC"/>
    <w:rsid w:val="00493A92"/>
    <w:rsid w:val="0049425C"/>
    <w:rsid w:val="0049474A"/>
    <w:rsid w:val="0049583F"/>
    <w:rsid w:val="00495C8A"/>
    <w:rsid w:val="00496189"/>
    <w:rsid w:val="00496A93"/>
    <w:rsid w:val="00496B5D"/>
    <w:rsid w:val="004978A6"/>
    <w:rsid w:val="00497EAD"/>
    <w:rsid w:val="004A2D70"/>
    <w:rsid w:val="004A3277"/>
    <w:rsid w:val="004A39DB"/>
    <w:rsid w:val="004A42FD"/>
    <w:rsid w:val="004A470A"/>
    <w:rsid w:val="004A5395"/>
    <w:rsid w:val="004A6018"/>
    <w:rsid w:val="004A6A2A"/>
    <w:rsid w:val="004A7A44"/>
    <w:rsid w:val="004B02D6"/>
    <w:rsid w:val="004B1483"/>
    <w:rsid w:val="004B1CCD"/>
    <w:rsid w:val="004B2E34"/>
    <w:rsid w:val="004B3710"/>
    <w:rsid w:val="004B447B"/>
    <w:rsid w:val="004B4D55"/>
    <w:rsid w:val="004B4E6B"/>
    <w:rsid w:val="004B5ECA"/>
    <w:rsid w:val="004B7625"/>
    <w:rsid w:val="004B79DC"/>
    <w:rsid w:val="004C0E85"/>
    <w:rsid w:val="004C5047"/>
    <w:rsid w:val="004C6FB4"/>
    <w:rsid w:val="004C7C74"/>
    <w:rsid w:val="004D0A81"/>
    <w:rsid w:val="004D0AA6"/>
    <w:rsid w:val="004D10AB"/>
    <w:rsid w:val="004D1720"/>
    <w:rsid w:val="004D1C65"/>
    <w:rsid w:val="004D35DC"/>
    <w:rsid w:val="004D3BBE"/>
    <w:rsid w:val="004D3E3F"/>
    <w:rsid w:val="004D5806"/>
    <w:rsid w:val="004D6653"/>
    <w:rsid w:val="004D6993"/>
    <w:rsid w:val="004D6C7A"/>
    <w:rsid w:val="004D70F9"/>
    <w:rsid w:val="004D7185"/>
    <w:rsid w:val="004D7B62"/>
    <w:rsid w:val="004E2558"/>
    <w:rsid w:val="004E2AD1"/>
    <w:rsid w:val="004E6804"/>
    <w:rsid w:val="004F0ABB"/>
    <w:rsid w:val="004F210C"/>
    <w:rsid w:val="004F2DC4"/>
    <w:rsid w:val="004F3B74"/>
    <w:rsid w:val="004F7A76"/>
    <w:rsid w:val="004F7D94"/>
    <w:rsid w:val="00500C24"/>
    <w:rsid w:val="00501CBD"/>
    <w:rsid w:val="00502211"/>
    <w:rsid w:val="0050378E"/>
    <w:rsid w:val="00503AE3"/>
    <w:rsid w:val="00503C3E"/>
    <w:rsid w:val="00504E90"/>
    <w:rsid w:val="00504ED3"/>
    <w:rsid w:val="005066D6"/>
    <w:rsid w:val="005068A7"/>
    <w:rsid w:val="0050712B"/>
    <w:rsid w:val="00507B3C"/>
    <w:rsid w:val="00511296"/>
    <w:rsid w:val="00511DC4"/>
    <w:rsid w:val="00512501"/>
    <w:rsid w:val="0051281A"/>
    <w:rsid w:val="005133B6"/>
    <w:rsid w:val="00513AF8"/>
    <w:rsid w:val="00513F37"/>
    <w:rsid w:val="00513F5A"/>
    <w:rsid w:val="00515C93"/>
    <w:rsid w:val="00516100"/>
    <w:rsid w:val="00516BCA"/>
    <w:rsid w:val="005217D9"/>
    <w:rsid w:val="00522A00"/>
    <w:rsid w:val="00522A48"/>
    <w:rsid w:val="00522F7E"/>
    <w:rsid w:val="00523FF7"/>
    <w:rsid w:val="00524300"/>
    <w:rsid w:val="00526057"/>
    <w:rsid w:val="00526E58"/>
    <w:rsid w:val="00531408"/>
    <w:rsid w:val="00536158"/>
    <w:rsid w:val="005377D3"/>
    <w:rsid w:val="0054046D"/>
    <w:rsid w:val="005405CC"/>
    <w:rsid w:val="0054088E"/>
    <w:rsid w:val="00540F81"/>
    <w:rsid w:val="0054153D"/>
    <w:rsid w:val="00544245"/>
    <w:rsid w:val="00547E6B"/>
    <w:rsid w:val="00550290"/>
    <w:rsid w:val="00550889"/>
    <w:rsid w:val="00550984"/>
    <w:rsid w:val="00552B75"/>
    <w:rsid w:val="00554EB3"/>
    <w:rsid w:val="00556520"/>
    <w:rsid w:val="00557F96"/>
    <w:rsid w:val="00561018"/>
    <w:rsid w:val="00561CF9"/>
    <w:rsid w:val="00561EF6"/>
    <w:rsid w:val="00562363"/>
    <w:rsid w:val="00562447"/>
    <w:rsid w:val="00562FCB"/>
    <w:rsid w:val="00563316"/>
    <w:rsid w:val="00563681"/>
    <w:rsid w:val="0056623C"/>
    <w:rsid w:val="00567EE9"/>
    <w:rsid w:val="00570453"/>
    <w:rsid w:val="005710B0"/>
    <w:rsid w:val="00572429"/>
    <w:rsid w:val="00572715"/>
    <w:rsid w:val="00572D8D"/>
    <w:rsid w:val="00574D59"/>
    <w:rsid w:val="005755C4"/>
    <w:rsid w:val="0057644B"/>
    <w:rsid w:val="00576560"/>
    <w:rsid w:val="005767C3"/>
    <w:rsid w:val="00576CBF"/>
    <w:rsid w:val="005775B1"/>
    <w:rsid w:val="0058068C"/>
    <w:rsid w:val="00580B77"/>
    <w:rsid w:val="005828DF"/>
    <w:rsid w:val="00584BF2"/>
    <w:rsid w:val="005854A7"/>
    <w:rsid w:val="00585DAC"/>
    <w:rsid w:val="00587A26"/>
    <w:rsid w:val="0059043C"/>
    <w:rsid w:val="0059190C"/>
    <w:rsid w:val="00592AD6"/>
    <w:rsid w:val="00592CC9"/>
    <w:rsid w:val="00593544"/>
    <w:rsid w:val="0059426E"/>
    <w:rsid w:val="00595420"/>
    <w:rsid w:val="00595E55"/>
    <w:rsid w:val="0059740D"/>
    <w:rsid w:val="005A0834"/>
    <w:rsid w:val="005A1739"/>
    <w:rsid w:val="005A1DF0"/>
    <w:rsid w:val="005A5384"/>
    <w:rsid w:val="005A6331"/>
    <w:rsid w:val="005B057E"/>
    <w:rsid w:val="005B1657"/>
    <w:rsid w:val="005B273F"/>
    <w:rsid w:val="005B404C"/>
    <w:rsid w:val="005B60C5"/>
    <w:rsid w:val="005B6223"/>
    <w:rsid w:val="005B6A49"/>
    <w:rsid w:val="005B7BA9"/>
    <w:rsid w:val="005C134C"/>
    <w:rsid w:val="005C173B"/>
    <w:rsid w:val="005C1A26"/>
    <w:rsid w:val="005C2748"/>
    <w:rsid w:val="005C3529"/>
    <w:rsid w:val="005C399C"/>
    <w:rsid w:val="005C4081"/>
    <w:rsid w:val="005C4433"/>
    <w:rsid w:val="005C68F1"/>
    <w:rsid w:val="005D0F25"/>
    <w:rsid w:val="005D17F3"/>
    <w:rsid w:val="005D1B7F"/>
    <w:rsid w:val="005D1DDF"/>
    <w:rsid w:val="005D236E"/>
    <w:rsid w:val="005D2D6A"/>
    <w:rsid w:val="005D54AB"/>
    <w:rsid w:val="005D67A0"/>
    <w:rsid w:val="005D728B"/>
    <w:rsid w:val="005E0494"/>
    <w:rsid w:val="005E2383"/>
    <w:rsid w:val="005E2BA4"/>
    <w:rsid w:val="005E4C20"/>
    <w:rsid w:val="005E4FE4"/>
    <w:rsid w:val="005E5B1F"/>
    <w:rsid w:val="005E5F01"/>
    <w:rsid w:val="005E721B"/>
    <w:rsid w:val="005F1CEE"/>
    <w:rsid w:val="005F29E4"/>
    <w:rsid w:val="005F2F83"/>
    <w:rsid w:val="005F404A"/>
    <w:rsid w:val="005F43B5"/>
    <w:rsid w:val="005F491E"/>
    <w:rsid w:val="005F5E86"/>
    <w:rsid w:val="005F5FF8"/>
    <w:rsid w:val="005F6402"/>
    <w:rsid w:val="00602AF0"/>
    <w:rsid w:val="00602FCF"/>
    <w:rsid w:val="006041E7"/>
    <w:rsid w:val="00604434"/>
    <w:rsid w:val="00605F8F"/>
    <w:rsid w:val="0060602B"/>
    <w:rsid w:val="006078EB"/>
    <w:rsid w:val="00607B2E"/>
    <w:rsid w:val="00607F43"/>
    <w:rsid w:val="00610273"/>
    <w:rsid w:val="006126C5"/>
    <w:rsid w:val="00612DF4"/>
    <w:rsid w:val="00613424"/>
    <w:rsid w:val="00613DEB"/>
    <w:rsid w:val="00615DAF"/>
    <w:rsid w:val="00616A68"/>
    <w:rsid w:val="00617258"/>
    <w:rsid w:val="0062020A"/>
    <w:rsid w:val="0062064C"/>
    <w:rsid w:val="00621D6A"/>
    <w:rsid w:val="006225DD"/>
    <w:rsid w:val="006236C8"/>
    <w:rsid w:val="00623704"/>
    <w:rsid w:val="0062597B"/>
    <w:rsid w:val="00625EAB"/>
    <w:rsid w:val="00627550"/>
    <w:rsid w:val="006315FA"/>
    <w:rsid w:val="00631829"/>
    <w:rsid w:val="00631E12"/>
    <w:rsid w:val="00632C2A"/>
    <w:rsid w:val="00632E4B"/>
    <w:rsid w:val="00633088"/>
    <w:rsid w:val="00633A88"/>
    <w:rsid w:val="00634C09"/>
    <w:rsid w:val="006358F4"/>
    <w:rsid w:val="0063681D"/>
    <w:rsid w:val="00636846"/>
    <w:rsid w:val="00636E02"/>
    <w:rsid w:val="0063782C"/>
    <w:rsid w:val="00641C01"/>
    <w:rsid w:val="00644403"/>
    <w:rsid w:val="006478A7"/>
    <w:rsid w:val="00651156"/>
    <w:rsid w:val="0065133A"/>
    <w:rsid w:val="006514EE"/>
    <w:rsid w:val="00651A9E"/>
    <w:rsid w:val="0065524C"/>
    <w:rsid w:val="00656E5F"/>
    <w:rsid w:val="00657662"/>
    <w:rsid w:val="00657BB7"/>
    <w:rsid w:val="006612D3"/>
    <w:rsid w:val="00662CA9"/>
    <w:rsid w:val="00664272"/>
    <w:rsid w:val="0066499F"/>
    <w:rsid w:val="00665AC4"/>
    <w:rsid w:val="00665E1A"/>
    <w:rsid w:val="00667097"/>
    <w:rsid w:val="00670C88"/>
    <w:rsid w:val="00670F1E"/>
    <w:rsid w:val="006713B7"/>
    <w:rsid w:val="00671938"/>
    <w:rsid w:val="00671D75"/>
    <w:rsid w:val="006731B1"/>
    <w:rsid w:val="00680BF0"/>
    <w:rsid w:val="00683B4D"/>
    <w:rsid w:val="00685509"/>
    <w:rsid w:val="00685E72"/>
    <w:rsid w:val="006867AB"/>
    <w:rsid w:val="006903B3"/>
    <w:rsid w:val="00691299"/>
    <w:rsid w:val="0069197D"/>
    <w:rsid w:val="00691AA3"/>
    <w:rsid w:val="00692764"/>
    <w:rsid w:val="00692851"/>
    <w:rsid w:val="00692B98"/>
    <w:rsid w:val="006936FB"/>
    <w:rsid w:val="00694848"/>
    <w:rsid w:val="0069600E"/>
    <w:rsid w:val="0069732B"/>
    <w:rsid w:val="00697E0F"/>
    <w:rsid w:val="006A0391"/>
    <w:rsid w:val="006A0646"/>
    <w:rsid w:val="006A12A8"/>
    <w:rsid w:val="006A2CB1"/>
    <w:rsid w:val="006A6EAD"/>
    <w:rsid w:val="006B119C"/>
    <w:rsid w:val="006B294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5BC"/>
    <w:rsid w:val="006D46FF"/>
    <w:rsid w:val="006D5A9F"/>
    <w:rsid w:val="006D714E"/>
    <w:rsid w:val="006D76E0"/>
    <w:rsid w:val="006E0EAF"/>
    <w:rsid w:val="006E1EC7"/>
    <w:rsid w:val="006E3027"/>
    <w:rsid w:val="006E325F"/>
    <w:rsid w:val="006E75A1"/>
    <w:rsid w:val="006E7E5D"/>
    <w:rsid w:val="006F120E"/>
    <w:rsid w:val="006F1EF2"/>
    <w:rsid w:val="006F1F83"/>
    <w:rsid w:val="006F28F0"/>
    <w:rsid w:val="006F4690"/>
    <w:rsid w:val="006F4979"/>
    <w:rsid w:val="006F4B0B"/>
    <w:rsid w:val="006F7A81"/>
    <w:rsid w:val="00700595"/>
    <w:rsid w:val="0070093E"/>
    <w:rsid w:val="00700E48"/>
    <w:rsid w:val="0070117D"/>
    <w:rsid w:val="007014BB"/>
    <w:rsid w:val="0070236C"/>
    <w:rsid w:val="0070318F"/>
    <w:rsid w:val="007053BC"/>
    <w:rsid w:val="007075E2"/>
    <w:rsid w:val="00711CF8"/>
    <w:rsid w:val="007124C5"/>
    <w:rsid w:val="00712839"/>
    <w:rsid w:val="00712FBA"/>
    <w:rsid w:val="00713C20"/>
    <w:rsid w:val="00714516"/>
    <w:rsid w:val="00715CEE"/>
    <w:rsid w:val="00715EF4"/>
    <w:rsid w:val="0071630E"/>
    <w:rsid w:val="007166A7"/>
    <w:rsid w:val="0072033B"/>
    <w:rsid w:val="007207BF"/>
    <w:rsid w:val="00721327"/>
    <w:rsid w:val="007217EA"/>
    <w:rsid w:val="00721D5B"/>
    <w:rsid w:val="00721FE4"/>
    <w:rsid w:val="007224EA"/>
    <w:rsid w:val="0072377C"/>
    <w:rsid w:val="0072412D"/>
    <w:rsid w:val="007242C6"/>
    <w:rsid w:val="00731A7E"/>
    <w:rsid w:val="00732212"/>
    <w:rsid w:val="00733123"/>
    <w:rsid w:val="00733394"/>
    <w:rsid w:val="00734B72"/>
    <w:rsid w:val="00735DE4"/>
    <w:rsid w:val="00735F57"/>
    <w:rsid w:val="00737E40"/>
    <w:rsid w:val="0074221F"/>
    <w:rsid w:val="00743DF0"/>
    <w:rsid w:val="00743F42"/>
    <w:rsid w:val="0074539D"/>
    <w:rsid w:val="00746532"/>
    <w:rsid w:val="00747162"/>
    <w:rsid w:val="00751711"/>
    <w:rsid w:val="0075184A"/>
    <w:rsid w:val="00751EA0"/>
    <w:rsid w:val="00752A8C"/>
    <w:rsid w:val="00753602"/>
    <w:rsid w:val="007561A3"/>
    <w:rsid w:val="007561AE"/>
    <w:rsid w:val="00757CFC"/>
    <w:rsid w:val="00760458"/>
    <w:rsid w:val="00760B3C"/>
    <w:rsid w:val="0076255F"/>
    <w:rsid w:val="00763540"/>
    <w:rsid w:val="00767363"/>
    <w:rsid w:val="00767727"/>
    <w:rsid w:val="00772428"/>
    <w:rsid w:val="00772C2E"/>
    <w:rsid w:val="0077578C"/>
    <w:rsid w:val="007763A4"/>
    <w:rsid w:val="007765ED"/>
    <w:rsid w:val="00777078"/>
    <w:rsid w:val="00780259"/>
    <w:rsid w:val="00780926"/>
    <w:rsid w:val="00782EBA"/>
    <w:rsid w:val="00785E77"/>
    <w:rsid w:val="00785E78"/>
    <w:rsid w:val="0078647F"/>
    <w:rsid w:val="00787ADB"/>
    <w:rsid w:val="00787D27"/>
    <w:rsid w:val="00790436"/>
    <w:rsid w:val="007933E6"/>
    <w:rsid w:val="00794B46"/>
    <w:rsid w:val="00794C2F"/>
    <w:rsid w:val="00795201"/>
    <w:rsid w:val="007A0417"/>
    <w:rsid w:val="007A116F"/>
    <w:rsid w:val="007A2812"/>
    <w:rsid w:val="007A3195"/>
    <w:rsid w:val="007A4067"/>
    <w:rsid w:val="007A4BE3"/>
    <w:rsid w:val="007A5F1A"/>
    <w:rsid w:val="007A7298"/>
    <w:rsid w:val="007B1EAF"/>
    <w:rsid w:val="007B33CA"/>
    <w:rsid w:val="007B46AC"/>
    <w:rsid w:val="007B5F9D"/>
    <w:rsid w:val="007C04CC"/>
    <w:rsid w:val="007C3357"/>
    <w:rsid w:val="007C339C"/>
    <w:rsid w:val="007C4A9F"/>
    <w:rsid w:val="007C76A5"/>
    <w:rsid w:val="007D017C"/>
    <w:rsid w:val="007D03B4"/>
    <w:rsid w:val="007D07F7"/>
    <w:rsid w:val="007D10D2"/>
    <w:rsid w:val="007D1AB4"/>
    <w:rsid w:val="007D1CF2"/>
    <w:rsid w:val="007D3CE7"/>
    <w:rsid w:val="007D579C"/>
    <w:rsid w:val="007D6701"/>
    <w:rsid w:val="007D78B6"/>
    <w:rsid w:val="007E0946"/>
    <w:rsid w:val="007E2067"/>
    <w:rsid w:val="007E2EF3"/>
    <w:rsid w:val="007E4300"/>
    <w:rsid w:val="007E4864"/>
    <w:rsid w:val="007E6A92"/>
    <w:rsid w:val="007E74F2"/>
    <w:rsid w:val="007F0708"/>
    <w:rsid w:val="007F076B"/>
    <w:rsid w:val="007F0D8A"/>
    <w:rsid w:val="007F3041"/>
    <w:rsid w:val="007F39EC"/>
    <w:rsid w:val="007F527C"/>
    <w:rsid w:val="00801F87"/>
    <w:rsid w:val="00802799"/>
    <w:rsid w:val="008052D0"/>
    <w:rsid w:val="0080581E"/>
    <w:rsid w:val="00806451"/>
    <w:rsid w:val="00806E94"/>
    <w:rsid w:val="008079FD"/>
    <w:rsid w:val="00807BE1"/>
    <w:rsid w:val="008101C3"/>
    <w:rsid w:val="008107E0"/>
    <w:rsid w:val="00810C1F"/>
    <w:rsid w:val="008124AD"/>
    <w:rsid w:val="00813055"/>
    <w:rsid w:val="0081312A"/>
    <w:rsid w:val="0081759F"/>
    <w:rsid w:val="00820B0F"/>
    <w:rsid w:val="00822825"/>
    <w:rsid w:val="008240FF"/>
    <w:rsid w:val="0082422B"/>
    <w:rsid w:val="00824DCC"/>
    <w:rsid w:val="00824E8F"/>
    <w:rsid w:val="00826451"/>
    <w:rsid w:val="00826732"/>
    <w:rsid w:val="00826776"/>
    <w:rsid w:val="00826A87"/>
    <w:rsid w:val="008274BD"/>
    <w:rsid w:val="008277EA"/>
    <w:rsid w:val="00827CBF"/>
    <w:rsid w:val="00827F21"/>
    <w:rsid w:val="00827F39"/>
    <w:rsid w:val="00830006"/>
    <w:rsid w:val="00831336"/>
    <w:rsid w:val="00833012"/>
    <w:rsid w:val="00833C28"/>
    <w:rsid w:val="00833DEA"/>
    <w:rsid w:val="00835140"/>
    <w:rsid w:val="00835422"/>
    <w:rsid w:val="00835827"/>
    <w:rsid w:val="00835AF4"/>
    <w:rsid w:val="00835E34"/>
    <w:rsid w:val="008364C4"/>
    <w:rsid w:val="0084122D"/>
    <w:rsid w:val="00841601"/>
    <w:rsid w:val="0084405D"/>
    <w:rsid w:val="00844744"/>
    <w:rsid w:val="00844D32"/>
    <w:rsid w:val="00846274"/>
    <w:rsid w:val="00846A1C"/>
    <w:rsid w:val="00850056"/>
    <w:rsid w:val="00851E62"/>
    <w:rsid w:val="008526E8"/>
    <w:rsid w:val="008529E2"/>
    <w:rsid w:val="00852B0D"/>
    <w:rsid w:val="00854EBB"/>
    <w:rsid w:val="00860D6C"/>
    <w:rsid w:val="008617CE"/>
    <w:rsid w:val="008622C1"/>
    <w:rsid w:val="008623F4"/>
    <w:rsid w:val="00862A93"/>
    <w:rsid w:val="0086409B"/>
    <w:rsid w:val="00866963"/>
    <w:rsid w:val="008713B9"/>
    <w:rsid w:val="00872330"/>
    <w:rsid w:val="00873083"/>
    <w:rsid w:val="0087444C"/>
    <w:rsid w:val="00875A5F"/>
    <w:rsid w:val="00876CEA"/>
    <w:rsid w:val="0087780D"/>
    <w:rsid w:val="00880232"/>
    <w:rsid w:val="00880422"/>
    <w:rsid w:val="00884201"/>
    <w:rsid w:val="008852D5"/>
    <w:rsid w:val="0088530A"/>
    <w:rsid w:val="0088600E"/>
    <w:rsid w:val="00887557"/>
    <w:rsid w:val="0088788D"/>
    <w:rsid w:val="008911D8"/>
    <w:rsid w:val="00891430"/>
    <w:rsid w:val="008935ED"/>
    <w:rsid w:val="0089373D"/>
    <w:rsid w:val="00893CBC"/>
    <w:rsid w:val="00896F16"/>
    <w:rsid w:val="008979E2"/>
    <w:rsid w:val="00897BBC"/>
    <w:rsid w:val="008A064E"/>
    <w:rsid w:val="008A0666"/>
    <w:rsid w:val="008A1B91"/>
    <w:rsid w:val="008A1BC6"/>
    <w:rsid w:val="008A2386"/>
    <w:rsid w:val="008A2516"/>
    <w:rsid w:val="008A4A8F"/>
    <w:rsid w:val="008A6B5C"/>
    <w:rsid w:val="008A762C"/>
    <w:rsid w:val="008A7EB7"/>
    <w:rsid w:val="008B028D"/>
    <w:rsid w:val="008B1B1C"/>
    <w:rsid w:val="008B1E7D"/>
    <w:rsid w:val="008B28B9"/>
    <w:rsid w:val="008B3E4B"/>
    <w:rsid w:val="008B425C"/>
    <w:rsid w:val="008B4589"/>
    <w:rsid w:val="008B5CCD"/>
    <w:rsid w:val="008B7419"/>
    <w:rsid w:val="008C218F"/>
    <w:rsid w:val="008C261B"/>
    <w:rsid w:val="008C3758"/>
    <w:rsid w:val="008C37DC"/>
    <w:rsid w:val="008C5670"/>
    <w:rsid w:val="008D107A"/>
    <w:rsid w:val="008D1508"/>
    <w:rsid w:val="008D3E85"/>
    <w:rsid w:val="008E1F2B"/>
    <w:rsid w:val="008E3D54"/>
    <w:rsid w:val="008E47CF"/>
    <w:rsid w:val="008E6971"/>
    <w:rsid w:val="008E6EDF"/>
    <w:rsid w:val="008E72D0"/>
    <w:rsid w:val="008F149F"/>
    <w:rsid w:val="008F370B"/>
    <w:rsid w:val="008F4E3D"/>
    <w:rsid w:val="008F6319"/>
    <w:rsid w:val="009004E8"/>
    <w:rsid w:val="00900A86"/>
    <w:rsid w:val="009014AF"/>
    <w:rsid w:val="0090563D"/>
    <w:rsid w:val="00906659"/>
    <w:rsid w:val="00906834"/>
    <w:rsid w:val="00906BDB"/>
    <w:rsid w:val="0090739D"/>
    <w:rsid w:val="0091163C"/>
    <w:rsid w:val="00911FB1"/>
    <w:rsid w:val="009159BA"/>
    <w:rsid w:val="00915D28"/>
    <w:rsid w:val="00915F34"/>
    <w:rsid w:val="0091658B"/>
    <w:rsid w:val="00916849"/>
    <w:rsid w:val="0092010E"/>
    <w:rsid w:val="00921C03"/>
    <w:rsid w:val="00922F09"/>
    <w:rsid w:val="0092520B"/>
    <w:rsid w:val="00925DD7"/>
    <w:rsid w:val="00926F79"/>
    <w:rsid w:val="00927368"/>
    <w:rsid w:val="009277D0"/>
    <w:rsid w:val="009303D4"/>
    <w:rsid w:val="00931CB5"/>
    <w:rsid w:val="00931F1A"/>
    <w:rsid w:val="00931F9C"/>
    <w:rsid w:val="0093372A"/>
    <w:rsid w:val="00933A3D"/>
    <w:rsid w:val="00937492"/>
    <w:rsid w:val="00941B39"/>
    <w:rsid w:val="009422E9"/>
    <w:rsid w:val="00945075"/>
    <w:rsid w:val="00945F59"/>
    <w:rsid w:val="009461E3"/>
    <w:rsid w:val="0095041A"/>
    <w:rsid w:val="0095445B"/>
    <w:rsid w:val="00954CF4"/>
    <w:rsid w:val="0095589F"/>
    <w:rsid w:val="00957116"/>
    <w:rsid w:val="00961BAB"/>
    <w:rsid w:val="00962094"/>
    <w:rsid w:val="00963288"/>
    <w:rsid w:val="00964DB3"/>
    <w:rsid w:val="0096533E"/>
    <w:rsid w:val="009656C7"/>
    <w:rsid w:val="00965C89"/>
    <w:rsid w:val="00966654"/>
    <w:rsid w:val="00966BD0"/>
    <w:rsid w:val="00966CEA"/>
    <w:rsid w:val="0096725F"/>
    <w:rsid w:val="00967932"/>
    <w:rsid w:val="0097105F"/>
    <w:rsid w:val="00971B16"/>
    <w:rsid w:val="00972BDB"/>
    <w:rsid w:val="00972EA7"/>
    <w:rsid w:val="00973F3F"/>
    <w:rsid w:val="009742FF"/>
    <w:rsid w:val="0097557E"/>
    <w:rsid w:val="009760A7"/>
    <w:rsid w:val="00976313"/>
    <w:rsid w:val="009763BE"/>
    <w:rsid w:val="00976A3C"/>
    <w:rsid w:val="00977A40"/>
    <w:rsid w:val="00980859"/>
    <w:rsid w:val="00982ABC"/>
    <w:rsid w:val="00983089"/>
    <w:rsid w:val="00984D77"/>
    <w:rsid w:val="009855AB"/>
    <w:rsid w:val="009859D0"/>
    <w:rsid w:val="00985A6D"/>
    <w:rsid w:val="00987CD4"/>
    <w:rsid w:val="0099263C"/>
    <w:rsid w:val="00992C7F"/>
    <w:rsid w:val="00993F40"/>
    <w:rsid w:val="00995BB5"/>
    <w:rsid w:val="009969F1"/>
    <w:rsid w:val="00997D84"/>
    <w:rsid w:val="00997EEA"/>
    <w:rsid w:val="009A12DD"/>
    <w:rsid w:val="009A21A4"/>
    <w:rsid w:val="009A2DBA"/>
    <w:rsid w:val="009A2F42"/>
    <w:rsid w:val="009A302C"/>
    <w:rsid w:val="009A51D4"/>
    <w:rsid w:val="009A5B74"/>
    <w:rsid w:val="009A5BD6"/>
    <w:rsid w:val="009A63FA"/>
    <w:rsid w:val="009A6770"/>
    <w:rsid w:val="009A688B"/>
    <w:rsid w:val="009A7163"/>
    <w:rsid w:val="009A7205"/>
    <w:rsid w:val="009A7F01"/>
    <w:rsid w:val="009B0081"/>
    <w:rsid w:val="009B1AB7"/>
    <w:rsid w:val="009B348A"/>
    <w:rsid w:val="009C0B99"/>
    <w:rsid w:val="009C1506"/>
    <w:rsid w:val="009C2300"/>
    <w:rsid w:val="009C2882"/>
    <w:rsid w:val="009C3057"/>
    <w:rsid w:val="009C6661"/>
    <w:rsid w:val="009C6C1C"/>
    <w:rsid w:val="009C6C8D"/>
    <w:rsid w:val="009C7043"/>
    <w:rsid w:val="009C72C0"/>
    <w:rsid w:val="009C73B5"/>
    <w:rsid w:val="009D2FFF"/>
    <w:rsid w:val="009D33AD"/>
    <w:rsid w:val="009D418B"/>
    <w:rsid w:val="009D4DD2"/>
    <w:rsid w:val="009D60D2"/>
    <w:rsid w:val="009D7356"/>
    <w:rsid w:val="009D7FFA"/>
    <w:rsid w:val="009E030F"/>
    <w:rsid w:val="009E1A4B"/>
    <w:rsid w:val="009E1ABC"/>
    <w:rsid w:val="009E24A1"/>
    <w:rsid w:val="009E3AF0"/>
    <w:rsid w:val="009E4B26"/>
    <w:rsid w:val="009E632A"/>
    <w:rsid w:val="009F05BF"/>
    <w:rsid w:val="009F1248"/>
    <w:rsid w:val="009F33E6"/>
    <w:rsid w:val="009F46F1"/>
    <w:rsid w:val="009F50EA"/>
    <w:rsid w:val="009F78B6"/>
    <w:rsid w:val="00A00351"/>
    <w:rsid w:val="00A00B87"/>
    <w:rsid w:val="00A01901"/>
    <w:rsid w:val="00A03030"/>
    <w:rsid w:val="00A034EF"/>
    <w:rsid w:val="00A050EF"/>
    <w:rsid w:val="00A06960"/>
    <w:rsid w:val="00A10607"/>
    <w:rsid w:val="00A107EC"/>
    <w:rsid w:val="00A10F6F"/>
    <w:rsid w:val="00A12BBC"/>
    <w:rsid w:val="00A1331B"/>
    <w:rsid w:val="00A13686"/>
    <w:rsid w:val="00A13D70"/>
    <w:rsid w:val="00A13E3D"/>
    <w:rsid w:val="00A173FF"/>
    <w:rsid w:val="00A17C35"/>
    <w:rsid w:val="00A20300"/>
    <w:rsid w:val="00A21BB7"/>
    <w:rsid w:val="00A237D1"/>
    <w:rsid w:val="00A23DDF"/>
    <w:rsid w:val="00A247B0"/>
    <w:rsid w:val="00A25F29"/>
    <w:rsid w:val="00A270EE"/>
    <w:rsid w:val="00A31499"/>
    <w:rsid w:val="00A31A49"/>
    <w:rsid w:val="00A32AA5"/>
    <w:rsid w:val="00A3331F"/>
    <w:rsid w:val="00A34F45"/>
    <w:rsid w:val="00A367C6"/>
    <w:rsid w:val="00A36999"/>
    <w:rsid w:val="00A3738F"/>
    <w:rsid w:val="00A37461"/>
    <w:rsid w:val="00A40496"/>
    <w:rsid w:val="00A40DBD"/>
    <w:rsid w:val="00A417A1"/>
    <w:rsid w:val="00A41BD5"/>
    <w:rsid w:val="00A45FC2"/>
    <w:rsid w:val="00A471E0"/>
    <w:rsid w:val="00A475D5"/>
    <w:rsid w:val="00A47BFB"/>
    <w:rsid w:val="00A51798"/>
    <w:rsid w:val="00A51F80"/>
    <w:rsid w:val="00A54307"/>
    <w:rsid w:val="00A55233"/>
    <w:rsid w:val="00A55EEE"/>
    <w:rsid w:val="00A569BD"/>
    <w:rsid w:val="00A56D9E"/>
    <w:rsid w:val="00A573C6"/>
    <w:rsid w:val="00A57A5E"/>
    <w:rsid w:val="00A608D7"/>
    <w:rsid w:val="00A60B86"/>
    <w:rsid w:val="00A63F98"/>
    <w:rsid w:val="00A642B1"/>
    <w:rsid w:val="00A66914"/>
    <w:rsid w:val="00A6764C"/>
    <w:rsid w:val="00A70023"/>
    <w:rsid w:val="00A715CB"/>
    <w:rsid w:val="00A71FC3"/>
    <w:rsid w:val="00A727C7"/>
    <w:rsid w:val="00A7332C"/>
    <w:rsid w:val="00A74218"/>
    <w:rsid w:val="00A758F3"/>
    <w:rsid w:val="00A76C6B"/>
    <w:rsid w:val="00A771C1"/>
    <w:rsid w:val="00A80949"/>
    <w:rsid w:val="00A81687"/>
    <w:rsid w:val="00A81B52"/>
    <w:rsid w:val="00A81EAD"/>
    <w:rsid w:val="00A832F4"/>
    <w:rsid w:val="00A83F59"/>
    <w:rsid w:val="00A85E87"/>
    <w:rsid w:val="00A86F99"/>
    <w:rsid w:val="00A87F25"/>
    <w:rsid w:val="00A904AD"/>
    <w:rsid w:val="00A91B85"/>
    <w:rsid w:val="00A92D11"/>
    <w:rsid w:val="00A93721"/>
    <w:rsid w:val="00A946E5"/>
    <w:rsid w:val="00A94F89"/>
    <w:rsid w:val="00A96884"/>
    <w:rsid w:val="00A97BCA"/>
    <w:rsid w:val="00AA0418"/>
    <w:rsid w:val="00AA0485"/>
    <w:rsid w:val="00AA0619"/>
    <w:rsid w:val="00AA087D"/>
    <w:rsid w:val="00AA0BFD"/>
    <w:rsid w:val="00AA101E"/>
    <w:rsid w:val="00AA1A7E"/>
    <w:rsid w:val="00AA1DDE"/>
    <w:rsid w:val="00AA384F"/>
    <w:rsid w:val="00AA410E"/>
    <w:rsid w:val="00AB079B"/>
    <w:rsid w:val="00AB2079"/>
    <w:rsid w:val="00AB2826"/>
    <w:rsid w:val="00AB5D39"/>
    <w:rsid w:val="00AC016E"/>
    <w:rsid w:val="00AC0FB6"/>
    <w:rsid w:val="00AC25BF"/>
    <w:rsid w:val="00AC25F9"/>
    <w:rsid w:val="00AC331C"/>
    <w:rsid w:val="00AC4BFC"/>
    <w:rsid w:val="00AC5654"/>
    <w:rsid w:val="00AC5A36"/>
    <w:rsid w:val="00AC6B51"/>
    <w:rsid w:val="00AD0D20"/>
    <w:rsid w:val="00AD0DAD"/>
    <w:rsid w:val="00AD1044"/>
    <w:rsid w:val="00AD10D5"/>
    <w:rsid w:val="00AD5DE1"/>
    <w:rsid w:val="00AD64C3"/>
    <w:rsid w:val="00AD7571"/>
    <w:rsid w:val="00AD7A69"/>
    <w:rsid w:val="00AE28D6"/>
    <w:rsid w:val="00AE2CB0"/>
    <w:rsid w:val="00AE2F63"/>
    <w:rsid w:val="00AE4DBE"/>
    <w:rsid w:val="00AE7399"/>
    <w:rsid w:val="00AE7719"/>
    <w:rsid w:val="00AE799B"/>
    <w:rsid w:val="00AE79E6"/>
    <w:rsid w:val="00AF0AE3"/>
    <w:rsid w:val="00AF0E4E"/>
    <w:rsid w:val="00AF1A61"/>
    <w:rsid w:val="00AF1B5A"/>
    <w:rsid w:val="00AF2EFF"/>
    <w:rsid w:val="00AF2F98"/>
    <w:rsid w:val="00AF31C4"/>
    <w:rsid w:val="00AF6359"/>
    <w:rsid w:val="00B0024B"/>
    <w:rsid w:val="00B003FE"/>
    <w:rsid w:val="00B022A4"/>
    <w:rsid w:val="00B02B2F"/>
    <w:rsid w:val="00B03347"/>
    <w:rsid w:val="00B037FC"/>
    <w:rsid w:val="00B041D0"/>
    <w:rsid w:val="00B067D7"/>
    <w:rsid w:val="00B10AA1"/>
    <w:rsid w:val="00B1129C"/>
    <w:rsid w:val="00B116B9"/>
    <w:rsid w:val="00B11C68"/>
    <w:rsid w:val="00B122DD"/>
    <w:rsid w:val="00B12673"/>
    <w:rsid w:val="00B133EB"/>
    <w:rsid w:val="00B136DB"/>
    <w:rsid w:val="00B138CA"/>
    <w:rsid w:val="00B14043"/>
    <w:rsid w:val="00B1454C"/>
    <w:rsid w:val="00B14B40"/>
    <w:rsid w:val="00B14EAD"/>
    <w:rsid w:val="00B1522A"/>
    <w:rsid w:val="00B16BCE"/>
    <w:rsid w:val="00B16D40"/>
    <w:rsid w:val="00B20435"/>
    <w:rsid w:val="00B20ABC"/>
    <w:rsid w:val="00B20FB6"/>
    <w:rsid w:val="00B219B3"/>
    <w:rsid w:val="00B21EBF"/>
    <w:rsid w:val="00B22BB8"/>
    <w:rsid w:val="00B234B4"/>
    <w:rsid w:val="00B2375A"/>
    <w:rsid w:val="00B2440D"/>
    <w:rsid w:val="00B244FA"/>
    <w:rsid w:val="00B24F7F"/>
    <w:rsid w:val="00B259FD"/>
    <w:rsid w:val="00B26058"/>
    <w:rsid w:val="00B27A59"/>
    <w:rsid w:val="00B30B8E"/>
    <w:rsid w:val="00B30C5F"/>
    <w:rsid w:val="00B35E73"/>
    <w:rsid w:val="00B412DD"/>
    <w:rsid w:val="00B41C33"/>
    <w:rsid w:val="00B42933"/>
    <w:rsid w:val="00B43EC8"/>
    <w:rsid w:val="00B4491E"/>
    <w:rsid w:val="00B4639A"/>
    <w:rsid w:val="00B472B8"/>
    <w:rsid w:val="00B47699"/>
    <w:rsid w:val="00B47947"/>
    <w:rsid w:val="00B47ED1"/>
    <w:rsid w:val="00B50043"/>
    <w:rsid w:val="00B515A5"/>
    <w:rsid w:val="00B51670"/>
    <w:rsid w:val="00B5255F"/>
    <w:rsid w:val="00B52E5D"/>
    <w:rsid w:val="00B53574"/>
    <w:rsid w:val="00B54CC5"/>
    <w:rsid w:val="00B5579B"/>
    <w:rsid w:val="00B55F68"/>
    <w:rsid w:val="00B56EC4"/>
    <w:rsid w:val="00B574F7"/>
    <w:rsid w:val="00B576B8"/>
    <w:rsid w:val="00B60262"/>
    <w:rsid w:val="00B60649"/>
    <w:rsid w:val="00B62523"/>
    <w:rsid w:val="00B63084"/>
    <w:rsid w:val="00B64251"/>
    <w:rsid w:val="00B64E19"/>
    <w:rsid w:val="00B703ED"/>
    <w:rsid w:val="00B711EA"/>
    <w:rsid w:val="00B75DAB"/>
    <w:rsid w:val="00B7788B"/>
    <w:rsid w:val="00B77E4A"/>
    <w:rsid w:val="00B77E70"/>
    <w:rsid w:val="00B80BA5"/>
    <w:rsid w:val="00B8447D"/>
    <w:rsid w:val="00B84714"/>
    <w:rsid w:val="00B84956"/>
    <w:rsid w:val="00B84BC6"/>
    <w:rsid w:val="00B84F40"/>
    <w:rsid w:val="00B85D50"/>
    <w:rsid w:val="00B86406"/>
    <w:rsid w:val="00B87810"/>
    <w:rsid w:val="00B87F69"/>
    <w:rsid w:val="00B91C10"/>
    <w:rsid w:val="00B92B9C"/>
    <w:rsid w:val="00B935D5"/>
    <w:rsid w:val="00B936E5"/>
    <w:rsid w:val="00B93A4F"/>
    <w:rsid w:val="00B9541A"/>
    <w:rsid w:val="00B9554B"/>
    <w:rsid w:val="00B959A8"/>
    <w:rsid w:val="00BA0C05"/>
    <w:rsid w:val="00BA1634"/>
    <w:rsid w:val="00BA177F"/>
    <w:rsid w:val="00BA1EBD"/>
    <w:rsid w:val="00BA248F"/>
    <w:rsid w:val="00BA2A0B"/>
    <w:rsid w:val="00BA3601"/>
    <w:rsid w:val="00BA3E9C"/>
    <w:rsid w:val="00BA43CE"/>
    <w:rsid w:val="00BA5E06"/>
    <w:rsid w:val="00BA7841"/>
    <w:rsid w:val="00BB03D0"/>
    <w:rsid w:val="00BB19F3"/>
    <w:rsid w:val="00BB1A7A"/>
    <w:rsid w:val="00BB2699"/>
    <w:rsid w:val="00BB45A1"/>
    <w:rsid w:val="00BB5EC1"/>
    <w:rsid w:val="00BB5F58"/>
    <w:rsid w:val="00BB7820"/>
    <w:rsid w:val="00BC0552"/>
    <w:rsid w:val="00BC06CE"/>
    <w:rsid w:val="00BC082D"/>
    <w:rsid w:val="00BC111B"/>
    <w:rsid w:val="00BC402D"/>
    <w:rsid w:val="00BC4DAD"/>
    <w:rsid w:val="00BC4F54"/>
    <w:rsid w:val="00BC5E0E"/>
    <w:rsid w:val="00BC722F"/>
    <w:rsid w:val="00BC7F43"/>
    <w:rsid w:val="00BD0005"/>
    <w:rsid w:val="00BD089D"/>
    <w:rsid w:val="00BD26F2"/>
    <w:rsid w:val="00BD2AD4"/>
    <w:rsid w:val="00BD3CBC"/>
    <w:rsid w:val="00BD3EF9"/>
    <w:rsid w:val="00BD44C7"/>
    <w:rsid w:val="00BD5258"/>
    <w:rsid w:val="00BD629D"/>
    <w:rsid w:val="00BD6D9A"/>
    <w:rsid w:val="00BD6EA6"/>
    <w:rsid w:val="00BD782B"/>
    <w:rsid w:val="00BD78A4"/>
    <w:rsid w:val="00BE0B35"/>
    <w:rsid w:val="00BE0EE5"/>
    <w:rsid w:val="00BE1797"/>
    <w:rsid w:val="00BE4F50"/>
    <w:rsid w:val="00BE740C"/>
    <w:rsid w:val="00BF0995"/>
    <w:rsid w:val="00BF12D3"/>
    <w:rsid w:val="00BF3173"/>
    <w:rsid w:val="00BF35A6"/>
    <w:rsid w:val="00BF3980"/>
    <w:rsid w:val="00BF7AEE"/>
    <w:rsid w:val="00C01F41"/>
    <w:rsid w:val="00C02463"/>
    <w:rsid w:val="00C03404"/>
    <w:rsid w:val="00C07BD2"/>
    <w:rsid w:val="00C10C4B"/>
    <w:rsid w:val="00C13221"/>
    <w:rsid w:val="00C13FCB"/>
    <w:rsid w:val="00C1452D"/>
    <w:rsid w:val="00C16FE6"/>
    <w:rsid w:val="00C17DBB"/>
    <w:rsid w:val="00C20716"/>
    <w:rsid w:val="00C21EB7"/>
    <w:rsid w:val="00C2205B"/>
    <w:rsid w:val="00C22C29"/>
    <w:rsid w:val="00C23478"/>
    <w:rsid w:val="00C24203"/>
    <w:rsid w:val="00C259C7"/>
    <w:rsid w:val="00C2770F"/>
    <w:rsid w:val="00C277AE"/>
    <w:rsid w:val="00C31212"/>
    <w:rsid w:val="00C31300"/>
    <w:rsid w:val="00C32B72"/>
    <w:rsid w:val="00C32D30"/>
    <w:rsid w:val="00C35295"/>
    <w:rsid w:val="00C358EC"/>
    <w:rsid w:val="00C35AE0"/>
    <w:rsid w:val="00C37BFC"/>
    <w:rsid w:val="00C415B8"/>
    <w:rsid w:val="00C41BFC"/>
    <w:rsid w:val="00C4398E"/>
    <w:rsid w:val="00C45F74"/>
    <w:rsid w:val="00C46275"/>
    <w:rsid w:val="00C4723C"/>
    <w:rsid w:val="00C51520"/>
    <w:rsid w:val="00C5314C"/>
    <w:rsid w:val="00C53DDE"/>
    <w:rsid w:val="00C55240"/>
    <w:rsid w:val="00C560BB"/>
    <w:rsid w:val="00C56C92"/>
    <w:rsid w:val="00C57151"/>
    <w:rsid w:val="00C576AA"/>
    <w:rsid w:val="00C57BBA"/>
    <w:rsid w:val="00C616DD"/>
    <w:rsid w:val="00C66951"/>
    <w:rsid w:val="00C740B4"/>
    <w:rsid w:val="00C74215"/>
    <w:rsid w:val="00C75606"/>
    <w:rsid w:val="00C7563C"/>
    <w:rsid w:val="00C77853"/>
    <w:rsid w:val="00C80DB8"/>
    <w:rsid w:val="00C822E6"/>
    <w:rsid w:val="00C83551"/>
    <w:rsid w:val="00C84DC1"/>
    <w:rsid w:val="00C86398"/>
    <w:rsid w:val="00C93058"/>
    <w:rsid w:val="00C939C0"/>
    <w:rsid w:val="00C93EBF"/>
    <w:rsid w:val="00C94223"/>
    <w:rsid w:val="00C95402"/>
    <w:rsid w:val="00C95CC5"/>
    <w:rsid w:val="00C970EC"/>
    <w:rsid w:val="00C973E5"/>
    <w:rsid w:val="00CA08D3"/>
    <w:rsid w:val="00CA11A2"/>
    <w:rsid w:val="00CA1493"/>
    <w:rsid w:val="00CA1BE3"/>
    <w:rsid w:val="00CA26F3"/>
    <w:rsid w:val="00CA4308"/>
    <w:rsid w:val="00CA5C35"/>
    <w:rsid w:val="00CA7F44"/>
    <w:rsid w:val="00CB052E"/>
    <w:rsid w:val="00CB1143"/>
    <w:rsid w:val="00CB2405"/>
    <w:rsid w:val="00CB34B9"/>
    <w:rsid w:val="00CB37A1"/>
    <w:rsid w:val="00CB3E80"/>
    <w:rsid w:val="00CB405D"/>
    <w:rsid w:val="00CB5315"/>
    <w:rsid w:val="00CB5E1C"/>
    <w:rsid w:val="00CB65FB"/>
    <w:rsid w:val="00CB66DA"/>
    <w:rsid w:val="00CB70E2"/>
    <w:rsid w:val="00CB7749"/>
    <w:rsid w:val="00CB79AB"/>
    <w:rsid w:val="00CC13C0"/>
    <w:rsid w:val="00CC1860"/>
    <w:rsid w:val="00CC26A8"/>
    <w:rsid w:val="00CC31AB"/>
    <w:rsid w:val="00CC361F"/>
    <w:rsid w:val="00CC3723"/>
    <w:rsid w:val="00CC38BA"/>
    <w:rsid w:val="00CC4AC1"/>
    <w:rsid w:val="00CD070B"/>
    <w:rsid w:val="00CD079C"/>
    <w:rsid w:val="00CD0DEC"/>
    <w:rsid w:val="00CD394B"/>
    <w:rsid w:val="00CD3E87"/>
    <w:rsid w:val="00CD3F29"/>
    <w:rsid w:val="00CD5056"/>
    <w:rsid w:val="00CD5A0A"/>
    <w:rsid w:val="00CD7FD2"/>
    <w:rsid w:val="00CE0EE1"/>
    <w:rsid w:val="00CE294E"/>
    <w:rsid w:val="00CE3012"/>
    <w:rsid w:val="00CE574C"/>
    <w:rsid w:val="00CF02F7"/>
    <w:rsid w:val="00CF06CD"/>
    <w:rsid w:val="00CF1F7C"/>
    <w:rsid w:val="00CF30B9"/>
    <w:rsid w:val="00CF3660"/>
    <w:rsid w:val="00CF36B7"/>
    <w:rsid w:val="00CF4209"/>
    <w:rsid w:val="00CF69D6"/>
    <w:rsid w:val="00CF69E5"/>
    <w:rsid w:val="00CF7E5D"/>
    <w:rsid w:val="00D004E3"/>
    <w:rsid w:val="00D0056A"/>
    <w:rsid w:val="00D012B6"/>
    <w:rsid w:val="00D016C1"/>
    <w:rsid w:val="00D03867"/>
    <w:rsid w:val="00D03A35"/>
    <w:rsid w:val="00D0486C"/>
    <w:rsid w:val="00D05F76"/>
    <w:rsid w:val="00D06AD3"/>
    <w:rsid w:val="00D105E0"/>
    <w:rsid w:val="00D1376B"/>
    <w:rsid w:val="00D138B0"/>
    <w:rsid w:val="00D13B55"/>
    <w:rsid w:val="00D210D6"/>
    <w:rsid w:val="00D23B03"/>
    <w:rsid w:val="00D2458F"/>
    <w:rsid w:val="00D25A93"/>
    <w:rsid w:val="00D25BF5"/>
    <w:rsid w:val="00D30A31"/>
    <w:rsid w:val="00D3198D"/>
    <w:rsid w:val="00D32DFB"/>
    <w:rsid w:val="00D330C9"/>
    <w:rsid w:val="00D341CF"/>
    <w:rsid w:val="00D401DB"/>
    <w:rsid w:val="00D43E23"/>
    <w:rsid w:val="00D4441C"/>
    <w:rsid w:val="00D448F0"/>
    <w:rsid w:val="00D44AC1"/>
    <w:rsid w:val="00D4585D"/>
    <w:rsid w:val="00D45D56"/>
    <w:rsid w:val="00D461CC"/>
    <w:rsid w:val="00D4636B"/>
    <w:rsid w:val="00D46525"/>
    <w:rsid w:val="00D54BFB"/>
    <w:rsid w:val="00D55166"/>
    <w:rsid w:val="00D553EA"/>
    <w:rsid w:val="00D55496"/>
    <w:rsid w:val="00D55BB0"/>
    <w:rsid w:val="00D5604B"/>
    <w:rsid w:val="00D602E7"/>
    <w:rsid w:val="00D608A6"/>
    <w:rsid w:val="00D60B9E"/>
    <w:rsid w:val="00D614D3"/>
    <w:rsid w:val="00D61808"/>
    <w:rsid w:val="00D61ADB"/>
    <w:rsid w:val="00D666AD"/>
    <w:rsid w:val="00D673AB"/>
    <w:rsid w:val="00D6755B"/>
    <w:rsid w:val="00D70972"/>
    <w:rsid w:val="00D71043"/>
    <w:rsid w:val="00D7267C"/>
    <w:rsid w:val="00D74E8D"/>
    <w:rsid w:val="00D75D64"/>
    <w:rsid w:val="00D75FBF"/>
    <w:rsid w:val="00D764AC"/>
    <w:rsid w:val="00D77A88"/>
    <w:rsid w:val="00D80BBA"/>
    <w:rsid w:val="00D8248F"/>
    <w:rsid w:val="00D83678"/>
    <w:rsid w:val="00D84A41"/>
    <w:rsid w:val="00D8566A"/>
    <w:rsid w:val="00D85A77"/>
    <w:rsid w:val="00D86A21"/>
    <w:rsid w:val="00D900AD"/>
    <w:rsid w:val="00D905D8"/>
    <w:rsid w:val="00D9133D"/>
    <w:rsid w:val="00D9169F"/>
    <w:rsid w:val="00D91793"/>
    <w:rsid w:val="00D91A7A"/>
    <w:rsid w:val="00D921A4"/>
    <w:rsid w:val="00D940E6"/>
    <w:rsid w:val="00D9436D"/>
    <w:rsid w:val="00D965B3"/>
    <w:rsid w:val="00D965C1"/>
    <w:rsid w:val="00DA0183"/>
    <w:rsid w:val="00DA08D7"/>
    <w:rsid w:val="00DA332C"/>
    <w:rsid w:val="00DA3802"/>
    <w:rsid w:val="00DA5CE0"/>
    <w:rsid w:val="00DA5FCB"/>
    <w:rsid w:val="00DA664E"/>
    <w:rsid w:val="00DA68D7"/>
    <w:rsid w:val="00DA6F3D"/>
    <w:rsid w:val="00DA7ADB"/>
    <w:rsid w:val="00DA7B24"/>
    <w:rsid w:val="00DA7BE8"/>
    <w:rsid w:val="00DB0490"/>
    <w:rsid w:val="00DB0CF2"/>
    <w:rsid w:val="00DB0E78"/>
    <w:rsid w:val="00DB0FFE"/>
    <w:rsid w:val="00DB423B"/>
    <w:rsid w:val="00DB4EAC"/>
    <w:rsid w:val="00DB6332"/>
    <w:rsid w:val="00DC0063"/>
    <w:rsid w:val="00DC103F"/>
    <w:rsid w:val="00DC3345"/>
    <w:rsid w:val="00DC34C2"/>
    <w:rsid w:val="00DC37FF"/>
    <w:rsid w:val="00DC4D7E"/>
    <w:rsid w:val="00DC661E"/>
    <w:rsid w:val="00DD1CE2"/>
    <w:rsid w:val="00DD4CD7"/>
    <w:rsid w:val="00DD611C"/>
    <w:rsid w:val="00DD6EEE"/>
    <w:rsid w:val="00DE08D7"/>
    <w:rsid w:val="00DE1872"/>
    <w:rsid w:val="00DE2264"/>
    <w:rsid w:val="00DE22C4"/>
    <w:rsid w:val="00DE4BCF"/>
    <w:rsid w:val="00DE727C"/>
    <w:rsid w:val="00DE72AB"/>
    <w:rsid w:val="00DE7443"/>
    <w:rsid w:val="00DE7AF1"/>
    <w:rsid w:val="00DF0E7A"/>
    <w:rsid w:val="00DF15FC"/>
    <w:rsid w:val="00DF20E3"/>
    <w:rsid w:val="00DF30B7"/>
    <w:rsid w:val="00DF4A3A"/>
    <w:rsid w:val="00DF4E80"/>
    <w:rsid w:val="00DF5BEE"/>
    <w:rsid w:val="00DF6055"/>
    <w:rsid w:val="00E00E0E"/>
    <w:rsid w:val="00E02059"/>
    <w:rsid w:val="00E02E2F"/>
    <w:rsid w:val="00E03B57"/>
    <w:rsid w:val="00E04E54"/>
    <w:rsid w:val="00E05F6A"/>
    <w:rsid w:val="00E07FAC"/>
    <w:rsid w:val="00E113AB"/>
    <w:rsid w:val="00E11BAA"/>
    <w:rsid w:val="00E1223D"/>
    <w:rsid w:val="00E1233C"/>
    <w:rsid w:val="00E12AEA"/>
    <w:rsid w:val="00E130A5"/>
    <w:rsid w:val="00E13A7C"/>
    <w:rsid w:val="00E13AA2"/>
    <w:rsid w:val="00E140C3"/>
    <w:rsid w:val="00E175B3"/>
    <w:rsid w:val="00E21145"/>
    <w:rsid w:val="00E2337D"/>
    <w:rsid w:val="00E2603F"/>
    <w:rsid w:val="00E26FEB"/>
    <w:rsid w:val="00E2796C"/>
    <w:rsid w:val="00E30A26"/>
    <w:rsid w:val="00E31A4C"/>
    <w:rsid w:val="00E32150"/>
    <w:rsid w:val="00E3260A"/>
    <w:rsid w:val="00E34535"/>
    <w:rsid w:val="00E35193"/>
    <w:rsid w:val="00E358E1"/>
    <w:rsid w:val="00E3708E"/>
    <w:rsid w:val="00E37F45"/>
    <w:rsid w:val="00E41091"/>
    <w:rsid w:val="00E41202"/>
    <w:rsid w:val="00E436AD"/>
    <w:rsid w:val="00E4670E"/>
    <w:rsid w:val="00E47630"/>
    <w:rsid w:val="00E50F10"/>
    <w:rsid w:val="00E51C2E"/>
    <w:rsid w:val="00E54358"/>
    <w:rsid w:val="00E544CB"/>
    <w:rsid w:val="00E54A3C"/>
    <w:rsid w:val="00E55987"/>
    <w:rsid w:val="00E5611C"/>
    <w:rsid w:val="00E56609"/>
    <w:rsid w:val="00E5779A"/>
    <w:rsid w:val="00E5783C"/>
    <w:rsid w:val="00E60A7D"/>
    <w:rsid w:val="00E61E07"/>
    <w:rsid w:val="00E63493"/>
    <w:rsid w:val="00E63D8A"/>
    <w:rsid w:val="00E64432"/>
    <w:rsid w:val="00E6452B"/>
    <w:rsid w:val="00E669A0"/>
    <w:rsid w:val="00E66EE0"/>
    <w:rsid w:val="00E67836"/>
    <w:rsid w:val="00E71209"/>
    <w:rsid w:val="00E722CA"/>
    <w:rsid w:val="00E752F9"/>
    <w:rsid w:val="00E75A4B"/>
    <w:rsid w:val="00E808C5"/>
    <w:rsid w:val="00E81B33"/>
    <w:rsid w:val="00E82925"/>
    <w:rsid w:val="00E833E4"/>
    <w:rsid w:val="00E83E37"/>
    <w:rsid w:val="00E843CD"/>
    <w:rsid w:val="00E85083"/>
    <w:rsid w:val="00E858C7"/>
    <w:rsid w:val="00E87856"/>
    <w:rsid w:val="00E879DA"/>
    <w:rsid w:val="00E91599"/>
    <w:rsid w:val="00E93849"/>
    <w:rsid w:val="00E963C8"/>
    <w:rsid w:val="00E979A6"/>
    <w:rsid w:val="00E97A92"/>
    <w:rsid w:val="00EA1D1C"/>
    <w:rsid w:val="00EA1DEB"/>
    <w:rsid w:val="00EA1FE2"/>
    <w:rsid w:val="00EA26FD"/>
    <w:rsid w:val="00EA2F7C"/>
    <w:rsid w:val="00EA4C11"/>
    <w:rsid w:val="00EA525F"/>
    <w:rsid w:val="00EA7904"/>
    <w:rsid w:val="00EB0622"/>
    <w:rsid w:val="00EB0D56"/>
    <w:rsid w:val="00EB1B8C"/>
    <w:rsid w:val="00EB1ED2"/>
    <w:rsid w:val="00EB22E0"/>
    <w:rsid w:val="00EB2381"/>
    <w:rsid w:val="00EB5404"/>
    <w:rsid w:val="00EB5721"/>
    <w:rsid w:val="00EC16AF"/>
    <w:rsid w:val="00EC64E0"/>
    <w:rsid w:val="00EC6EB1"/>
    <w:rsid w:val="00EC7775"/>
    <w:rsid w:val="00EC791C"/>
    <w:rsid w:val="00ED05D2"/>
    <w:rsid w:val="00ED0B15"/>
    <w:rsid w:val="00ED1201"/>
    <w:rsid w:val="00ED147E"/>
    <w:rsid w:val="00ED1698"/>
    <w:rsid w:val="00ED20F5"/>
    <w:rsid w:val="00ED26E9"/>
    <w:rsid w:val="00ED43EC"/>
    <w:rsid w:val="00ED5D35"/>
    <w:rsid w:val="00ED6502"/>
    <w:rsid w:val="00ED6D7C"/>
    <w:rsid w:val="00ED7446"/>
    <w:rsid w:val="00EE02D2"/>
    <w:rsid w:val="00EE14CE"/>
    <w:rsid w:val="00EE33EF"/>
    <w:rsid w:val="00EE3B02"/>
    <w:rsid w:val="00EE5107"/>
    <w:rsid w:val="00EE6EEA"/>
    <w:rsid w:val="00EE7A37"/>
    <w:rsid w:val="00EF0856"/>
    <w:rsid w:val="00EF1175"/>
    <w:rsid w:val="00EF1282"/>
    <w:rsid w:val="00EF2A4E"/>
    <w:rsid w:val="00EF3935"/>
    <w:rsid w:val="00EF3FE7"/>
    <w:rsid w:val="00EF51CC"/>
    <w:rsid w:val="00EF622F"/>
    <w:rsid w:val="00EF62CE"/>
    <w:rsid w:val="00EF7460"/>
    <w:rsid w:val="00EF74C5"/>
    <w:rsid w:val="00EF7CBB"/>
    <w:rsid w:val="00F008AD"/>
    <w:rsid w:val="00F01E88"/>
    <w:rsid w:val="00F030F2"/>
    <w:rsid w:val="00F03560"/>
    <w:rsid w:val="00F0369A"/>
    <w:rsid w:val="00F05B5D"/>
    <w:rsid w:val="00F06214"/>
    <w:rsid w:val="00F07083"/>
    <w:rsid w:val="00F11879"/>
    <w:rsid w:val="00F1387F"/>
    <w:rsid w:val="00F159D2"/>
    <w:rsid w:val="00F205DD"/>
    <w:rsid w:val="00F22874"/>
    <w:rsid w:val="00F22C8A"/>
    <w:rsid w:val="00F24116"/>
    <w:rsid w:val="00F2483C"/>
    <w:rsid w:val="00F24D4A"/>
    <w:rsid w:val="00F25978"/>
    <w:rsid w:val="00F2616D"/>
    <w:rsid w:val="00F27A10"/>
    <w:rsid w:val="00F27A8A"/>
    <w:rsid w:val="00F27C6E"/>
    <w:rsid w:val="00F30AB5"/>
    <w:rsid w:val="00F33EC2"/>
    <w:rsid w:val="00F343CC"/>
    <w:rsid w:val="00F36594"/>
    <w:rsid w:val="00F3757F"/>
    <w:rsid w:val="00F409E3"/>
    <w:rsid w:val="00F41A91"/>
    <w:rsid w:val="00F431B8"/>
    <w:rsid w:val="00F4484F"/>
    <w:rsid w:val="00F456C6"/>
    <w:rsid w:val="00F45F27"/>
    <w:rsid w:val="00F46208"/>
    <w:rsid w:val="00F47433"/>
    <w:rsid w:val="00F475F3"/>
    <w:rsid w:val="00F47C0F"/>
    <w:rsid w:val="00F51258"/>
    <w:rsid w:val="00F526A1"/>
    <w:rsid w:val="00F53C03"/>
    <w:rsid w:val="00F53D74"/>
    <w:rsid w:val="00F54AFD"/>
    <w:rsid w:val="00F54BE8"/>
    <w:rsid w:val="00F56112"/>
    <w:rsid w:val="00F60BC9"/>
    <w:rsid w:val="00F61418"/>
    <w:rsid w:val="00F61745"/>
    <w:rsid w:val="00F6193C"/>
    <w:rsid w:val="00F62691"/>
    <w:rsid w:val="00F636C5"/>
    <w:rsid w:val="00F63941"/>
    <w:rsid w:val="00F64105"/>
    <w:rsid w:val="00F67B2E"/>
    <w:rsid w:val="00F70193"/>
    <w:rsid w:val="00F71EB2"/>
    <w:rsid w:val="00F72403"/>
    <w:rsid w:val="00F74421"/>
    <w:rsid w:val="00F7710B"/>
    <w:rsid w:val="00F80452"/>
    <w:rsid w:val="00F810B2"/>
    <w:rsid w:val="00F8268B"/>
    <w:rsid w:val="00F82779"/>
    <w:rsid w:val="00F83C96"/>
    <w:rsid w:val="00F85F82"/>
    <w:rsid w:val="00F86D8A"/>
    <w:rsid w:val="00F872C1"/>
    <w:rsid w:val="00F90732"/>
    <w:rsid w:val="00F90AA7"/>
    <w:rsid w:val="00F93083"/>
    <w:rsid w:val="00F959AF"/>
    <w:rsid w:val="00F95DCC"/>
    <w:rsid w:val="00F971A7"/>
    <w:rsid w:val="00F97D8E"/>
    <w:rsid w:val="00FA1A29"/>
    <w:rsid w:val="00FA3452"/>
    <w:rsid w:val="00FA601F"/>
    <w:rsid w:val="00FA6B17"/>
    <w:rsid w:val="00FB1260"/>
    <w:rsid w:val="00FB130F"/>
    <w:rsid w:val="00FB1598"/>
    <w:rsid w:val="00FB5457"/>
    <w:rsid w:val="00FB6161"/>
    <w:rsid w:val="00FB74CF"/>
    <w:rsid w:val="00FB7F91"/>
    <w:rsid w:val="00FC1C7C"/>
    <w:rsid w:val="00FC2421"/>
    <w:rsid w:val="00FC2A1D"/>
    <w:rsid w:val="00FC2FB1"/>
    <w:rsid w:val="00FC3063"/>
    <w:rsid w:val="00FC63B2"/>
    <w:rsid w:val="00FC6EF7"/>
    <w:rsid w:val="00FC75AB"/>
    <w:rsid w:val="00FD02FD"/>
    <w:rsid w:val="00FD0628"/>
    <w:rsid w:val="00FD2071"/>
    <w:rsid w:val="00FD319E"/>
    <w:rsid w:val="00FD3CD5"/>
    <w:rsid w:val="00FD3FC7"/>
    <w:rsid w:val="00FD622B"/>
    <w:rsid w:val="00FE0417"/>
    <w:rsid w:val="00FE0D28"/>
    <w:rsid w:val="00FE10D0"/>
    <w:rsid w:val="00FE2CC5"/>
    <w:rsid w:val="00FE3EF8"/>
    <w:rsid w:val="00FE441F"/>
    <w:rsid w:val="00FE5E79"/>
    <w:rsid w:val="00FE6F3D"/>
    <w:rsid w:val="00FF0EA2"/>
    <w:rsid w:val="00FF398A"/>
    <w:rsid w:val="00FF4703"/>
    <w:rsid w:val="00FF56D5"/>
    <w:rsid w:val="00FF6868"/>
    <w:rsid w:val="00FF6BF3"/>
    <w:rsid w:val="00FF711A"/>
    <w:rsid w:val="00FF75A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EDA5"/>
  <w15:docId w15:val="{AE247973-8413-4791-B998-23CADA3D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rsid w:val="00C23478"/>
    <w:pPr>
      <w:numPr>
        <w:numId w:val="16"/>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rsid w:val="00FC6EF7"/>
    <w:pPr>
      <w:numPr>
        <w:ilvl w:val="1"/>
      </w:numPr>
      <w:spacing w:after="200"/>
      <w:outlineLvl w:val="1"/>
    </w:pPr>
    <w:rPr>
      <w:sz w:val="26"/>
      <w:szCs w:val="26"/>
    </w:rPr>
  </w:style>
  <w:style w:type="paragraph" w:styleId="Heading3">
    <w:name w:val="heading 3"/>
    <w:basedOn w:val="Normal"/>
    <w:next w:val="Normal"/>
    <w:link w:val="Heading3Char"/>
    <w:uiPriority w:val="9"/>
    <w:unhideWhenUsed/>
    <w:qFormat/>
    <w:rsid w:val="006A12A8"/>
    <w:pPr>
      <w:numPr>
        <w:ilvl w:val="2"/>
        <w:numId w:val="16"/>
      </w:numPr>
      <w:spacing w:before="240" w:after="240" w:line="240" w:lineRule="auto"/>
      <w:outlineLvl w:val="2"/>
    </w:p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numPr>
        <w:ilvl w:val="4"/>
        <w:numId w:val="16"/>
      </w:numPr>
      <w:outlineLvl w:val="4"/>
    </w:pPr>
    <w:rPr>
      <w:b/>
      <w:bCs/>
    </w:rPr>
  </w:style>
  <w:style w:type="paragraph" w:styleId="Heading6">
    <w:name w:val="heading 6"/>
    <w:basedOn w:val="Normal"/>
    <w:next w:val="Normal"/>
    <w:link w:val="Heading6Char"/>
    <w:uiPriority w:val="9"/>
    <w:unhideWhenUsed/>
    <w:qFormat/>
    <w:rsid w:val="00554EB3"/>
    <w:pPr>
      <w:numPr>
        <w:ilvl w:val="5"/>
        <w:numId w:val="16"/>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numPr>
        <w:ilvl w:val="6"/>
        <w:numId w:val="16"/>
      </w:numPr>
      <w:spacing w:before="40" w:after="0" w:line="276" w:lineRule="auto"/>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basedOn w:val="DefaultParagraphFont"/>
    <w:link w:val="Heading3"/>
    <w:uiPriority w:val="9"/>
    <w:rsid w:val="006A12A8"/>
    <w:rPr>
      <w:rFonts w:ascii="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customStyle="1" w:styleId="UnresolvedMention1">
    <w:name w:val="Unresolved Mention1"/>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F030F2"/>
  </w:style>
  <w:style w:type="paragraph" w:customStyle="1" w:styleId="Heading10">
    <w:name w:val="Heading1"/>
    <w:basedOn w:val="Heading1"/>
    <w:next w:val="Heading1"/>
    <w:qFormat/>
    <w:rsid w:val="0099263C"/>
    <w:rPr>
      <w:sz w:val="24"/>
    </w:rPr>
  </w:style>
  <w:style w:type="character" w:styleId="LineNumber">
    <w:name w:val="line number"/>
    <w:basedOn w:val="DefaultParagraphFont"/>
    <w:uiPriority w:val="99"/>
    <w:semiHidden/>
    <w:unhideWhenUsed/>
    <w:rsid w:val="00ED1201"/>
  </w:style>
  <w:style w:type="paragraph" w:styleId="Revision">
    <w:name w:val="Revision"/>
    <w:hidden/>
    <w:uiPriority w:val="99"/>
    <w:semiHidden/>
    <w:rsid w:val="0082422B"/>
    <w:pPr>
      <w:spacing w:after="0" w:line="240" w:lineRule="auto"/>
    </w:pPr>
    <w:rPr>
      <w:rFonts w:ascii="Times New Roman" w:hAnsi="Times New Roman" w:cs="Times New Roman"/>
      <w:kern w:val="0"/>
      <w:sz w:val="24"/>
      <w:szCs w:val="24"/>
      <w14:ligatures w14:val="none"/>
    </w:rPr>
  </w:style>
  <w:style w:type="character" w:customStyle="1" w:styleId="UnresolvedMention2">
    <w:name w:val="Unresolved Mention2"/>
    <w:basedOn w:val="DefaultParagraphFont"/>
    <w:uiPriority w:val="99"/>
    <w:semiHidden/>
    <w:unhideWhenUsed/>
    <w:rsid w:val="00225C77"/>
    <w:rPr>
      <w:color w:val="605E5C"/>
      <w:shd w:val="clear" w:color="auto" w:fill="E1DFDD"/>
    </w:rPr>
  </w:style>
  <w:style w:type="paragraph" w:styleId="BalloonText">
    <w:name w:val="Balloon Text"/>
    <w:basedOn w:val="Normal"/>
    <w:link w:val="BalloonTextChar"/>
    <w:uiPriority w:val="99"/>
    <w:semiHidden/>
    <w:unhideWhenUsed/>
    <w:rsid w:val="00484ED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ED3"/>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57873576">
      <w:bodyDiv w:val="1"/>
      <w:marLeft w:val="0"/>
      <w:marRight w:val="0"/>
      <w:marTop w:val="0"/>
      <w:marBottom w:val="0"/>
      <w:divBdr>
        <w:top w:val="none" w:sz="0" w:space="0" w:color="auto"/>
        <w:left w:val="none" w:sz="0" w:space="0" w:color="auto"/>
        <w:bottom w:val="none" w:sz="0" w:space="0" w:color="auto"/>
        <w:right w:val="none" w:sz="0" w:space="0" w:color="auto"/>
      </w:divBdr>
      <w:divsChild>
        <w:div w:id="764031580">
          <w:marLeft w:val="0"/>
          <w:marRight w:val="0"/>
          <w:marTop w:val="0"/>
          <w:marBottom w:val="0"/>
          <w:divBdr>
            <w:top w:val="none" w:sz="0" w:space="0" w:color="auto"/>
            <w:left w:val="none" w:sz="0" w:space="0" w:color="auto"/>
            <w:bottom w:val="none" w:sz="0" w:space="0" w:color="auto"/>
            <w:right w:val="none" w:sz="0" w:space="0" w:color="auto"/>
          </w:divBdr>
        </w:div>
      </w:divsChild>
    </w:div>
    <w:div w:id="65500161">
      <w:bodyDiv w:val="1"/>
      <w:marLeft w:val="0"/>
      <w:marRight w:val="0"/>
      <w:marTop w:val="0"/>
      <w:marBottom w:val="0"/>
      <w:divBdr>
        <w:top w:val="none" w:sz="0" w:space="0" w:color="auto"/>
        <w:left w:val="none" w:sz="0" w:space="0" w:color="auto"/>
        <w:bottom w:val="none" w:sz="0" w:space="0" w:color="auto"/>
        <w:right w:val="none" w:sz="0" w:space="0" w:color="auto"/>
      </w:divBdr>
    </w:div>
    <w:div w:id="115954905">
      <w:bodyDiv w:val="1"/>
      <w:marLeft w:val="0"/>
      <w:marRight w:val="0"/>
      <w:marTop w:val="0"/>
      <w:marBottom w:val="0"/>
      <w:divBdr>
        <w:top w:val="none" w:sz="0" w:space="0" w:color="auto"/>
        <w:left w:val="none" w:sz="0" w:space="0" w:color="auto"/>
        <w:bottom w:val="none" w:sz="0" w:space="0" w:color="auto"/>
        <w:right w:val="none" w:sz="0" w:space="0" w:color="auto"/>
      </w:divBdr>
      <w:divsChild>
        <w:div w:id="1264536451">
          <w:marLeft w:val="0"/>
          <w:marRight w:val="0"/>
          <w:marTop w:val="0"/>
          <w:marBottom w:val="0"/>
          <w:divBdr>
            <w:top w:val="none" w:sz="0" w:space="0" w:color="auto"/>
            <w:left w:val="none" w:sz="0" w:space="0" w:color="auto"/>
            <w:bottom w:val="none" w:sz="0" w:space="0" w:color="auto"/>
            <w:right w:val="none" w:sz="0" w:space="0" w:color="auto"/>
          </w:divBdr>
        </w:div>
      </w:divsChild>
    </w:div>
    <w:div w:id="138571907">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272325431">
      <w:bodyDiv w:val="1"/>
      <w:marLeft w:val="0"/>
      <w:marRight w:val="0"/>
      <w:marTop w:val="0"/>
      <w:marBottom w:val="0"/>
      <w:divBdr>
        <w:top w:val="none" w:sz="0" w:space="0" w:color="auto"/>
        <w:left w:val="none" w:sz="0" w:space="0" w:color="auto"/>
        <w:bottom w:val="none" w:sz="0" w:space="0" w:color="auto"/>
        <w:right w:val="none" w:sz="0" w:space="0" w:color="auto"/>
      </w:divBdr>
    </w:div>
    <w:div w:id="298149565">
      <w:bodyDiv w:val="1"/>
      <w:marLeft w:val="0"/>
      <w:marRight w:val="0"/>
      <w:marTop w:val="0"/>
      <w:marBottom w:val="0"/>
      <w:divBdr>
        <w:top w:val="none" w:sz="0" w:space="0" w:color="auto"/>
        <w:left w:val="none" w:sz="0" w:space="0" w:color="auto"/>
        <w:bottom w:val="none" w:sz="0" w:space="0" w:color="auto"/>
        <w:right w:val="none" w:sz="0" w:space="0" w:color="auto"/>
      </w:divBdr>
      <w:divsChild>
        <w:div w:id="1814566550">
          <w:marLeft w:val="0"/>
          <w:marRight w:val="0"/>
          <w:marTop w:val="0"/>
          <w:marBottom w:val="0"/>
          <w:divBdr>
            <w:top w:val="none" w:sz="0" w:space="0" w:color="auto"/>
            <w:left w:val="none" w:sz="0" w:space="0" w:color="auto"/>
            <w:bottom w:val="none" w:sz="0" w:space="0" w:color="auto"/>
            <w:right w:val="none" w:sz="0" w:space="0" w:color="auto"/>
          </w:divBdr>
        </w:div>
      </w:divsChild>
    </w:div>
    <w:div w:id="304434224">
      <w:bodyDiv w:val="1"/>
      <w:marLeft w:val="0"/>
      <w:marRight w:val="0"/>
      <w:marTop w:val="0"/>
      <w:marBottom w:val="0"/>
      <w:divBdr>
        <w:top w:val="none" w:sz="0" w:space="0" w:color="auto"/>
        <w:left w:val="none" w:sz="0" w:space="0" w:color="auto"/>
        <w:bottom w:val="none" w:sz="0" w:space="0" w:color="auto"/>
        <w:right w:val="none" w:sz="0" w:space="0" w:color="auto"/>
      </w:divBdr>
      <w:divsChild>
        <w:div w:id="2085956655">
          <w:marLeft w:val="0"/>
          <w:marRight w:val="0"/>
          <w:marTop w:val="0"/>
          <w:marBottom w:val="0"/>
          <w:divBdr>
            <w:top w:val="none" w:sz="0" w:space="0" w:color="auto"/>
            <w:left w:val="none" w:sz="0" w:space="0" w:color="auto"/>
            <w:bottom w:val="none" w:sz="0" w:space="0" w:color="auto"/>
            <w:right w:val="none" w:sz="0" w:space="0" w:color="auto"/>
          </w:divBdr>
        </w:div>
      </w:divsChild>
    </w:div>
    <w:div w:id="306710965">
      <w:bodyDiv w:val="1"/>
      <w:marLeft w:val="0"/>
      <w:marRight w:val="0"/>
      <w:marTop w:val="0"/>
      <w:marBottom w:val="0"/>
      <w:divBdr>
        <w:top w:val="none" w:sz="0" w:space="0" w:color="auto"/>
        <w:left w:val="none" w:sz="0" w:space="0" w:color="auto"/>
        <w:bottom w:val="none" w:sz="0" w:space="0" w:color="auto"/>
        <w:right w:val="none" w:sz="0" w:space="0" w:color="auto"/>
      </w:divBdr>
      <w:divsChild>
        <w:div w:id="203176911">
          <w:marLeft w:val="0"/>
          <w:marRight w:val="0"/>
          <w:marTop w:val="0"/>
          <w:marBottom w:val="0"/>
          <w:divBdr>
            <w:top w:val="none" w:sz="0" w:space="0" w:color="auto"/>
            <w:left w:val="none" w:sz="0" w:space="0" w:color="auto"/>
            <w:bottom w:val="none" w:sz="0" w:space="0" w:color="auto"/>
            <w:right w:val="none" w:sz="0" w:space="0" w:color="auto"/>
          </w:divBdr>
        </w:div>
      </w:divsChild>
    </w:div>
    <w:div w:id="373313463">
      <w:bodyDiv w:val="1"/>
      <w:marLeft w:val="0"/>
      <w:marRight w:val="0"/>
      <w:marTop w:val="0"/>
      <w:marBottom w:val="0"/>
      <w:divBdr>
        <w:top w:val="none" w:sz="0" w:space="0" w:color="auto"/>
        <w:left w:val="none" w:sz="0" w:space="0" w:color="auto"/>
        <w:bottom w:val="none" w:sz="0" w:space="0" w:color="auto"/>
        <w:right w:val="none" w:sz="0" w:space="0" w:color="auto"/>
      </w:divBdr>
      <w:divsChild>
        <w:div w:id="1018433531">
          <w:marLeft w:val="0"/>
          <w:marRight w:val="0"/>
          <w:marTop w:val="0"/>
          <w:marBottom w:val="0"/>
          <w:divBdr>
            <w:top w:val="none" w:sz="0" w:space="0" w:color="auto"/>
            <w:left w:val="none" w:sz="0" w:space="0" w:color="auto"/>
            <w:bottom w:val="none" w:sz="0" w:space="0" w:color="auto"/>
            <w:right w:val="none" w:sz="0" w:space="0" w:color="auto"/>
          </w:divBdr>
        </w:div>
      </w:divsChild>
    </w:div>
    <w:div w:id="417101183">
      <w:bodyDiv w:val="1"/>
      <w:marLeft w:val="0"/>
      <w:marRight w:val="0"/>
      <w:marTop w:val="0"/>
      <w:marBottom w:val="0"/>
      <w:divBdr>
        <w:top w:val="none" w:sz="0" w:space="0" w:color="auto"/>
        <w:left w:val="none" w:sz="0" w:space="0" w:color="auto"/>
        <w:bottom w:val="none" w:sz="0" w:space="0" w:color="auto"/>
        <w:right w:val="none" w:sz="0" w:space="0" w:color="auto"/>
      </w:divBdr>
      <w:divsChild>
        <w:div w:id="1639071242">
          <w:marLeft w:val="0"/>
          <w:marRight w:val="0"/>
          <w:marTop w:val="0"/>
          <w:marBottom w:val="0"/>
          <w:divBdr>
            <w:top w:val="none" w:sz="0" w:space="0" w:color="auto"/>
            <w:left w:val="none" w:sz="0" w:space="0" w:color="auto"/>
            <w:bottom w:val="none" w:sz="0" w:space="0" w:color="auto"/>
            <w:right w:val="none" w:sz="0" w:space="0" w:color="auto"/>
          </w:divBdr>
        </w:div>
      </w:divsChild>
    </w:div>
    <w:div w:id="443771493">
      <w:bodyDiv w:val="1"/>
      <w:marLeft w:val="0"/>
      <w:marRight w:val="0"/>
      <w:marTop w:val="0"/>
      <w:marBottom w:val="0"/>
      <w:divBdr>
        <w:top w:val="none" w:sz="0" w:space="0" w:color="auto"/>
        <w:left w:val="none" w:sz="0" w:space="0" w:color="auto"/>
        <w:bottom w:val="none" w:sz="0" w:space="0" w:color="auto"/>
        <w:right w:val="none" w:sz="0" w:space="0" w:color="auto"/>
      </w:divBdr>
      <w:divsChild>
        <w:div w:id="977690658">
          <w:marLeft w:val="0"/>
          <w:marRight w:val="0"/>
          <w:marTop w:val="0"/>
          <w:marBottom w:val="0"/>
          <w:divBdr>
            <w:top w:val="none" w:sz="0" w:space="0" w:color="auto"/>
            <w:left w:val="none" w:sz="0" w:space="0" w:color="auto"/>
            <w:bottom w:val="none" w:sz="0" w:space="0" w:color="auto"/>
            <w:right w:val="none" w:sz="0" w:space="0" w:color="auto"/>
          </w:divBdr>
          <w:divsChild>
            <w:div w:id="186531062">
              <w:marLeft w:val="0"/>
              <w:marRight w:val="0"/>
              <w:marTop w:val="360"/>
              <w:marBottom w:val="120"/>
              <w:divBdr>
                <w:top w:val="single" w:sz="2" w:space="0" w:color="000000"/>
                <w:left w:val="single" w:sz="2" w:space="0" w:color="000000"/>
                <w:bottom w:val="single" w:sz="2" w:space="0" w:color="000000"/>
                <w:right w:val="single" w:sz="2" w:space="0" w:color="000000"/>
              </w:divBdr>
            </w:div>
            <w:div w:id="1929919073">
              <w:marLeft w:val="0"/>
              <w:marRight w:val="0"/>
              <w:marTop w:val="0"/>
              <w:marBottom w:val="0"/>
              <w:divBdr>
                <w:top w:val="single" w:sz="2" w:space="0" w:color="000000"/>
                <w:left w:val="single" w:sz="2" w:space="0" w:color="000000"/>
                <w:bottom w:val="single" w:sz="2" w:space="0" w:color="000000"/>
                <w:right w:val="single" w:sz="2" w:space="0" w:color="000000"/>
              </w:divBdr>
              <w:divsChild>
                <w:div w:id="11387660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09565419">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40634034">
      <w:bodyDiv w:val="1"/>
      <w:marLeft w:val="0"/>
      <w:marRight w:val="0"/>
      <w:marTop w:val="0"/>
      <w:marBottom w:val="0"/>
      <w:divBdr>
        <w:top w:val="none" w:sz="0" w:space="0" w:color="auto"/>
        <w:left w:val="none" w:sz="0" w:space="0" w:color="auto"/>
        <w:bottom w:val="none" w:sz="0" w:space="0" w:color="auto"/>
        <w:right w:val="none" w:sz="0" w:space="0" w:color="auto"/>
      </w:divBdr>
    </w:div>
    <w:div w:id="568345505">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585458006">
      <w:bodyDiv w:val="1"/>
      <w:marLeft w:val="0"/>
      <w:marRight w:val="0"/>
      <w:marTop w:val="0"/>
      <w:marBottom w:val="0"/>
      <w:divBdr>
        <w:top w:val="none" w:sz="0" w:space="0" w:color="auto"/>
        <w:left w:val="none" w:sz="0" w:space="0" w:color="auto"/>
        <w:bottom w:val="none" w:sz="0" w:space="0" w:color="auto"/>
        <w:right w:val="none" w:sz="0" w:space="0" w:color="auto"/>
      </w:divBdr>
      <w:divsChild>
        <w:div w:id="676006109">
          <w:marLeft w:val="0"/>
          <w:marRight w:val="0"/>
          <w:marTop w:val="0"/>
          <w:marBottom w:val="0"/>
          <w:divBdr>
            <w:top w:val="none" w:sz="0" w:space="0" w:color="auto"/>
            <w:left w:val="none" w:sz="0" w:space="0" w:color="auto"/>
            <w:bottom w:val="none" w:sz="0" w:space="0" w:color="auto"/>
            <w:right w:val="none" w:sz="0" w:space="0" w:color="auto"/>
          </w:divBdr>
        </w:div>
      </w:divsChild>
    </w:div>
    <w:div w:id="588781992">
      <w:bodyDiv w:val="1"/>
      <w:marLeft w:val="0"/>
      <w:marRight w:val="0"/>
      <w:marTop w:val="0"/>
      <w:marBottom w:val="0"/>
      <w:divBdr>
        <w:top w:val="none" w:sz="0" w:space="0" w:color="auto"/>
        <w:left w:val="none" w:sz="0" w:space="0" w:color="auto"/>
        <w:bottom w:val="none" w:sz="0" w:space="0" w:color="auto"/>
        <w:right w:val="none" w:sz="0" w:space="0" w:color="auto"/>
      </w:divBdr>
      <w:divsChild>
        <w:div w:id="2091661297">
          <w:marLeft w:val="0"/>
          <w:marRight w:val="0"/>
          <w:marTop w:val="0"/>
          <w:marBottom w:val="0"/>
          <w:divBdr>
            <w:top w:val="none" w:sz="0" w:space="0" w:color="auto"/>
            <w:left w:val="none" w:sz="0" w:space="0" w:color="auto"/>
            <w:bottom w:val="none" w:sz="0" w:space="0" w:color="auto"/>
            <w:right w:val="none" w:sz="0" w:space="0" w:color="auto"/>
          </w:divBdr>
        </w:div>
      </w:divsChild>
    </w:div>
    <w:div w:id="595098998">
      <w:bodyDiv w:val="1"/>
      <w:marLeft w:val="0"/>
      <w:marRight w:val="0"/>
      <w:marTop w:val="0"/>
      <w:marBottom w:val="0"/>
      <w:divBdr>
        <w:top w:val="none" w:sz="0" w:space="0" w:color="auto"/>
        <w:left w:val="none" w:sz="0" w:space="0" w:color="auto"/>
        <w:bottom w:val="none" w:sz="0" w:space="0" w:color="auto"/>
        <w:right w:val="none" w:sz="0" w:space="0" w:color="auto"/>
      </w:divBdr>
    </w:div>
    <w:div w:id="662664961">
      <w:bodyDiv w:val="1"/>
      <w:marLeft w:val="0"/>
      <w:marRight w:val="0"/>
      <w:marTop w:val="0"/>
      <w:marBottom w:val="0"/>
      <w:divBdr>
        <w:top w:val="none" w:sz="0" w:space="0" w:color="auto"/>
        <w:left w:val="none" w:sz="0" w:space="0" w:color="auto"/>
        <w:bottom w:val="none" w:sz="0" w:space="0" w:color="auto"/>
        <w:right w:val="none" w:sz="0" w:space="0" w:color="auto"/>
      </w:divBdr>
    </w:div>
    <w:div w:id="665476887">
      <w:bodyDiv w:val="1"/>
      <w:marLeft w:val="0"/>
      <w:marRight w:val="0"/>
      <w:marTop w:val="0"/>
      <w:marBottom w:val="0"/>
      <w:divBdr>
        <w:top w:val="none" w:sz="0" w:space="0" w:color="auto"/>
        <w:left w:val="none" w:sz="0" w:space="0" w:color="auto"/>
        <w:bottom w:val="none" w:sz="0" w:space="0" w:color="auto"/>
        <w:right w:val="none" w:sz="0" w:space="0" w:color="auto"/>
      </w:divBdr>
    </w:div>
    <w:div w:id="695228976">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08272147">
      <w:bodyDiv w:val="1"/>
      <w:marLeft w:val="0"/>
      <w:marRight w:val="0"/>
      <w:marTop w:val="0"/>
      <w:marBottom w:val="0"/>
      <w:divBdr>
        <w:top w:val="none" w:sz="0" w:space="0" w:color="auto"/>
        <w:left w:val="none" w:sz="0" w:space="0" w:color="auto"/>
        <w:bottom w:val="none" w:sz="0" w:space="0" w:color="auto"/>
        <w:right w:val="none" w:sz="0" w:space="0" w:color="auto"/>
      </w:divBdr>
    </w:div>
    <w:div w:id="908685505">
      <w:bodyDiv w:val="1"/>
      <w:marLeft w:val="0"/>
      <w:marRight w:val="0"/>
      <w:marTop w:val="0"/>
      <w:marBottom w:val="0"/>
      <w:divBdr>
        <w:top w:val="none" w:sz="0" w:space="0" w:color="auto"/>
        <w:left w:val="none" w:sz="0" w:space="0" w:color="auto"/>
        <w:bottom w:val="none" w:sz="0" w:space="0" w:color="auto"/>
        <w:right w:val="none" w:sz="0" w:space="0" w:color="auto"/>
      </w:divBdr>
      <w:divsChild>
        <w:div w:id="1212964658">
          <w:marLeft w:val="0"/>
          <w:marRight w:val="0"/>
          <w:marTop w:val="0"/>
          <w:marBottom w:val="0"/>
          <w:divBdr>
            <w:top w:val="none" w:sz="0" w:space="0" w:color="auto"/>
            <w:left w:val="none" w:sz="0" w:space="0" w:color="auto"/>
            <w:bottom w:val="none" w:sz="0" w:space="0" w:color="auto"/>
            <w:right w:val="none" w:sz="0" w:space="0" w:color="auto"/>
          </w:divBdr>
        </w:div>
      </w:divsChild>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13515578">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55646905">
      <w:bodyDiv w:val="1"/>
      <w:marLeft w:val="0"/>
      <w:marRight w:val="0"/>
      <w:marTop w:val="0"/>
      <w:marBottom w:val="0"/>
      <w:divBdr>
        <w:top w:val="none" w:sz="0" w:space="0" w:color="auto"/>
        <w:left w:val="none" w:sz="0" w:space="0" w:color="auto"/>
        <w:bottom w:val="none" w:sz="0" w:space="0" w:color="auto"/>
        <w:right w:val="none" w:sz="0" w:space="0" w:color="auto"/>
      </w:divBdr>
      <w:divsChild>
        <w:div w:id="134572875">
          <w:marLeft w:val="0"/>
          <w:marRight w:val="0"/>
          <w:marTop w:val="0"/>
          <w:marBottom w:val="0"/>
          <w:divBdr>
            <w:top w:val="none" w:sz="0" w:space="0" w:color="auto"/>
            <w:left w:val="none" w:sz="0" w:space="0" w:color="auto"/>
            <w:bottom w:val="none" w:sz="0" w:space="0" w:color="auto"/>
            <w:right w:val="none" w:sz="0" w:space="0" w:color="auto"/>
          </w:divBdr>
        </w:div>
      </w:divsChild>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48796318">
      <w:bodyDiv w:val="1"/>
      <w:marLeft w:val="0"/>
      <w:marRight w:val="0"/>
      <w:marTop w:val="0"/>
      <w:marBottom w:val="0"/>
      <w:divBdr>
        <w:top w:val="none" w:sz="0" w:space="0" w:color="auto"/>
        <w:left w:val="none" w:sz="0" w:space="0" w:color="auto"/>
        <w:bottom w:val="none" w:sz="0" w:space="0" w:color="auto"/>
        <w:right w:val="none" w:sz="0" w:space="0" w:color="auto"/>
      </w:divBdr>
      <w:divsChild>
        <w:div w:id="586111965">
          <w:marLeft w:val="0"/>
          <w:marRight w:val="0"/>
          <w:marTop w:val="0"/>
          <w:marBottom w:val="0"/>
          <w:divBdr>
            <w:top w:val="none" w:sz="0" w:space="0" w:color="auto"/>
            <w:left w:val="none" w:sz="0" w:space="0" w:color="auto"/>
            <w:bottom w:val="none" w:sz="0" w:space="0" w:color="auto"/>
            <w:right w:val="none" w:sz="0" w:space="0" w:color="auto"/>
          </w:divBdr>
        </w:div>
      </w:divsChild>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193962184">
      <w:bodyDiv w:val="1"/>
      <w:marLeft w:val="0"/>
      <w:marRight w:val="0"/>
      <w:marTop w:val="0"/>
      <w:marBottom w:val="0"/>
      <w:divBdr>
        <w:top w:val="none" w:sz="0" w:space="0" w:color="auto"/>
        <w:left w:val="none" w:sz="0" w:space="0" w:color="auto"/>
        <w:bottom w:val="none" w:sz="0" w:space="0" w:color="auto"/>
        <w:right w:val="none" w:sz="0" w:space="0" w:color="auto"/>
      </w:divBdr>
      <w:divsChild>
        <w:div w:id="1698236665">
          <w:marLeft w:val="0"/>
          <w:marRight w:val="0"/>
          <w:marTop w:val="0"/>
          <w:marBottom w:val="0"/>
          <w:divBdr>
            <w:top w:val="none" w:sz="0" w:space="0" w:color="auto"/>
            <w:left w:val="none" w:sz="0" w:space="0" w:color="auto"/>
            <w:bottom w:val="none" w:sz="0" w:space="0" w:color="auto"/>
            <w:right w:val="none" w:sz="0" w:space="0" w:color="auto"/>
          </w:divBdr>
        </w:div>
      </w:divsChild>
    </w:div>
    <w:div w:id="1194227411">
      <w:bodyDiv w:val="1"/>
      <w:marLeft w:val="0"/>
      <w:marRight w:val="0"/>
      <w:marTop w:val="0"/>
      <w:marBottom w:val="0"/>
      <w:divBdr>
        <w:top w:val="none" w:sz="0" w:space="0" w:color="auto"/>
        <w:left w:val="none" w:sz="0" w:space="0" w:color="auto"/>
        <w:bottom w:val="none" w:sz="0" w:space="0" w:color="auto"/>
        <w:right w:val="none" w:sz="0" w:space="0" w:color="auto"/>
      </w:divBdr>
    </w:div>
    <w:div w:id="1250046500">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62107830">
      <w:bodyDiv w:val="1"/>
      <w:marLeft w:val="0"/>
      <w:marRight w:val="0"/>
      <w:marTop w:val="0"/>
      <w:marBottom w:val="0"/>
      <w:divBdr>
        <w:top w:val="none" w:sz="0" w:space="0" w:color="auto"/>
        <w:left w:val="none" w:sz="0" w:space="0" w:color="auto"/>
        <w:bottom w:val="none" w:sz="0" w:space="0" w:color="auto"/>
        <w:right w:val="none" w:sz="0" w:space="0" w:color="auto"/>
      </w:divBdr>
    </w:div>
    <w:div w:id="1272132578">
      <w:bodyDiv w:val="1"/>
      <w:marLeft w:val="0"/>
      <w:marRight w:val="0"/>
      <w:marTop w:val="0"/>
      <w:marBottom w:val="0"/>
      <w:divBdr>
        <w:top w:val="none" w:sz="0" w:space="0" w:color="auto"/>
        <w:left w:val="none" w:sz="0" w:space="0" w:color="auto"/>
        <w:bottom w:val="none" w:sz="0" w:space="0" w:color="auto"/>
        <w:right w:val="none" w:sz="0" w:space="0" w:color="auto"/>
      </w:divBdr>
    </w:div>
    <w:div w:id="1277257243">
      <w:bodyDiv w:val="1"/>
      <w:marLeft w:val="0"/>
      <w:marRight w:val="0"/>
      <w:marTop w:val="0"/>
      <w:marBottom w:val="0"/>
      <w:divBdr>
        <w:top w:val="none" w:sz="0" w:space="0" w:color="auto"/>
        <w:left w:val="none" w:sz="0" w:space="0" w:color="auto"/>
        <w:bottom w:val="none" w:sz="0" w:space="0" w:color="auto"/>
        <w:right w:val="none" w:sz="0" w:space="0" w:color="auto"/>
      </w:divBdr>
      <w:divsChild>
        <w:div w:id="1410347360">
          <w:marLeft w:val="0"/>
          <w:marRight w:val="0"/>
          <w:marTop w:val="0"/>
          <w:marBottom w:val="0"/>
          <w:divBdr>
            <w:top w:val="none" w:sz="0" w:space="0" w:color="auto"/>
            <w:left w:val="none" w:sz="0" w:space="0" w:color="auto"/>
            <w:bottom w:val="none" w:sz="0" w:space="0" w:color="auto"/>
            <w:right w:val="none" w:sz="0" w:space="0" w:color="auto"/>
          </w:divBdr>
        </w:div>
      </w:divsChild>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286933545">
      <w:bodyDiv w:val="1"/>
      <w:marLeft w:val="0"/>
      <w:marRight w:val="0"/>
      <w:marTop w:val="0"/>
      <w:marBottom w:val="0"/>
      <w:divBdr>
        <w:top w:val="none" w:sz="0" w:space="0" w:color="auto"/>
        <w:left w:val="none" w:sz="0" w:space="0" w:color="auto"/>
        <w:bottom w:val="none" w:sz="0" w:space="0" w:color="auto"/>
        <w:right w:val="none" w:sz="0" w:space="0" w:color="auto"/>
      </w:divBdr>
    </w:div>
    <w:div w:id="1346904195">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10948307">
      <w:bodyDiv w:val="1"/>
      <w:marLeft w:val="0"/>
      <w:marRight w:val="0"/>
      <w:marTop w:val="0"/>
      <w:marBottom w:val="0"/>
      <w:divBdr>
        <w:top w:val="none" w:sz="0" w:space="0" w:color="auto"/>
        <w:left w:val="none" w:sz="0" w:space="0" w:color="auto"/>
        <w:bottom w:val="none" w:sz="0" w:space="0" w:color="auto"/>
        <w:right w:val="none" w:sz="0" w:space="0" w:color="auto"/>
      </w:divBdr>
    </w:div>
    <w:div w:id="1555963230">
      <w:bodyDiv w:val="1"/>
      <w:marLeft w:val="0"/>
      <w:marRight w:val="0"/>
      <w:marTop w:val="0"/>
      <w:marBottom w:val="0"/>
      <w:divBdr>
        <w:top w:val="none" w:sz="0" w:space="0" w:color="auto"/>
        <w:left w:val="none" w:sz="0" w:space="0" w:color="auto"/>
        <w:bottom w:val="none" w:sz="0" w:space="0" w:color="auto"/>
        <w:right w:val="none" w:sz="0" w:space="0" w:color="auto"/>
      </w:divBdr>
      <w:divsChild>
        <w:div w:id="1531453044">
          <w:marLeft w:val="0"/>
          <w:marRight w:val="0"/>
          <w:marTop w:val="0"/>
          <w:marBottom w:val="0"/>
          <w:divBdr>
            <w:top w:val="none" w:sz="0" w:space="0" w:color="auto"/>
            <w:left w:val="none" w:sz="0" w:space="0" w:color="auto"/>
            <w:bottom w:val="none" w:sz="0" w:space="0" w:color="auto"/>
            <w:right w:val="none" w:sz="0" w:space="0" w:color="auto"/>
          </w:divBdr>
        </w:div>
      </w:divsChild>
    </w:div>
    <w:div w:id="1577662717">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04872387">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27201395">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667439967">
      <w:bodyDiv w:val="1"/>
      <w:marLeft w:val="0"/>
      <w:marRight w:val="0"/>
      <w:marTop w:val="0"/>
      <w:marBottom w:val="0"/>
      <w:divBdr>
        <w:top w:val="none" w:sz="0" w:space="0" w:color="auto"/>
        <w:left w:val="none" w:sz="0" w:space="0" w:color="auto"/>
        <w:bottom w:val="none" w:sz="0" w:space="0" w:color="auto"/>
        <w:right w:val="none" w:sz="0" w:space="0" w:color="auto"/>
      </w:divBdr>
    </w:div>
    <w:div w:id="1689869643">
      <w:bodyDiv w:val="1"/>
      <w:marLeft w:val="0"/>
      <w:marRight w:val="0"/>
      <w:marTop w:val="0"/>
      <w:marBottom w:val="0"/>
      <w:divBdr>
        <w:top w:val="none" w:sz="0" w:space="0" w:color="auto"/>
        <w:left w:val="none" w:sz="0" w:space="0" w:color="auto"/>
        <w:bottom w:val="none" w:sz="0" w:space="0" w:color="auto"/>
        <w:right w:val="none" w:sz="0" w:space="0" w:color="auto"/>
      </w:divBdr>
      <w:divsChild>
        <w:div w:id="593323391">
          <w:marLeft w:val="0"/>
          <w:marRight w:val="0"/>
          <w:marTop w:val="0"/>
          <w:marBottom w:val="0"/>
          <w:divBdr>
            <w:top w:val="none" w:sz="0" w:space="0" w:color="auto"/>
            <w:left w:val="none" w:sz="0" w:space="0" w:color="auto"/>
            <w:bottom w:val="none" w:sz="0" w:space="0" w:color="auto"/>
            <w:right w:val="none" w:sz="0" w:space="0" w:color="auto"/>
          </w:divBdr>
        </w:div>
      </w:divsChild>
    </w:div>
    <w:div w:id="1718158590">
      <w:bodyDiv w:val="1"/>
      <w:marLeft w:val="0"/>
      <w:marRight w:val="0"/>
      <w:marTop w:val="0"/>
      <w:marBottom w:val="0"/>
      <w:divBdr>
        <w:top w:val="none" w:sz="0" w:space="0" w:color="auto"/>
        <w:left w:val="none" w:sz="0" w:space="0" w:color="auto"/>
        <w:bottom w:val="none" w:sz="0" w:space="0" w:color="auto"/>
        <w:right w:val="none" w:sz="0" w:space="0" w:color="auto"/>
      </w:divBdr>
      <w:divsChild>
        <w:div w:id="591016823">
          <w:marLeft w:val="0"/>
          <w:marRight w:val="0"/>
          <w:marTop w:val="0"/>
          <w:marBottom w:val="0"/>
          <w:divBdr>
            <w:top w:val="none" w:sz="0" w:space="0" w:color="auto"/>
            <w:left w:val="none" w:sz="0" w:space="0" w:color="auto"/>
            <w:bottom w:val="none" w:sz="0" w:space="0" w:color="auto"/>
            <w:right w:val="none" w:sz="0" w:space="0" w:color="auto"/>
          </w:divBdr>
        </w:div>
      </w:divsChild>
    </w:div>
    <w:div w:id="1761246094">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890072931">
      <w:bodyDiv w:val="1"/>
      <w:marLeft w:val="0"/>
      <w:marRight w:val="0"/>
      <w:marTop w:val="0"/>
      <w:marBottom w:val="0"/>
      <w:divBdr>
        <w:top w:val="none" w:sz="0" w:space="0" w:color="auto"/>
        <w:left w:val="none" w:sz="0" w:space="0" w:color="auto"/>
        <w:bottom w:val="none" w:sz="0" w:space="0" w:color="auto"/>
        <w:right w:val="none" w:sz="0" w:space="0" w:color="auto"/>
      </w:divBdr>
      <w:divsChild>
        <w:div w:id="2038000393">
          <w:marLeft w:val="0"/>
          <w:marRight w:val="0"/>
          <w:marTop w:val="0"/>
          <w:marBottom w:val="0"/>
          <w:divBdr>
            <w:top w:val="none" w:sz="0" w:space="0" w:color="auto"/>
            <w:left w:val="none" w:sz="0" w:space="0" w:color="auto"/>
            <w:bottom w:val="none" w:sz="0" w:space="0" w:color="auto"/>
            <w:right w:val="none" w:sz="0" w:space="0" w:color="auto"/>
          </w:divBdr>
        </w:div>
      </w:divsChild>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1950500562">
      <w:bodyDiv w:val="1"/>
      <w:marLeft w:val="0"/>
      <w:marRight w:val="0"/>
      <w:marTop w:val="0"/>
      <w:marBottom w:val="0"/>
      <w:divBdr>
        <w:top w:val="none" w:sz="0" w:space="0" w:color="auto"/>
        <w:left w:val="none" w:sz="0" w:space="0" w:color="auto"/>
        <w:bottom w:val="none" w:sz="0" w:space="0" w:color="auto"/>
        <w:right w:val="none" w:sz="0" w:space="0" w:color="auto"/>
      </w:divBdr>
      <w:divsChild>
        <w:div w:id="1690598288">
          <w:marLeft w:val="0"/>
          <w:marRight w:val="0"/>
          <w:marTop w:val="0"/>
          <w:marBottom w:val="0"/>
          <w:divBdr>
            <w:top w:val="none" w:sz="0" w:space="0" w:color="auto"/>
            <w:left w:val="none" w:sz="0" w:space="0" w:color="auto"/>
            <w:bottom w:val="none" w:sz="0" w:space="0" w:color="auto"/>
            <w:right w:val="none" w:sz="0" w:space="0" w:color="auto"/>
          </w:divBdr>
        </w:div>
      </w:divsChild>
    </w:div>
    <w:div w:id="2017145509">
      <w:bodyDiv w:val="1"/>
      <w:marLeft w:val="0"/>
      <w:marRight w:val="0"/>
      <w:marTop w:val="0"/>
      <w:marBottom w:val="0"/>
      <w:divBdr>
        <w:top w:val="none" w:sz="0" w:space="0" w:color="auto"/>
        <w:left w:val="none" w:sz="0" w:space="0" w:color="auto"/>
        <w:bottom w:val="none" w:sz="0" w:space="0" w:color="auto"/>
        <w:right w:val="none" w:sz="0" w:space="0" w:color="auto"/>
      </w:divBdr>
      <w:divsChild>
        <w:div w:id="375204927">
          <w:marLeft w:val="0"/>
          <w:marRight w:val="0"/>
          <w:marTop w:val="0"/>
          <w:marBottom w:val="0"/>
          <w:divBdr>
            <w:top w:val="none" w:sz="0" w:space="0" w:color="auto"/>
            <w:left w:val="none" w:sz="0" w:space="0" w:color="auto"/>
            <w:bottom w:val="none" w:sz="0" w:space="0" w:color="auto"/>
            <w:right w:val="none" w:sz="0" w:space="0" w:color="auto"/>
          </w:divBdr>
        </w:div>
      </w:divsChild>
    </w:div>
    <w:div w:id="2030136811">
      <w:bodyDiv w:val="1"/>
      <w:marLeft w:val="0"/>
      <w:marRight w:val="0"/>
      <w:marTop w:val="0"/>
      <w:marBottom w:val="0"/>
      <w:divBdr>
        <w:top w:val="none" w:sz="0" w:space="0" w:color="auto"/>
        <w:left w:val="none" w:sz="0" w:space="0" w:color="auto"/>
        <w:bottom w:val="none" w:sz="0" w:space="0" w:color="auto"/>
        <w:right w:val="none" w:sz="0" w:space="0" w:color="auto"/>
      </w:divBdr>
      <w:divsChild>
        <w:div w:id="1542014180">
          <w:marLeft w:val="0"/>
          <w:marRight w:val="0"/>
          <w:marTop w:val="0"/>
          <w:marBottom w:val="0"/>
          <w:divBdr>
            <w:top w:val="none" w:sz="0" w:space="0" w:color="auto"/>
            <w:left w:val="none" w:sz="0" w:space="0" w:color="auto"/>
            <w:bottom w:val="none" w:sz="0" w:space="0" w:color="auto"/>
            <w:right w:val="none" w:sz="0" w:space="0" w:color="auto"/>
          </w:divBdr>
        </w:div>
      </w:divsChild>
    </w:div>
    <w:div w:id="2060587548">
      <w:bodyDiv w:val="1"/>
      <w:marLeft w:val="0"/>
      <w:marRight w:val="0"/>
      <w:marTop w:val="0"/>
      <w:marBottom w:val="0"/>
      <w:divBdr>
        <w:top w:val="none" w:sz="0" w:space="0" w:color="auto"/>
        <w:left w:val="none" w:sz="0" w:space="0" w:color="auto"/>
        <w:bottom w:val="none" w:sz="0" w:space="0" w:color="auto"/>
        <w:right w:val="none" w:sz="0" w:space="0" w:color="auto"/>
      </w:divBdr>
      <w:divsChild>
        <w:div w:id="1762330894">
          <w:marLeft w:val="0"/>
          <w:marRight w:val="0"/>
          <w:marTop w:val="0"/>
          <w:marBottom w:val="0"/>
          <w:divBdr>
            <w:top w:val="none" w:sz="0" w:space="0" w:color="auto"/>
            <w:left w:val="none" w:sz="0" w:space="0" w:color="auto"/>
            <w:bottom w:val="none" w:sz="0" w:space="0" w:color="auto"/>
            <w:right w:val="none" w:sz="0" w:space="0" w:color="auto"/>
          </w:divBdr>
          <w:divsChild>
            <w:div w:id="1135833143">
              <w:marLeft w:val="0"/>
              <w:marRight w:val="0"/>
              <w:marTop w:val="360"/>
              <w:marBottom w:val="120"/>
              <w:divBdr>
                <w:top w:val="single" w:sz="2" w:space="0" w:color="000000"/>
                <w:left w:val="single" w:sz="2" w:space="0" w:color="000000"/>
                <w:bottom w:val="single" w:sz="2" w:space="0" w:color="000000"/>
                <w:right w:val="single" w:sz="2" w:space="0" w:color="000000"/>
              </w:divBdr>
            </w:div>
            <w:div w:id="1683585809">
              <w:marLeft w:val="0"/>
              <w:marRight w:val="0"/>
              <w:marTop w:val="0"/>
              <w:marBottom w:val="0"/>
              <w:divBdr>
                <w:top w:val="single" w:sz="2" w:space="0" w:color="000000"/>
                <w:left w:val="single" w:sz="2" w:space="0" w:color="000000"/>
                <w:bottom w:val="single" w:sz="2" w:space="0" w:color="000000"/>
                <w:right w:val="single" w:sz="2" w:space="0" w:color="000000"/>
              </w:divBdr>
              <w:divsChild>
                <w:div w:id="5557780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02990273">
      <w:bodyDiv w:val="1"/>
      <w:marLeft w:val="0"/>
      <w:marRight w:val="0"/>
      <w:marTop w:val="0"/>
      <w:marBottom w:val="0"/>
      <w:divBdr>
        <w:top w:val="none" w:sz="0" w:space="0" w:color="auto"/>
        <w:left w:val="none" w:sz="0" w:space="0" w:color="auto"/>
        <w:bottom w:val="none" w:sz="0" w:space="0" w:color="auto"/>
        <w:right w:val="none" w:sz="0" w:space="0" w:color="auto"/>
      </w:divBdr>
      <w:divsChild>
        <w:div w:id="1057968574">
          <w:marLeft w:val="0"/>
          <w:marRight w:val="0"/>
          <w:marTop w:val="0"/>
          <w:marBottom w:val="0"/>
          <w:divBdr>
            <w:top w:val="none" w:sz="0" w:space="0" w:color="auto"/>
            <w:left w:val="none" w:sz="0" w:space="0" w:color="auto"/>
            <w:bottom w:val="none" w:sz="0" w:space="0" w:color="auto"/>
            <w:right w:val="none" w:sz="0" w:space="0" w:color="auto"/>
          </w:divBdr>
        </w:div>
      </w:divsChild>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26/science.aao6868" TargetMode="External"/><Relationship Id="rId26" Type="http://schemas.openxmlformats.org/officeDocument/2006/relationships/hyperlink" Target="https://doi.org/10.1111/j.2044-8317.2011.02037.x" TargetMode="External"/><Relationship Id="rId39" Type="http://schemas.openxmlformats.org/officeDocument/2006/relationships/hyperlink" Target="https://doi.org/10.1139/cjfas-2017-0143" TargetMode="External"/><Relationship Id="rId21" Type="http://schemas.openxmlformats.org/officeDocument/2006/relationships/hyperlink" Target="https://doi.org/10.1577/C08-025.1" TargetMode="External"/><Relationship Id="rId34" Type="http://schemas.openxmlformats.org/officeDocument/2006/relationships/hyperlink" Target="https://cran.r-project.org/web/packages/fishmethods/index.html" TargetMode="External"/><Relationship Id="rId42" Type="http://schemas.openxmlformats.org/officeDocument/2006/relationships/hyperlink" Target="https://doi.org/10.1016/j.fishres.2014.03.024"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093/icesjms/fst2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11/j.1095-8649.2000.tb00870.x" TargetMode="External"/><Relationship Id="rId32" Type="http://schemas.openxmlformats.org/officeDocument/2006/relationships/hyperlink" Target="https://doi.org/10.1016/j.heliyon.2023.e13818" TargetMode="External"/><Relationship Id="rId37" Type="http://schemas.openxmlformats.org/officeDocument/2006/relationships/hyperlink" Target="https://doi.org/10.1111/faf.12104" TargetMode="External"/><Relationship Id="rId40" Type="http://schemas.openxmlformats.org/officeDocument/2006/relationships/hyperlink" Target="https://doi.org/10.1371/journal.pone.0154922"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11/j.1467-2979.2004.00144.x" TargetMode="External"/><Relationship Id="rId28" Type="http://schemas.openxmlformats.org/officeDocument/2006/relationships/hyperlink" Target="https://doi.org/10.1073/pnas.1909726116" TargetMode="External"/><Relationship Id="rId36" Type="http://schemas.openxmlformats.org/officeDocument/2006/relationships/hyperlink" Target="https://doi.org/10.1016/j.fishres.2015.06.008" TargetMode="External"/><Relationship Id="rId10" Type="http://schemas.openxmlformats.org/officeDocument/2006/relationships/footer" Target="footer1.xml"/><Relationship Id="rId19" Type="http://schemas.openxmlformats.org/officeDocument/2006/relationships/hyperlink" Target="https://doi.org/10.1016/j.fishres.2017.10.017" TargetMode="External"/><Relationship Id="rId31" Type="http://schemas.openxmlformats.org/officeDocument/2006/relationships/hyperlink" Target="https://doi.org/10.1111/j.1439-0426.2011.01900.x" TargetMode="External"/><Relationship Id="rId44" Type="http://schemas.openxmlformats.org/officeDocument/2006/relationships/hyperlink" Target="https://doi.org/10.1111/faf.12201" TargetMode="External"/><Relationship Id="rId4" Type="http://schemas.openxmlformats.org/officeDocument/2006/relationships/settings" Target="settings.xml"/><Relationship Id="rId9" Type="http://schemas.openxmlformats.org/officeDocument/2006/relationships/hyperlink" Target="mailto:alamms@cu.ac.bd" TargetMode="External"/><Relationship Id="rId14" Type="http://schemas.openxmlformats.org/officeDocument/2006/relationships/image" Target="media/image4.png"/><Relationship Id="rId22" Type="http://schemas.openxmlformats.org/officeDocument/2006/relationships/hyperlink" Target="https://doi.org/10.1016/j.fishres.2017.03.017" TargetMode="External"/><Relationship Id="rId27" Type="http://schemas.openxmlformats.org/officeDocument/2006/relationships/hyperlink" Target="https://doi.org/10.1111/j.1467-2979.2007.00263_2.x" TargetMode="External"/><Relationship Id="rId30" Type="http://schemas.openxmlformats.org/officeDocument/2006/relationships/hyperlink" Target="https://doi.org/10.1016/j.fishres.2014.12.018" TargetMode="External"/><Relationship Id="rId35" Type="http://schemas.openxmlformats.org/officeDocument/2006/relationships/hyperlink" Target="https://doi.org/10.1093/icesjms/fsn063" TargetMode="External"/><Relationship Id="rId43" Type="http://schemas.openxmlformats.org/officeDocument/2006/relationships/hyperlink" Target="https://doi.org/10.1139/cjfas-2013-0645" TargetMode="External"/><Relationship Id="rId48" Type="http://schemas.openxmlformats.org/officeDocument/2006/relationships/theme" Target="theme/theme1.xml"/><Relationship Id="rId8" Type="http://schemas.openxmlformats.org/officeDocument/2006/relationships/hyperlink" Target="mailto:ataher.cu.ms@gmail.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3/icesjms/fsy123" TargetMode="External"/><Relationship Id="rId25" Type="http://schemas.openxmlformats.org/officeDocument/2006/relationships/hyperlink" Target="https://doi.org/10.1093/icesjms/fsy078" TargetMode="External"/><Relationship Id="rId33" Type="http://schemas.openxmlformats.org/officeDocument/2006/relationships/hyperlink" Target="https://doi.org/10.1111/j.1467-2979.2012.00485.x" TargetMode="External"/><Relationship Id="rId38" Type="http://schemas.openxmlformats.org/officeDocument/2006/relationships/hyperlink" Target="https://doi.org/10.1016/j.fishres.2020.105617" TargetMode="External"/><Relationship Id="rId46" Type="http://schemas.openxmlformats.org/officeDocument/2006/relationships/fontTable" Target="fontTable.xml"/><Relationship Id="rId20" Type="http://schemas.openxmlformats.org/officeDocument/2006/relationships/hyperlink" Target="https://doi.org/10.1093/icesjms/fsz212" TargetMode="External"/><Relationship Id="rId41" Type="http://schemas.openxmlformats.org/officeDocument/2006/relationships/hyperlink" Target="https://doi.org/10.1111/fme.125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304C9-0143-429C-A073-8C074CA59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31</Pages>
  <Words>15451</Words>
  <Characters>88076</Characters>
  <Application>Microsoft Office Word</Application>
  <DocSecurity>0</DocSecurity>
  <Lines>733</Lines>
  <Paragraphs>206</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INTRODUCTION</vt:lpstr>
      <vt:lpstr>METHODOLOGY</vt:lpstr>
      <vt:lpstr>    Analytical Approach and Description of the aLBI Tool</vt:lpstr>
      <vt:lpstr>        Installation of the package</vt:lpstr>
      <vt:lpstr>        </vt:lpstr>
      <vt:lpstr>        Main functions of aLBI package</vt:lpstr>
      <vt:lpstr>    Analytical procedures</vt:lpstr>
      <vt:lpstr>        Calculating frequency table by FrequencyTable function</vt:lpstr>
      <vt:lpstr>        </vt:lpstr>
      <vt:lpstr>        Estimating growth parameters by FishPar function</vt:lpstr>
      <vt:lpstr>        Monte Carlo Simulation for Parameter Uncertainty</vt:lpstr>
      <vt:lpstr>        Estimating Length-Based Indicators (LBIs) by FishPar function</vt:lpstr>
      <vt:lpstr>        Non-Parametric Bootstrap for LBI Uncertainty</vt:lpstr>
      <vt:lpstr>        Stock spawning biomass (SB) evaluation</vt:lpstr>
      <vt:lpstr>        Evaluating the robustness of the aLBI package</vt:lpstr>
      <vt:lpstr>        Assumptions and Validation</vt:lpstr>
      <vt:lpstr>        Bootstrap resampling procedure </vt:lpstr>
      <vt:lpstr>    Application Context</vt:lpstr>
      <vt:lpstr>        Study area</vt:lpstr>
      <vt:lpstr>        Target Species: Sperata aor</vt:lpstr>
      <vt:lpstr>        Collection of length frequency data and processing</vt:lpstr>
      <vt:lpstr>RESUTS</vt:lpstr>
      <vt:lpstr>    Installation of the package</vt:lpstr>
      <vt:lpstr>    Observed output of FishPar function</vt:lpstr>
      <vt:lpstr>        Frequency distribution plot</vt:lpstr>
      <vt:lpstr>        Estimating different length groups </vt:lpstr>
      <vt:lpstr>    Scenario produced with different bin size for length indicators</vt:lpstr>
      <vt:lpstr>        Length-Based Indicators (LBIs)</vt:lpstr>
      <vt:lpstr>        </vt:lpstr>
      <vt:lpstr>        Scenario produced with different bin size for the aLBI indicators </vt:lpstr>
      <vt:lpstr>    Observed stock status of S. aor by FishSS function</vt:lpstr>
      <vt:lpstr>DISCUSSION</vt:lpstr>
      <vt:lpstr>    Development and application of the aLBI package</vt:lpstr>
      <vt:lpstr>    Performance evaluation of aLBI package</vt:lpstr>
      <vt:lpstr>        Frequency table and distribution curve </vt:lpstr>
      <vt:lpstr>        Different length indicators and their uncertainty</vt:lpstr>
      <vt:lpstr>        Length-basedFroese sustainability  indicators (LBIs) of S. aor</vt:lpstr>
      <vt:lpstr>        Evaluation of stock status</vt:lpstr>
      <vt:lpstr>    Recommendations for Management</vt:lpstr>
      <vt:lpstr>Conclusion </vt:lpstr>
    </vt:vector>
  </TitlesOfParts>
  <Company/>
  <LinksUpToDate>false</LinksUpToDate>
  <CharactersWithSpaces>103321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83</cp:revision>
  <cp:lastPrinted>2024-11-25T06:10:00Z</cp:lastPrinted>
  <dcterms:created xsi:type="dcterms:W3CDTF">2025-05-24T09:51:00Z</dcterms:created>
  <dcterms:modified xsi:type="dcterms:W3CDTF">2025-06-29T20:53:00Z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id="RBDrL9ow"/&gt;&lt;style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