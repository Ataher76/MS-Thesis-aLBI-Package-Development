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04FBA7" w14:textId="737F9CD7" w:rsidR="008277EA" w:rsidRPr="001911F7" w:rsidRDefault="008277EA" w:rsidP="004719B0">
      <w:pPr>
        <w:spacing w:after="0"/>
        <w:ind w:firstLine="0"/>
        <w:rPr>
          <w:rFonts w:eastAsia="Times New Roman"/>
          <w:b/>
        </w:rPr>
      </w:pPr>
      <w:r w:rsidRPr="001911F7">
        <w:rPr>
          <w:rFonts w:eastAsia="Times New Roman"/>
          <w:b/>
        </w:rPr>
        <w:t>Development of a Simple R Package (aLBI) for the Estimation of Stock Status from the Length Frequency Data</w:t>
      </w:r>
    </w:p>
    <w:p w14:paraId="2B011688" w14:textId="77777777" w:rsidR="008277EA" w:rsidRPr="001911F7" w:rsidRDefault="008277EA" w:rsidP="004719B0">
      <w:pPr>
        <w:spacing w:before="0" w:after="200" w:line="276" w:lineRule="auto"/>
        <w:ind w:firstLine="0"/>
        <w:jc w:val="left"/>
        <w:rPr>
          <w:rFonts w:eastAsia="Calibri"/>
          <w:b/>
        </w:rPr>
      </w:pPr>
    </w:p>
    <w:p w14:paraId="63CA3C17" w14:textId="0F096B43" w:rsidR="008277EA" w:rsidRPr="001911F7" w:rsidRDefault="008277EA" w:rsidP="004719B0">
      <w:pPr>
        <w:spacing w:before="0" w:after="200" w:line="276" w:lineRule="auto"/>
        <w:ind w:firstLine="0"/>
        <w:jc w:val="left"/>
        <w:rPr>
          <w:rFonts w:eastAsia="Calibri"/>
        </w:rPr>
      </w:pPr>
      <w:r w:rsidRPr="001911F7">
        <w:t>Ataher Ali</w:t>
      </w:r>
      <w:r w:rsidRPr="001911F7">
        <w:rPr>
          <w:vertAlign w:val="superscript"/>
        </w:rPr>
        <w:t>a</w:t>
      </w:r>
      <w:r w:rsidRPr="001911F7">
        <w:t xml:space="preserve">, </w:t>
      </w:r>
      <w:r w:rsidRPr="001911F7">
        <w:rPr>
          <w:rFonts w:eastAsia="Calibri"/>
        </w:rPr>
        <w:t>Mitu Ranjan Sarker</w:t>
      </w:r>
      <w:r w:rsidRPr="001911F7">
        <w:rPr>
          <w:rFonts w:eastAsia="Calibri"/>
          <w:vertAlign w:val="superscript"/>
        </w:rPr>
        <w:t>b</w:t>
      </w:r>
      <w:r w:rsidRPr="001911F7">
        <w:rPr>
          <w:rFonts w:eastAsia="Calibri"/>
        </w:rPr>
        <w:t>, Mohammed Shahidul Alam</w:t>
      </w:r>
      <w:r w:rsidRPr="001911F7">
        <w:rPr>
          <w:rFonts w:eastAsia="Calibri"/>
          <w:vertAlign w:val="superscript"/>
        </w:rPr>
        <w:t>a</w:t>
      </w:r>
      <w:r w:rsidRPr="001911F7">
        <w:rPr>
          <w:rFonts w:eastAsia="Calibri"/>
        </w:rPr>
        <w:t>*</w:t>
      </w:r>
    </w:p>
    <w:p w14:paraId="607032A4" w14:textId="77777777" w:rsidR="008277EA" w:rsidRPr="001911F7" w:rsidRDefault="008277EA" w:rsidP="004719B0">
      <w:pPr>
        <w:spacing w:before="0" w:after="200" w:line="276" w:lineRule="auto"/>
        <w:ind w:firstLine="0"/>
        <w:jc w:val="left"/>
        <w:rPr>
          <w:rFonts w:eastAsia="Calibri"/>
        </w:rPr>
      </w:pPr>
    </w:p>
    <w:p w14:paraId="6B1B3D3E" w14:textId="77777777" w:rsidR="008277EA" w:rsidRPr="001911F7" w:rsidRDefault="008277EA" w:rsidP="004719B0">
      <w:pPr>
        <w:spacing w:before="0" w:after="200" w:line="276" w:lineRule="auto"/>
        <w:ind w:firstLine="0"/>
        <w:jc w:val="left"/>
        <w:rPr>
          <w:rFonts w:eastAsia="Calibri"/>
        </w:rPr>
      </w:pPr>
    </w:p>
    <w:p w14:paraId="4B53BA2F" w14:textId="7BFC264C" w:rsidR="008277EA" w:rsidRPr="001911F7" w:rsidRDefault="008277EA" w:rsidP="004719B0">
      <w:pPr>
        <w:spacing w:before="0" w:after="200" w:line="276" w:lineRule="auto"/>
        <w:ind w:firstLine="0"/>
        <w:rPr>
          <w:rFonts w:eastAsia="Calibri"/>
        </w:rPr>
      </w:pPr>
      <w:r w:rsidRPr="001911F7">
        <w:rPr>
          <w:rFonts w:eastAsia="Calibri"/>
          <w:vertAlign w:val="superscript"/>
        </w:rPr>
        <w:t>a</w:t>
      </w:r>
      <w:r w:rsidRPr="001911F7">
        <w:rPr>
          <w:rFonts w:eastAsia="Calibri"/>
        </w:rPr>
        <w:t xml:space="preserve">Department of Fisheries, University of Chittagong, Chattogram- 4331, Bangladesh; </w:t>
      </w:r>
      <w:hyperlink r:id="rId8" w:history="1">
        <w:r w:rsidRPr="001911F7">
          <w:rPr>
            <w:rStyle w:val="Hyperlink"/>
            <w:color w:val="auto"/>
            <w:u w:val="none"/>
          </w:rPr>
          <w:t>ataher.cu.ms@gmail.com</w:t>
        </w:r>
      </w:hyperlink>
      <w:r w:rsidRPr="001911F7">
        <w:rPr>
          <w:rFonts w:eastAsia="Calibri"/>
        </w:rPr>
        <w:t>; alamms@cu.ac.bd</w:t>
      </w:r>
    </w:p>
    <w:p w14:paraId="661A7989" w14:textId="68B05B75" w:rsidR="008277EA" w:rsidRPr="001911F7" w:rsidRDefault="008277EA" w:rsidP="004719B0">
      <w:pPr>
        <w:spacing w:before="0" w:after="200" w:line="276" w:lineRule="auto"/>
        <w:ind w:firstLine="0"/>
        <w:rPr>
          <w:rFonts w:eastAsia="Calibri"/>
        </w:rPr>
      </w:pPr>
      <w:r w:rsidRPr="001911F7">
        <w:rPr>
          <w:rFonts w:eastAsia="Calibri"/>
          <w:vertAlign w:val="superscript"/>
        </w:rPr>
        <w:t>b</w:t>
      </w:r>
      <w:r w:rsidRPr="001911F7">
        <w:rPr>
          <w:rFonts w:eastAsia="Calibri"/>
        </w:rPr>
        <w:t xml:space="preserve">Institute of Marine Sciences, University of Chittagong, Chattogram- 4331, Bangladesh; mitusarkerims@cu.ac.bd </w:t>
      </w:r>
    </w:p>
    <w:p w14:paraId="689D26C5" w14:textId="77777777" w:rsidR="008277EA" w:rsidRPr="001911F7" w:rsidRDefault="008277EA" w:rsidP="004719B0">
      <w:pPr>
        <w:spacing w:before="0" w:after="200" w:line="276" w:lineRule="auto"/>
        <w:ind w:firstLine="0"/>
        <w:jc w:val="left"/>
        <w:rPr>
          <w:rFonts w:eastAsia="Calibri"/>
        </w:rPr>
      </w:pPr>
    </w:p>
    <w:p w14:paraId="6FE55544" w14:textId="77777777" w:rsidR="008277EA" w:rsidRPr="001911F7" w:rsidRDefault="008277EA" w:rsidP="004719B0">
      <w:pPr>
        <w:spacing w:before="0" w:after="200" w:line="276" w:lineRule="auto"/>
        <w:ind w:firstLine="0"/>
        <w:jc w:val="left"/>
        <w:rPr>
          <w:rFonts w:eastAsia="Calibri"/>
        </w:rPr>
      </w:pPr>
      <w:r w:rsidRPr="001911F7">
        <w:rPr>
          <w:rFonts w:eastAsia="Calibri"/>
        </w:rPr>
        <w:t xml:space="preserve">*Correspondence author e-mail: </w:t>
      </w:r>
      <w:hyperlink r:id="rId9" w:history="1">
        <w:r w:rsidRPr="001911F7">
          <w:rPr>
            <w:rFonts w:eastAsia="Calibri"/>
          </w:rPr>
          <w:t>alamms@cu.ac.bd</w:t>
        </w:r>
      </w:hyperlink>
    </w:p>
    <w:p w14:paraId="78607975" w14:textId="77777777" w:rsidR="008277EA" w:rsidRPr="001911F7" w:rsidRDefault="008277EA" w:rsidP="004719B0">
      <w:pPr>
        <w:spacing w:before="0" w:line="240" w:lineRule="auto"/>
        <w:ind w:firstLine="0"/>
      </w:pPr>
    </w:p>
    <w:p w14:paraId="6DECE5AC" w14:textId="77777777" w:rsidR="00CC13C0" w:rsidRPr="001911F7" w:rsidRDefault="00CC13C0" w:rsidP="004719B0">
      <w:pPr>
        <w:ind w:firstLine="0"/>
      </w:pPr>
    </w:p>
    <w:p w14:paraId="4841D1A7" w14:textId="77777777" w:rsidR="00CC13C0" w:rsidRPr="001911F7" w:rsidRDefault="00CC13C0" w:rsidP="004719B0">
      <w:pPr>
        <w:ind w:firstLine="0"/>
      </w:pPr>
    </w:p>
    <w:p w14:paraId="5A225A21" w14:textId="77777777" w:rsidR="00CC13C0" w:rsidRPr="001911F7" w:rsidRDefault="00CC13C0" w:rsidP="004719B0">
      <w:pPr>
        <w:ind w:firstLine="0"/>
      </w:pPr>
    </w:p>
    <w:p w14:paraId="5D695197" w14:textId="77777777" w:rsidR="00CC13C0" w:rsidRPr="001911F7" w:rsidRDefault="00CC13C0" w:rsidP="004719B0">
      <w:pPr>
        <w:ind w:firstLine="0"/>
      </w:pPr>
    </w:p>
    <w:p w14:paraId="37CC4F79" w14:textId="77777777" w:rsidR="00CC13C0" w:rsidRPr="001911F7" w:rsidRDefault="00CC13C0" w:rsidP="004719B0">
      <w:pPr>
        <w:ind w:firstLine="0"/>
        <w:sectPr w:rsidR="00CC13C0" w:rsidRPr="001911F7" w:rsidSect="004719B0">
          <w:footerReference w:type="default" r:id="rId10"/>
          <w:pgSz w:w="11906" w:h="16838" w:code="9"/>
          <w:pgMar w:top="1152" w:right="1152" w:bottom="1152" w:left="1872" w:header="576" w:footer="288" w:gutter="0"/>
          <w:lnNumType w:countBy="1" w:restart="continuous"/>
          <w:pgNumType w:fmt="lowerRoman"/>
          <w:cols w:space="720"/>
          <w:docGrid w:linePitch="360"/>
        </w:sectPr>
      </w:pPr>
    </w:p>
    <w:p w14:paraId="3411A5E1" w14:textId="77777777" w:rsidR="00417170" w:rsidRPr="001911F7" w:rsidRDefault="00417170" w:rsidP="004719B0">
      <w:pPr>
        <w:pStyle w:val="Heading7"/>
        <w:rPr>
          <w:sz w:val="24"/>
          <w:szCs w:val="24"/>
        </w:rPr>
      </w:pPr>
      <w:bookmarkStart w:id="0" w:name="_Toc171107657"/>
      <w:bookmarkStart w:id="1" w:name="_Toc171391864"/>
      <w:bookmarkStart w:id="2" w:name="_Toc171392193"/>
      <w:bookmarkStart w:id="3" w:name="_Toc171463466"/>
      <w:r w:rsidRPr="001911F7">
        <w:rPr>
          <w:sz w:val="24"/>
          <w:szCs w:val="24"/>
        </w:rPr>
        <w:lastRenderedPageBreak/>
        <w:t>ABSTRACT</w:t>
      </w:r>
      <w:bookmarkEnd w:id="0"/>
      <w:bookmarkEnd w:id="1"/>
      <w:bookmarkEnd w:id="2"/>
      <w:bookmarkEnd w:id="3"/>
    </w:p>
    <w:p w14:paraId="41A5FE7B" w14:textId="7C00D368" w:rsidR="00CB5315" w:rsidRPr="001911F7" w:rsidRDefault="00B42933" w:rsidP="004719B0">
      <w:pPr>
        <w:tabs>
          <w:tab w:val="left" w:pos="1140"/>
        </w:tabs>
        <w:ind w:firstLine="0"/>
      </w:pPr>
      <w:r w:rsidRPr="001911F7">
        <w:t>Stock assessment is a difficult tas</w:t>
      </w:r>
      <w:r w:rsidR="00E3708E" w:rsidRPr="001911F7">
        <w:t>k</w:t>
      </w:r>
      <w:r w:rsidRPr="001911F7">
        <w:t xml:space="preserve"> for sustainable fisheries management especially when population and fisheries data are limited. </w:t>
      </w:r>
      <w:r w:rsidR="009D2FFF" w:rsidRPr="001911F7">
        <w:t>This study aims to develop a simple</w:t>
      </w:r>
      <w:r w:rsidR="00E3708E" w:rsidRPr="001911F7">
        <w:t xml:space="preserve"> and</w:t>
      </w:r>
      <w:r w:rsidRPr="001911F7">
        <w:t xml:space="preserve"> well-tested</w:t>
      </w:r>
      <w:r w:rsidR="009D2FFF" w:rsidRPr="001911F7">
        <w:t xml:space="preserve"> R package</w:t>
      </w:r>
      <w:r w:rsidR="00E3708E" w:rsidRPr="001911F7">
        <w:t xml:space="preserve"> (aLBI)</w:t>
      </w:r>
      <w:r w:rsidR="009D2FFF" w:rsidRPr="001911F7">
        <w:t xml:space="preserve"> to facilitate the fish stock status assessment by providing robust functions</w:t>
      </w:r>
      <w:r w:rsidR="0045157A" w:rsidRPr="001911F7">
        <w:t xml:space="preserve"> </w:t>
      </w:r>
      <w:r w:rsidR="009D2FFF" w:rsidRPr="001911F7">
        <w:t xml:space="preserve">for estimating length-based indicators (LBIs) and the stock heath </w:t>
      </w:r>
      <w:r w:rsidR="0045157A" w:rsidRPr="001911F7">
        <w:t xml:space="preserve">by utilizing the length frequency data. The primary objective is to streamline the calculation of different size </w:t>
      </w:r>
      <w:r w:rsidR="00511DC4" w:rsidRPr="001911F7">
        <w:t xml:space="preserve">classes </w:t>
      </w:r>
      <w:r w:rsidR="0045157A" w:rsidRPr="001911F7">
        <w:t>and visualization of the estimated metrices for more accurate and efficient understanding. The package includes two main functions for calculating key LBIs such as maximum length (</w:t>
      </w:r>
      <w:r w:rsidR="0045157A" w:rsidRPr="001911F7">
        <w:rPr>
          <w:i/>
        </w:rPr>
        <w:t>L</w:t>
      </w:r>
      <w:r w:rsidR="0045157A" w:rsidRPr="001911F7">
        <w:rPr>
          <w:i/>
          <w:vertAlign w:val="subscript"/>
        </w:rPr>
        <w:t>max</w:t>
      </w:r>
      <w:r w:rsidR="0045157A" w:rsidRPr="001911F7">
        <w:t>), asymptotic length (</w:t>
      </w:r>
      <w:r w:rsidR="0045157A" w:rsidRPr="001911F7">
        <w:rPr>
          <w:i/>
        </w:rPr>
        <w:t>L</w:t>
      </w:r>
      <w:r w:rsidR="0045157A" w:rsidRPr="001911F7">
        <w:rPr>
          <w:i/>
          <w:vertAlign w:val="subscript"/>
        </w:rPr>
        <w:t>∞</w:t>
      </w:r>
      <w:r w:rsidR="0045157A" w:rsidRPr="001911F7">
        <w:t>), length at sexual maturity (</w:t>
      </w:r>
      <w:r w:rsidR="0045157A" w:rsidRPr="001911F7">
        <w:rPr>
          <w:i/>
        </w:rPr>
        <w:t>L</w:t>
      </w:r>
      <w:r w:rsidR="0045157A" w:rsidRPr="001911F7">
        <w:rPr>
          <w:i/>
          <w:vertAlign w:val="subscript"/>
        </w:rPr>
        <w:t>mat</w:t>
      </w:r>
      <w:r w:rsidR="0045157A" w:rsidRPr="001911F7">
        <w:t>), optimum length (</w:t>
      </w:r>
      <w:r w:rsidR="0045157A" w:rsidRPr="001911F7">
        <w:rPr>
          <w:i/>
        </w:rPr>
        <w:t>L</w:t>
      </w:r>
      <w:r w:rsidR="0045157A" w:rsidRPr="001911F7">
        <w:rPr>
          <w:i/>
          <w:vertAlign w:val="subscript"/>
        </w:rPr>
        <w:t>opt</w:t>
      </w:r>
      <w:r w:rsidR="0045157A" w:rsidRPr="001911F7">
        <w:t xml:space="preserve">), </w:t>
      </w:r>
      <w:r w:rsidR="0045157A" w:rsidRPr="001911F7">
        <w:rPr>
          <w:i/>
        </w:rPr>
        <w:t>L</w:t>
      </w:r>
      <w:r w:rsidR="0045157A" w:rsidRPr="001911F7">
        <w:rPr>
          <w:i/>
          <w:vertAlign w:val="subscript"/>
        </w:rPr>
        <w:t>opt</w:t>
      </w:r>
      <w:r w:rsidR="0045157A" w:rsidRPr="001911F7">
        <w:t>±10% (</w:t>
      </w:r>
      <w:r w:rsidR="0045157A" w:rsidRPr="001911F7">
        <w:rPr>
          <w:i/>
        </w:rPr>
        <w:t>L</w:t>
      </w:r>
      <w:r w:rsidR="0045157A" w:rsidRPr="001911F7">
        <w:rPr>
          <w:i/>
          <w:vertAlign w:val="subscript"/>
        </w:rPr>
        <w:t>opt_p</w:t>
      </w:r>
      <w:r w:rsidR="0045157A" w:rsidRPr="007A0BD1">
        <w:rPr>
          <w:vertAlign w:val="subscript"/>
        </w:rPr>
        <w:t>10</w:t>
      </w:r>
      <w:r w:rsidR="0045157A" w:rsidRPr="001911F7">
        <w:t xml:space="preserve">, </w:t>
      </w:r>
      <w:r w:rsidR="0045157A" w:rsidRPr="001911F7">
        <w:rPr>
          <w:i/>
        </w:rPr>
        <w:t>L</w:t>
      </w:r>
      <w:r w:rsidR="0045157A" w:rsidRPr="007A0BD1">
        <w:rPr>
          <w:i/>
          <w:vertAlign w:val="subscript"/>
        </w:rPr>
        <w:t>opt_m</w:t>
      </w:r>
      <w:r w:rsidR="0045157A" w:rsidRPr="007A0BD1">
        <w:rPr>
          <w:vertAlign w:val="subscript"/>
        </w:rPr>
        <w:t>10</w:t>
      </w:r>
      <w:r w:rsidR="0045157A" w:rsidRPr="001911F7">
        <w:t>)</w:t>
      </w:r>
      <w:r w:rsidR="004D6C7A" w:rsidRPr="001911F7">
        <w:t xml:space="preserve"> </w:t>
      </w:r>
      <w:r w:rsidR="0045157A" w:rsidRPr="001911F7">
        <w:t>and percentages of fish at maturity (</w:t>
      </w:r>
      <w:r w:rsidR="0045157A" w:rsidRPr="001911F7">
        <w:rPr>
          <w:i/>
        </w:rPr>
        <w:t>P</w:t>
      </w:r>
      <w:r w:rsidR="0045157A" w:rsidRPr="001911F7">
        <w:rPr>
          <w:i/>
          <w:vertAlign w:val="subscript"/>
        </w:rPr>
        <w:t>mat</w:t>
      </w:r>
      <w:r w:rsidR="0045157A" w:rsidRPr="001911F7">
        <w:t>), optimum length (</w:t>
      </w:r>
      <w:r w:rsidR="0045157A" w:rsidRPr="001911F7">
        <w:rPr>
          <w:i/>
        </w:rPr>
        <w:t>P</w:t>
      </w:r>
      <w:r w:rsidR="0045157A" w:rsidRPr="001911F7">
        <w:rPr>
          <w:i/>
          <w:vertAlign w:val="subscript"/>
        </w:rPr>
        <w:t>opt</w:t>
      </w:r>
      <w:r w:rsidR="0045157A" w:rsidRPr="001911F7">
        <w:t>), and mega spawner</w:t>
      </w:r>
      <w:r w:rsidR="00E50F10" w:rsidRPr="001911F7">
        <w:t>s</w:t>
      </w:r>
      <w:r w:rsidR="0045157A" w:rsidRPr="001911F7">
        <w:t xml:space="preserve"> (</w:t>
      </w:r>
      <w:r w:rsidR="0045157A" w:rsidRPr="001911F7">
        <w:rPr>
          <w:i/>
        </w:rPr>
        <w:t>P</w:t>
      </w:r>
      <w:r w:rsidR="0045157A" w:rsidRPr="001911F7">
        <w:rPr>
          <w:i/>
          <w:vertAlign w:val="subscript"/>
        </w:rPr>
        <w:t>mega</w:t>
      </w:r>
      <w:r w:rsidR="0045157A" w:rsidRPr="001911F7">
        <w:t>)</w:t>
      </w:r>
      <w:r w:rsidR="00E50F10" w:rsidRPr="001911F7">
        <w:t xml:space="preserve"> with confidence intervals by bootstrapping method</w:t>
      </w:r>
      <w:r w:rsidR="0045157A" w:rsidRPr="001911F7">
        <w:t>.</w:t>
      </w:r>
      <w:r w:rsidR="004D6C7A" w:rsidRPr="001911F7">
        <w:t xml:space="preserve"> This study also evaluated the performance of accuracy of this package by validating with real world length frequency data</w:t>
      </w:r>
      <w:r w:rsidR="00E50F10" w:rsidRPr="001911F7">
        <w:t xml:space="preserve"> of </w:t>
      </w:r>
      <w:r w:rsidR="00E50F10" w:rsidRPr="007A0BD1">
        <w:rPr>
          <w:i/>
          <w:iCs/>
        </w:rPr>
        <w:t>Sperata aor</w:t>
      </w:r>
      <w:r w:rsidR="00E50F10" w:rsidRPr="001911F7">
        <w:t xml:space="preserve"> with different bin size</w:t>
      </w:r>
      <w:r w:rsidR="004D6C7A" w:rsidRPr="001911F7">
        <w:t>. The findings</w:t>
      </w:r>
      <w:r w:rsidR="00516100" w:rsidRPr="001911F7">
        <w:t xml:space="preserve"> with a calculated optimum bin size </w:t>
      </w:r>
      <w:r w:rsidR="00850056" w:rsidRPr="001911F7">
        <w:t>three</w:t>
      </w:r>
      <w:r w:rsidR="00516100" w:rsidRPr="001911F7">
        <w:t xml:space="preserve"> </w:t>
      </w:r>
      <w:r w:rsidR="004D6C7A" w:rsidRPr="001911F7">
        <w:t xml:space="preserve">demonstrate its utility in producing reliable stock assessments, with mean estimates for </w:t>
      </w:r>
      <w:r w:rsidR="004D6C7A" w:rsidRPr="001911F7">
        <w:rPr>
          <w:i/>
        </w:rPr>
        <w:t>L</w:t>
      </w:r>
      <w:r w:rsidR="004D6C7A" w:rsidRPr="001911F7">
        <w:rPr>
          <w:i/>
          <w:vertAlign w:val="subscript"/>
        </w:rPr>
        <w:t>max</w:t>
      </w:r>
      <w:r w:rsidR="004D6C7A" w:rsidRPr="001911F7">
        <w:t xml:space="preserve">, </w:t>
      </w:r>
      <w:r w:rsidR="004D6C7A" w:rsidRPr="001911F7">
        <w:rPr>
          <w:i/>
        </w:rPr>
        <w:t>L</w:t>
      </w:r>
      <w:r w:rsidR="004D6C7A" w:rsidRPr="001911F7">
        <w:rPr>
          <w:i/>
          <w:vertAlign w:val="subscript"/>
        </w:rPr>
        <w:t>∞</w:t>
      </w:r>
      <w:r w:rsidR="004D6C7A" w:rsidRPr="001911F7">
        <w:t xml:space="preserve">, </w:t>
      </w:r>
      <w:r w:rsidR="004D6C7A" w:rsidRPr="001911F7">
        <w:rPr>
          <w:i/>
        </w:rPr>
        <w:t>L</w:t>
      </w:r>
      <w:r w:rsidR="004D6C7A" w:rsidRPr="001911F7">
        <w:rPr>
          <w:i/>
          <w:vertAlign w:val="subscript"/>
        </w:rPr>
        <w:t>mat</w:t>
      </w:r>
      <w:r w:rsidR="004D6C7A" w:rsidRPr="001911F7">
        <w:t xml:space="preserve">, and </w:t>
      </w:r>
      <w:r w:rsidR="004D6C7A" w:rsidRPr="001911F7">
        <w:rPr>
          <w:i/>
        </w:rPr>
        <w:t>L</w:t>
      </w:r>
      <w:r w:rsidR="004D6C7A" w:rsidRPr="001911F7">
        <w:rPr>
          <w:i/>
          <w:vertAlign w:val="subscript"/>
        </w:rPr>
        <w:t>opt</w:t>
      </w:r>
      <w:r w:rsidR="004D6C7A" w:rsidRPr="001911F7">
        <w:t xml:space="preserve"> at </w:t>
      </w:r>
      <w:r w:rsidR="00FD3FC7" w:rsidRPr="001911F7">
        <w:t>74.27</w:t>
      </w:r>
      <w:r w:rsidR="004D6C7A" w:rsidRPr="001911F7">
        <w:t xml:space="preserve"> cm, </w:t>
      </w:r>
      <w:r w:rsidR="00FD3FC7" w:rsidRPr="001911F7">
        <w:t>78.17</w:t>
      </w:r>
      <w:r w:rsidR="004D6C7A" w:rsidRPr="001911F7">
        <w:t xml:space="preserve"> cm, </w:t>
      </w:r>
      <w:r w:rsidR="00FD3FC7" w:rsidRPr="001911F7">
        <w:t>41.83</w:t>
      </w:r>
      <w:r w:rsidR="004D6C7A" w:rsidRPr="001911F7">
        <w:t xml:space="preserve"> cm, and </w:t>
      </w:r>
      <w:r w:rsidR="00FD3FC7" w:rsidRPr="001911F7">
        <w:t>44.77</w:t>
      </w:r>
      <w:r w:rsidR="004D6C7A" w:rsidRPr="001911F7">
        <w:t xml:space="preserve"> cm, respectively,</w:t>
      </w:r>
      <w:r w:rsidR="00FD3FC7" w:rsidRPr="001911F7">
        <w:t xml:space="preserve"> as well as respective</w:t>
      </w:r>
      <w:r w:rsidR="004D6C7A" w:rsidRPr="001911F7">
        <w:t xml:space="preserve"> confidence intervals.</w:t>
      </w:r>
      <w:r w:rsidR="00E50F10" w:rsidRPr="001911F7">
        <w:t xml:space="preserve"> Besides, p</w:t>
      </w:r>
      <w:r w:rsidR="004D6C7A" w:rsidRPr="001911F7">
        <w:t>ercentages of fish at maturity, optimum length, and mega spawner</w:t>
      </w:r>
      <w:r w:rsidR="00CA7F44" w:rsidRPr="001911F7">
        <w:t>s</w:t>
      </w:r>
      <w:r w:rsidR="004D6C7A" w:rsidRPr="001911F7">
        <w:t xml:space="preserve">  are 12.</w:t>
      </w:r>
      <w:r w:rsidR="00D7267C" w:rsidRPr="001911F7">
        <w:t>48</w:t>
      </w:r>
      <w:r w:rsidR="004D6C7A" w:rsidRPr="001911F7">
        <w:t xml:space="preserve">%, </w:t>
      </w:r>
      <w:r w:rsidR="00D7267C" w:rsidRPr="001911F7">
        <w:t>9.03</w:t>
      </w:r>
      <w:r w:rsidR="004D6C7A" w:rsidRPr="001911F7">
        <w:t xml:space="preserve">%, and </w:t>
      </w:r>
      <w:r w:rsidR="00D7267C" w:rsidRPr="001911F7">
        <w:t>5.09</w:t>
      </w:r>
      <w:r w:rsidR="004D6C7A" w:rsidRPr="001911F7">
        <w:t>%, against targets of 100%</w:t>
      </w:r>
      <w:r w:rsidR="00D7267C" w:rsidRPr="001911F7">
        <w:t>, 100%</w:t>
      </w:r>
      <w:r w:rsidR="00516100" w:rsidRPr="001911F7">
        <w:t>,</w:t>
      </w:r>
      <w:r w:rsidR="004D6C7A" w:rsidRPr="001911F7">
        <w:t xml:space="preserve"> and 20%</w:t>
      </w:r>
      <w:r w:rsidR="00511DC4" w:rsidRPr="001911F7">
        <w:t xml:space="preserve"> respectively</w:t>
      </w:r>
      <w:r w:rsidR="004D6C7A" w:rsidRPr="001911F7">
        <w:t>. Additionally, the stock status indicators show probabilities of 67% for both TSB40 and LSB25</w:t>
      </w:r>
      <w:r w:rsidR="0092010E" w:rsidRPr="001911F7">
        <w:t xml:space="preserve"> for base model</w:t>
      </w:r>
      <w:r w:rsidR="004D6C7A" w:rsidRPr="001911F7">
        <w:t>. By integrating advanced statistical methods and user-friendly interfaces, aLBI enables effective monitoring of fish populations and informed decision-making. Tested on various</w:t>
      </w:r>
      <w:r w:rsidR="0092010E" w:rsidRPr="001911F7">
        <w:t xml:space="preserve"> bin size</w:t>
      </w:r>
      <w:r w:rsidR="003378CC" w:rsidRPr="001911F7">
        <w:t xml:space="preserve"> (1, 2, 4 and 5)</w:t>
      </w:r>
      <w:r w:rsidR="0092010E" w:rsidRPr="001911F7">
        <w:t xml:space="preserve"> </w:t>
      </w:r>
      <w:r w:rsidR="00850056" w:rsidRPr="001911F7">
        <w:t>with a</w:t>
      </w:r>
      <w:r w:rsidR="004D6C7A" w:rsidRPr="001911F7">
        <w:t xml:space="preserve"> </w:t>
      </w:r>
      <w:r w:rsidR="0092010E" w:rsidRPr="001911F7">
        <w:t>dataset,</w:t>
      </w:r>
      <w:r w:rsidR="004D6C7A" w:rsidRPr="001911F7">
        <w:t xml:space="preserve"> the package consistently performs accurately. Its ease of use and robust inferences make it an essential resource for researchers and managers. Future recommendations include expanding functionality to cover more species and integrating additional biological parameters for enhanced stock assessments. Continued collaboration with the fisheries science community will ensure aLBI remains a cutting-edge tool for sustainable fisheries practices.</w:t>
      </w:r>
    </w:p>
    <w:p w14:paraId="187A68FB" w14:textId="77777777" w:rsidR="00F06214" w:rsidRPr="001911F7" w:rsidRDefault="00F06214" w:rsidP="004719B0">
      <w:pPr>
        <w:tabs>
          <w:tab w:val="left" w:pos="1140"/>
        </w:tabs>
      </w:pPr>
    </w:p>
    <w:p w14:paraId="044AC17F" w14:textId="6E3AD56F" w:rsidR="009D2FFF" w:rsidRPr="001911F7" w:rsidRDefault="009D2FFF" w:rsidP="004719B0">
      <w:pPr>
        <w:tabs>
          <w:tab w:val="left" w:pos="2788"/>
        </w:tabs>
      </w:pPr>
    </w:p>
    <w:p w14:paraId="2CD0B77A" w14:textId="77777777" w:rsidR="000D7BE7" w:rsidRPr="001911F7" w:rsidRDefault="000D7BE7" w:rsidP="004719B0">
      <w:pPr>
        <w:tabs>
          <w:tab w:val="left" w:pos="1140"/>
        </w:tabs>
      </w:pPr>
    </w:p>
    <w:p w14:paraId="44BFBD75" w14:textId="3664044A" w:rsidR="00417170" w:rsidRPr="001911F7" w:rsidRDefault="00417170" w:rsidP="004719B0">
      <w:pPr>
        <w:tabs>
          <w:tab w:val="left" w:pos="1140"/>
        </w:tabs>
        <w:ind w:firstLine="0"/>
      </w:pPr>
      <w:r w:rsidRPr="001911F7">
        <w:rPr>
          <w:b/>
          <w:bCs/>
        </w:rPr>
        <w:t>Key words:</w:t>
      </w:r>
      <w:r w:rsidRPr="001911F7">
        <w:t xml:space="preserve"> </w:t>
      </w:r>
      <w:r w:rsidR="00E04E54" w:rsidRPr="001911F7">
        <w:t xml:space="preserve">R </w:t>
      </w:r>
      <w:r w:rsidR="00BA3601" w:rsidRPr="001911F7">
        <w:t>pa</w:t>
      </w:r>
      <w:r w:rsidR="000E7938" w:rsidRPr="001911F7">
        <w:t xml:space="preserve">ckage </w:t>
      </w:r>
      <w:r w:rsidR="00BA3601" w:rsidRPr="001911F7">
        <w:t>d</w:t>
      </w:r>
      <w:r w:rsidR="000E7938" w:rsidRPr="001911F7">
        <w:t xml:space="preserve">evelopment, </w:t>
      </w:r>
      <w:r w:rsidR="00BA3601" w:rsidRPr="001911F7">
        <w:t>s</w:t>
      </w:r>
      <w:r w:rsidR="000E7938" w:rsidRPr="001911F7">
        <w:t xml:space="preserve">tock </w:t>
      </w:r>
      <w:r w:rsidR="00BA3601" w:rsidRPr="001911F7">
        <w:t>a</w:t>
      </w:r>
      <w:r w:rsidR="000E7938" w:rsidRPr="001911F7">
        <w:t>ssessment, aLBI,</w:t>
      </w:r>
      <w:r w:rsidR="00CB5315" w:rsidRPr="001911F7">
        <w:t xml:space="preserve"> </w:t>
      </w:r>
      <w:r w:rsidR="00BA3601" w:rsidRPr="001911F7">
        <w:t>l</w:t>
      </w:r>
      <w:r w:rsidR="00CB5315" w:rsidRPr="001911F7">
        <w:t>ength</w:t>
      </w:r>
      <w:r w:rsidR="00966BD0" w:rsidRPr="001911F7">
        <w:t>-</w:t>
      </w:r>
      <w:r w:rsidR="00BA3601" w:rsidRPr="001911F7">
        <w:t>b</w:t>
      </w:r>
      <w:r w:rsidR="00CB5315" w:rsidRPr="001911F7">
        <w:t xml:space="preserve">ased </w:t>
      </w:r>
      <w:r w:rsidR="00BA3601" w:rsidRPr="001911F7">
        <w:t>i</w:t>
      </w:r>
      <w:r w:rsidR="00CB5315" w:rsidRPr="001911F7">
        <w:t xml:space="preserve">ndicators (LBIs), </w:t>
      </w:r>
      <w:r w:rsidR="00BA3601" w:rsidRPr="001911F7">
        <w:t>t</w:t>
      </w:r>
      <w:r w:rsidR="00CB5315" w:rsidRPr="001911F7">
        <w:t xml:space="preserve">arget </w:t>
      </w:r>
      <w:r w:rsidR="00BA3601" w:rsidRPr="001911F7">
        <w:t>b</w:t>
      </w:r>
      <w:r w:rsidR="00CB5315" w:rsidRPr="001911F7">
        <w:t xml:space="preserve">iomass, </w:t>
      </w:r>
      <w:r w:rsidR="00BA3601" w:rsidRPr="001911F7">
        <w:t>l</w:t>
      </w:r>
      <w:r w:rsidR="00CB5315" w:rsidRPr="001911F7">
        <w:t xml:space="preserve">imit </w:t>
      </w:r>
      <w:r w:rsidR="00BA3601" w:rsidRPr="001911F7">
        <w:t>b</w:t>
      </w:r>
      <w:r w:rsidR="00CB5315" w:rsidRPr="001911F7">
        <w:t>iomass</w:t>
      </w:r>
      <w:r w:rsidR="00966BD0" w:rsidRPr="001911F7">
        <w:t>,</w:t>
      </w:r>
      <w:r w:rsidR="00E04E54" w:rsidRPr="001911F7">
        <w:t xml:space="preserve"> Kaptai Lake.</w:t>
      </w:r>
    </w:p>
    <w:p w14:paraId="70B89EAE" w14:textId="45C66CEE" w:rsidR="00C46275" w:rsidRPr="001911F7" w:rsidRDefault="00C46275" w:rsidP="004719B0">
      <w:r w:rsidRPr="001911F7">
        <w:br w:type="page"/>
      </w:r>
    </w:p>
    <w:p w14:paraId="50782E86" w14:textId="63356C32" w:rsidR="00835E34" w:rsidRPr="001911F7" w:rsidRDefault="002C2D0A" w:rsidP="004719B0">
      <w:pPr>
        <w:pStyle w:val="Heading1"/>
        <w:numPr>
          <w:ilvl w:val="0"/>
          <w:numId w:val="8"/>
        </w:numPr>
        <w:rPr>
          <w:sz w:val="24"/>
          <w:szCs w:val="24"/>
        </w:rPr>
      </w:pPr>
      <w:bookmarkStart w:id="4" w:name="_Toc171390598"/>
      <w:bookmarkStart w:id="5" w:name="_Toc171391871"/>
      <w:bookmarkStart w:id="6" w:name="_Toc171463471"/>
      <w:r w:rsidRPr="001911F7">
        <w:rPr>
          <w:sz w:val="24"/>
          <w:szCs w:val="24"/>
        </w:rPr>
        <w:t>INTRODUCTION</w:t>
      </w:r>
      <w:bookmarkEnd w:id="4"/>
      <w:bookmarkEnd w:id="5"/>
      <w:bookmarkEnd w:id="6"/>
    </w:p>
    <w:p w14:paraId="7630EA3E" w14:textId="5C385E04" w:rsidR="001608E3" w:rsidRPr="001911F7" w:rsidRDefault="00835E34" w:rsidP="004719B0">
      <w:pPr>
        <w:ind w:firstLine="0"/>
      </w:pPr>
      <w:r w:rsidRPr="001911F7">
        <w:t>Fish stock assessment is a</w:t>
      </w:r>
      <w:r w:rsidR="00E963C8" w:rsidRPr="001911F7">
        <w:t xml:space="preserve"> </w:t>
      </w:r>
      <w:r w:rsidRPr="001911F7">
        <w:t xml:space="preserve">crucial element in the management and conservation of fishery resources, aiming to provide reliable estimates of fish population dynamics, exploitation levels, and sustainable yield. Effective fish stock assessment ensures that fishery management decisions are based on sound scientific evidence, promoting the long-term sustainability of marine ecosystems and the fishing industry </w:t>
      </w:r>
      <w:r w:rsidR="00A1331B" w:rsidRPr="001911F7">
        <w:fldChar w:fldCharType="begin"/>
      </w:r>
      <w:r w:rsidR="006E1EC7" w:rsidRPr="001911F7">
        <w:instrText xml:space="preserve"> ADDIN ZOTERO_ITEM CSL_CITATION {"citationID":"bTnBdi6p","properties":{"formattedCitation":"(Hilborn &amp; Walters, 1992)","plainCitation":"(Hilborn &amp; Walters, 1992)","dontUpdate":true,"noteIndex":0},"citationItems":[{"id":279,"uris":["http://zotero.org/users/local/X5k6H2lV/items/SUPW8TFA"],"itemData":{"id":279,"type":"chapter","abstract":"Stock assessment involves the use of various statistical and mathematical calculations to make quantitative predictions about the reactions of fish populations to alternative management choices. Two key words are critical in this thumbnail definition: quantitativeand choices. The basic concern of stock assessment is to go beyond the obvious qualitative predictions that any student of nature should be able to make about natural limits to production, risks of overfishing spawning populations, the need to allow fish to grow to a reasonable size before they are harvested, and so forth. Furthermore, it does not make sense to engage in the risky and often embarrassing business of quantitative prediction in settings where there are no management choices to be made in the first place, except perhaps as an aid to scientific thinking and hypothesis formulation","container-title":"Quantitative Fisheries Stock Assessment: Choice, Dynamics and Uncertainty","event-place":"Boston, MA","ISBN":"978-1-4615-3598-0","language":"en","note":"DOI: 10.1007/978-1-4615-3598-0_1","page":"3-21","publisher":"Springer US","publisher-place":"Boston, MA","source":"Springer Link","title":"Role of Stock Assessment in Fisheries Management","URL":"https://doi.org/10.1007/978-1-4615-3598-0_1","author":[{"family":"Hilborn","given":"Ray"},{"family":"Walters","given":"Carl J."}],"editor":[{"family":"Hilborn","given":"Ray"},{"family":"Walters","given":"Carl J."}],"accessed":{"date-parts":[["2024",7,7]]},"issued":{"date-parts":[["1992"]]}}}],"schema":"https://github.com/citation-style-language/schema/raw/master/csl-citation.json"} </w:instrText>
      </w:r>
      <w:r w:rsidR="00A1331B" w:rsidRPr="001911F7">
        <w:fldChar w:fldCharType="separate"/>
      </w:r>
      <w:r w:rsidR="00A1331B" w:rsidRPr="001911F7">
        <w:t>(Hilborn &amp; Walters, 1992; FAO, 2020)</w:t>
      </w:r>
      <w:r w:rsidR="00A1331B" w:rsidRPr="001911F7">
        <w:fldChar w:fldCharType="end"/>
      </w:r>
      <w:r w:rsidR="00FD622B" w:rsidRPr="001911F7">
        <w:t xml:space="preserve">. It </w:t>
      </w:r>
      <w:r w:rsidRPr="001911F7">
        <w:t>allow</w:t>
      </w:r>
      <w:r w:rsidR="00FD622B" w:rsidRPr="001911F7">
        <w:t>s</w:t>
      </w:r>
      <w:r w:rsidRPr="001911F7">
        <w:t xml:space="preserve"> for the determination of fishing quotas, the identification of overfished stocks, and the implementation of conservation measures. Without reliable stock assessments, fisheries management cannot effectively balance exploitation with conservation, leading to the depletion of fish stocks and the collapse of fisheries</w:t>
      </w:r>
      <w:r w:rsidR="00A1331B" w:rsidRPr="001911F7">
        <w:t xml:space="preserve"> </w:t>
      </w:r>
      <w:r w:rsidR="00A1331B" w:rsidRPr="001911F7">
        <w:fldChar w:fldCharType="begin"/>
      </w:r>
      <w:r w:rsidR="00A1331B" w:rsidRPr="001911F7">
        <w:instrText xml:space="preserve"> ADDIN ZOTERO_ITEM CSL_CITATION {"citationID":"bhF4wGZ7","properties":{"formattedCitation":"(Pilling et al., 2008)","plainCitation":"(Pilling et al., 2008)","noteIndex":0},"citationItems":[{"id":285,"uris":["http://zotero.org/users/local/X5k6H2lV/items/J245JI3E"],"itemData":{"id":285,"type":"article-journal","abstract":"Pilling, G. M., Kell, L. T., Hutton, T., Bromley, P. J., Tidd, A. N., and Bolle, L. J. 2008. Can economic and biological management objectives be achieved by the use of MSY-based reference points? A North Sea plaice (Pleuronectes platessa) and sole (Solea solea) case study. – ICES Journal of Marine Science, 65: 1069–1080.We examined the biological and economic impact of changing from management based on single-species limit reference points to one based on alternative targets, using the multispecies multifleet North Sea flatfish fishery. The robustness of reference points was tested against identified changes in plaice and sole biology. Current ICES single-species limit and precautionary biomass and fishing mortality reference points were seldom consistent with each other. Although they were generally robust to biological uncertainty, fishing at Fpa for sole could lead to stock collapse under one biological scenario. Adoption of alternative targets would reduce reliance on current reference points as stocks moved to a more sustainable state. Maximum sustainable yield (MSY), maximum economic yield (MEY), and maximum employment conditions implied different effort levels in the two fleets modelled, and different profits. Ftarget could be achieved with equal effort reductions in both fleets. Changes in stock biology affected the fishing effort required to maximize employment within the fishery, whereas MSY, Fmax, and MEY targets were robust to this uncertainty. Resulting profits and yields did vary widely, however. The selection of target reference points therefore requires stakeholders to define fishery objectives explicitly, against which targets can be evaluated for the resulting trade-offs between risk to stocks, yield, employment, and other social objectives.","container-title":"ICES Journal of Marine Science","DOI":"10.1093/icesjms/fsn063","ISSN":"1054-3139","issue":"6","journalAbbreviation":"ICES Journal of Marine Science","page":"1069-1080","source":"Silverchair","title":"Can economic and biological management objectives be achieved by the use of MSY-based reference points? A North Sea plaice (Pleuronectes platessa) and sole (Solea solea) case study","title-short":"Can economic and biological management objectives be achieved by the use of MSY-based reference points?","volume":"65","author":[{"family":"Pilling","given":"Graham M."},{"family":"Kell","given":"Laurence T."},{"family":"Hutton","given":"Trevor"},{"family":"Bromley","given":"Peter J."},{"family":"Tidd","given":"Alex N."},{"family":"Bolle","given":"Loes J."}],"issued":{"date-parts":[["2008",9,1]]}}}],"schema":"https://github.com/citation-style-language/schema/raw/master/csl-citation.json"} </w:instrText>
      </w:r>
      <w:r w:rsidR="00A1331B" w:rsidRPr="001911F7">
        <w:fldChar w:fldCharType="separate"/>
      </w:r>
      <w:r w:rsidR="00A1331B" w:rsidRPr="001911F7">
        <w:t>(Pilling et al., 2008)</w:t>
      </w:r>
      <w:r w:rsidR="00A1331B" w:rsidRPr="001911F7">
        <w:fldChar w:fldCharType="end"/>
      </w:r>
      <w:r w:rsidR="00A1331B" w:rsidRPr="001911F7">
        <w:t>.</w:t>
      </w:r>
      <w:r w:rsidR="00692764" w:rsidRPr="001911F7">
        <w:t xml:space="preserve"> T</w:t>
      </w:r>
      <w:r w:rsidR="00377A09" w:rsidRPr="001911F7">
        <w:t>hus, knowledge about the population status is critical for effective management</w:t>
      </w:r>
      <w:r w:rsidR="008A1BC6" w:rsidRPr="001911F7">
        <w:t xml:space="preserve"> (Alam et al., 2021)</w:t>
      </w:r>
      <w:r w:rsidR="00377A09" w:rsidRPr="001911F7">
        <w:t xml:space="preserve">. However, the application of traditional stock assessment methods to these populations is often hampered by numerous </w:t>
      </w:r>
      <w:r w:rsidR="008A1BC6" w:rsidRPr="001911F7">
        <w:t>changes</w:t>
      </w:r>
      <w:r w:rsidR="00377A09" w:rsidRPr="001911F7">
        <w:t xml:space="preserve">, such as challenges in data collection due to the lack of monitoring and control programs (Hilborn and Walters, 1992; Scott et al., 2016). </w:t>
      </w:r>
      <w:r w:rsidR="008A1BC6" w:rsidRPr="001911F7">
        <w:t xml:space="preserve">Given this situation, several </w:t>
      </w:r>
      <w:r w:rsidR="00377A09" w:rsidRPr="001911F7">
        <w:t xml:space="preserve">stock assessment methods </w:t>
      </w:r>
      <w:r w:rsidR="008A1BC6" w:rsidRPr="001911F7">
        <w:t xml:space="preserve">have been developed </w:t>
      </w:r>
      <w:r w:rsidR="00377A09" w:rsidRPr="001911F7">
        <w:t>for data-limited fisheries.</w:t>
      </w:r>
      <w:r w:rsidR="008A1BC6" w:rsidRPr="001911F7">
        <w:t xml:space="preserve"> Among t</w:t>
      </w:r>
      <w:r w:rsidR="00377A09" w:rsidRPr="001911F7">
        <w:t>hese methods</w:t>
      </w:r>
      <w:r w:rsidR="00915D28" w:rsidRPr="001911F7">
        <w:t>,</w:t>
      </w:r>
      <w:r w:rsidR="00377A09" w:rsidRPr="001911F7">
        <w:t xml:space="preserve"> </w:t>
      </w:r>
      <w:r w:rsidR="00915D28" w:rsidRPr="001911F7">
        <w:t>some require yearly</w:t>
      </w:r>
      <w:r w:rsidR="00377A09" w:rsidRPr="001911F7">
        <w:t xml:space="preserve"> landing data and life history parameters</w:t>
      </w:r>
      <w:r w:rsidR="00850056" w:rsidRPr="001911F7">
        <w:t xml:space="preserve"> (i.e., natural mortality, maximum age, age at maturity)</w:t>
      </w:r>
      <w:r w:rsidR="00915D28" w:rsidRPr="001911F7">
        <w:t xml:space="preserve"> </w:t>
      </w:r>
      <w:r w:rsidR="00377A09" w:rsidRPr="001911F7">
        <w:t xml:space="preserve">(Martell and Froese, 2013; Thorson and Cope, 2015; Zhou et al., 2017; Free et al., 2017; Canales et al., 2018), </w:t>
      </w:r>
      <w:r w:rsidR="00915D28" w:rsidRPr="001911F7">
        <w:t xml:space="preserve">while other require </w:t>
      </w:r>
      <w:r w:rsidR="00377A09" w:rsidRPr="001911F7">
        <w:t>length-frequency data in cohort analysis models (e.g., Hordyk et al., 2014; Froese et al., 2018; Prince et al., 2015; Rudd and Thorson, 2018; Ault et al., 2019). Collecting length-frequency data is often more straightforward and cost-effective than gathering</w:t>
      </w:r>
      <w:r w:rsidR="00915D28" w:rsidRPr="001911F7">
        <w:t xml:space="preserve"> of landing</w:t>
      </w:r>
      <w:r w:rsidR="00377A09" w:rsidRPr="001911F7">
        <w:t xml:space="preserve"> landings data, and the resultant data tend to be more reliable (Chong et al., 20</w:t>
      </w:r>
      <w:r w:rsidR="000207B3" w:rsidRPr="001911F7">
        <w:t>20</w:t>
      </w:r>
      <w:r w:rsidR="00377A09" w:rsidRPr="001911F7">
        <w:t>; Pilling et al., 2008; Hordyk et al., 2015; Mildenberger et al., 2017; Froese et al., 2018).</w:t>
      </w:r>
    </w:p>
    <w:p w14:paraId="77360D86" w14:textId="54845F15" w:rsidR="00257E0C" w:rsidRPr="001911F7" w:rsidRDefault="00BD089D" w:rsidP="004719B0">
      <w:pPr>
        <w:ind w:firstLine="0"/>
      </w:pPr>
      <w:r w:rsidRPr="001911F7">
        <w:t>Thus,</w:t>
      </w:r>
      <w:r w:rsidR="004F2DC4" w:rsidRPr="001911F7">
        <w:t xml:space="preserve"> length-based stock evaluation methods provide a good and typically more practical option (Pauly &amp; Morgan, 1987). Using length frequency data, these techniques estimate significant population parameters like patterns of recruitment, growth rates, mortality rates due from natural causes and fishing, and so on (Sparre &amp; Venema, 1998). One consistent approach to find length frequency information is to look at fish landings or market samples. </w:t>
      </w:r>
      <w:r w:rsidR="000B0A23" w:rsidRPr="001911F7">
        <w:t xml:space="preserve">(ref). </w:t>
      </w:r>
      <w:r w:rsidRPr="001911F7">
        <w:t>Due to their</w:t>
      </w:r>
      <w:r w:rsidR="004F2DC4" w:rsidRPr="001911F7">
        <w:t xml:space="preserve"> economic </w:t>
      </w:r>
      <w:r w:rsidRPr="001911F7">
        <w:t xml:space="preserve">viability </w:t>
      </w:r>
      <w:r w:rsidR="004F2DC4" w:rsidRPr="001911F7">
        <w:t>and readily accessib</w:t>
      </w:r>
      <w:r w:rsidRPr="001911F7">
        <w:t>ility</w:t>
      </w:r>
      <w:r w:rsidR="000B0A23" w:rsidRPr="001911F7">
        <w:t xml:space="preserve"> application of length frequency data</w:t>
      </w:r>
      <w:r w:rsidR="00CB37A1" w:rsidRPr="001911F7">
        <w:t xml:space="preserve"> </w:t>
      </w:r>
      <w:r w:rsidR="000B0A23" w:rsidRPr="001911F7">
        <w:t>base</w:t>
      </w:r>
      <w:r w:rsidR="00CB37A1" w:rsidRPr="001911F7">
        <w:t>d</w:t>
      </w:r>
      <w:r w:rsidR="000B0A23" w:rsidRPr="001911F7">
        <w:t xml:space="preserve"> stock assessment models</w:t>
      </w:r>
      <w:r w:rsidR="00CB37A1" w:rsidRPr="001911F7">
        <w:t xml:space="preserve"> become</w:t>
      </w:r>
      <w:r w:rsidR="000B0A23" w:rsidRPr="001911F7">
        <w:t xml:space="preserve"> increasingly popular, particularly in areas with low financial and technological resources</w:t>
      </w:r>
      <w:r w:rsidR="007F0708" w:rsidRPr="001911F7">
        <w:t xml:space="preserve"> </w:t>
      </w:r>
      <w:r w:rsidR="004555EF" w:rsidRPr="001911F7">
        <w:t>(</w:t>
      </w:r>
      <w:r w:rsidR="004F2DC4" w:rsidRPr="001911F7">
        <w:t>Gayanilo &amp; Sparre et al., 2005</w:t>
      </w:r>
      <w:r w:rsidR="000B0A23" w:rsidRPr="001911F7">
        <w:t xml:space="preserve">; Hoggarth et al., 2006 </w:t>
      </w:r>
      <w:r w:rsidR="004555EF" w:rsidRPr="001911F7">
        <w:t>)</w:t>
      </w:r>
      <w:r w:rsidR="000B0A23" w:rsidRPr="001911F7">
        <w:t>.</w:t>
      </w:r>
    </w:p>
    <w:p w14:paraId="1F314EF2" w14:textId="469ACA1C" w:rsidR="00CD5A0A" w:rsidRPr="001911F7" w:rsidRDefault="00CD5A0A" w:rsidP="004719B0">
      <w:pPr>
        <w:ind w:firstLine="0"/>
      </w:pPr>
      <w:r w:rsidRPr="001911F7">
        <w:t xml:space="preserve">The </w:t>
      </w:r>
      <w:r w:rsidRPr="001911F7">
        <w:rPr>
          <w:i/>
        </w:rPr>
        <w:t>Sperata aor</w:t>
      </w:r>
      <w:r w:rsidRPr="001911F7">
        <w:t xml:space="preserve"> (Hamilton, 1822), commonly known as the long-whiskered catfish, is an important species within the Bagridae family, widely distributed across freshwater systems in South Asia, including the river basins of the Ganges, Brahmaputra, and Indus. In Bangladesh, this species is notably prevalent in Kaptai Lake, an artificial reservoir created by damming the Karnaphuli River in the Chittagong Hill Tracts</w:t>
      </w:r>
      <w:r w:rsidR="00BD089D" w:rsidRPr="001911F7">
        <w:t xml:space="preserve"> in 1966.</w:t>
      </w:r>
      <w:r w:rsidRPr="001911F7">
        <w:t xml:space="preserve"> Kaptai Lake is vital for supporting local fisheries, including </w:t>
      </w:r>
      <w:r w:rsidRPr="001911F7">
        <w:rPr>
          <w:i/>
        </w:rPr>
        <w:t>Sperata aor</w:t>
      </w:r>
      <w:r w:rsidRPr="001911F7">
        <w:t>, which plays a crucial role in the livelihoods of numerous fishing communities in the region (Hossain et al., 2012). The lake is a significant source of fish for local markets, contributing to both food security and the local economy (Shalehin et al., 2022). However, increased fishing pressure, along with environmental changes and habitat degradation, has raised concerns about the sustainability of</w:t>
      </w:r>
      <w:r w:rsidR="00BD089D" w:rsidRPr="001911F7">
        <w:t xml:space="preserve"> many fish stocks</w:t>
      </w:r>
      <w:r w:rsidR="00BE1797" w:rsidRPr="001911F7">
        <w:t xml:space="preserve"> </w:t>
      </w:r>
      <w:r w:rsidR="00BD089D" w:rsidRPr="001911F7">
        <w:t>including</w:t>
      </w:r>
      <w:r w:rsidRPr="001911F7">
        <w:t xml:space="preserve"> </w:t>
      </w:r>
      <w:r w:rsidRPr="001911F7">
        <w:rPr>
          <w:i/>
        </w:rPr>
        <w:t>Sperata aor</w:t>
      </w:r>
      <w:r w:rsidRPr="001911F7">
        <w:t xml:space="preserve"> populations in Kaptai Lake (Khatun et al., 2023). This situation highlights the need for effective management and conservation strategies to ensure the long-term viability of this vital fishery. Given the cultural and economic significance of </w:t>
      </w:r>
      <w:r w:rsidRPr="001911F7">
        <w:rPr>
          <w:i/>
        </w:rPr>
        <w:t>Sperata aor</w:t>
      </w:r>
      <w:r w:rsidRPr="001911F7">
        <w:t xml:space="preserve"> in local diets and traditional practices, sustainable exploitation and conservation efforts are crucial for maintaining ecological balance in Kaptai Lake and preserving the biodiversity that supports local communities </w:t>
      </w:r>
      <w:r w:rsidR="00F343CC" w:rsidRPr="001911F7">
        <w:t>(Rana et al., 2024).</w:t>
      </w:r>
    </w:p>
    <w:p w14:paraId="15A2B69E" w14:textId="48F6D39D" w:rsidR="00EF7CBB" w:rsidRPr="001911F7" w:rsidRDefault="0074539D" w:rsidP="004719B0">
      <w:pPr>
        <w:ind w:firstLine="0"/>
      </w:pPr>
      <w:r w:rsidRPr="001911F7">
        <w:t>Numerous</w:t>
      </w:r>
      <w:r w:rsidR="00BE1797" w:rsidRPr="001911F7">
        <w:t xml:space="preserve"> metrices based on length data have been developed</w:t>
      </w:r>
      <w:r w:rsidRPr="001911F7">
        <w:t xml:space="preserve"> to evaluate the </w:t>
      </w:r>
      <w:r w:rsidR="00EF7CBB" w:rsidRPr="001911F7">
        <w:t>status</w:t>
      </w:r>
      <w:r w:rsidRPr="001911F7">
        <w:t xml:space="preserve"> of fish stocks.</w:t>
      </w:r>
      <w:r w:rsidR="00EF7CBB" w:rsidRPr="001911F7">
        <w:t xml:space="preserve"> Among these, three length-based indicators (</w:t>
      </w:r>
      <w:r w:rsidR="00EF7CBB" w:rsidRPr="001911F7">
        <w:rPr>
          <w:i/>
          <w:iCs/>
        </w:rPr>
        <w:t>P</w:t>
      </w:r>
      <w:r w:rsidR="00EF7CBB" w:rsidRPr="001911F7">
        <w:rPr>
          <w:i/>
          <w:iCs/>
          <w:vertAlign w:val="subscript"/>
        </w:rPr>
        <w:t>mat</w:t>
      </w:r>
      <w:r w:rsidR="00EF7CBB" w:rsidRPr="001911F7">
        <w:t xml:space="preserve">, </w:t>
      </w:r>
      <w:r w:rsidR="00EF7CBB" w:rsidRPr="001911F7">
        <w:rPr>
          <w:i/>
          <w:iCs/>
        </w:rPr>
        <w:t>P</w:t>
      </w:r>
      <w:r w:rsidR="00EF7CBB" w:rsidRPr="001911F7">
        <w:rPr>
          <w:i/>
          <w:iCs/>
          <w:vertAlign w:val="subscript"/>
        </w:rPr>
        <w:t>opt</w:t>
      </w:r>
      <w:r w:rsidR="00EF7CBB" w:rsidRPr="001911F7">
        <w:t xml:space="preserve">, </w:t>
      </w:r>
      <w:r w:rsidR="00EF7CBB" w:rsidRPr="001911F7">
        <w:rPr>
          <w:i/>
          <w:iCs/>
        </w:rPr>
        <w:t>P</w:t>
      </w:r>
      <w:r w:rsidR="00EF7CBB" w:rsidRPr="001911F7">
        <w:rPr>
          <w:i/>
          <w:iCs/>
          <w:vertAlign w:val="subscript"/>
        </w:rPr>
        <w:t>mega</w:t>
      </w:r>
      <w:r w:rsidR="00EF7CBB" w:rsidRPr="001911F7">
        <w:t>) proposed by Froese (2004)</w:t>
      </w:r>
      <w:r w:rsidR="00585DAC" w:rsidRPr="001911F7">
        <w:t xml:space="preserve"> </w:t>
      </w:r>
      <w:r w:rsidR="00EF7CBB" w:rsidRPr="001911F7">
        <w:t xml:space="preserve">have gained prominence due to their </w:t>
      </w:r>
      <w:r w:rsidR="00BE1797" w:rsidRPr="001911F7">
        <w:t>simplic</w:t>
      </w:r>
      <w:r w:rsidR="00933A3D" w:rsidRPr="001911F7">
        <w:t>ity</w:t>
      </w:r>
      <w:r w:rsidR="00BE1797" w:rsidRPr="001911F7">
        <w:t xml:space="preserve"> and </w:t>
      </w:r>
      <w:r w:rsidR="00EF7CBB" w:rsidRPr="001911F7">
        <w:t>utility</w:t>
      </w:r>
      <w:r w:rsidR="00933A3D" w:rsidRPr="001911F7">
        <w:t>.</w:t>
      </w:r>
      <w:r w:rsidR="004A3277" w:rsidRPr="001911F7">
        <w:t xml:space="preserve"> These indicators are grounded in the principles of “let them spawn,” “let them grow,” and “let the mega spawners live,” aiming to avoid growth and recruitment overfishing while managing exploitation sustainably. </w:t>
      </w:r>
      <w:r w:rsidR="00933A3D" w:rsidRPr="001911F7">
        <w:t xml:space="preserve">The first indicator, </w:t>
      </w:r>
      <w:r w:rsidR="00933A3D" w:rsidRPr="007A0BD1">
        <w:rPr>
          <w:i/>
          <w:iCs/>
        </w:rPr>
        <w:t>P</w:t>
      </w:r>
      <w:r w:rsidR="00933A3D" w:rsidRPr="007A0BD1">
        <w:rPr>
          <w:i/>
          <w:iCs/>
          <w:vertAlign w:val="subscript"/>
        </w:rPr>
        <w:t>mat</w:t>
      </w:r>
      <w:r w:rsidR="00933A3D" w:rsidRPr="001911F7">
        <w:t xml:space="preserve"> </w:t>
      </w:r>
      <w:r w:rsidR="00EF7CBB" w:rsidRPr="001911F7">
        <w:t>quantifies</w:t>
      </w:r>
      <w:r w:rsidR="00933A3D" w:rsidRPr="001911F7">
        <w:t xml:space="preserve"> the </w:t>
      </w:r>
      <w:r w:rsidR="00EF7CBB" w:rsidRPr="001911F7">
        <w:t>proportion</w:t>
      </w:r>
      <w:r w:rsidR="00933A3D" w:rsidRPr="001911F7">
        <w:t xml:space="preserve"> of the catch composed of fish that have reached sexual maturity,</w:t>
      </w:r>
      <w:r w:rsidR="00EF7CBB" w:rsidRPr="001911F7">
        <w:t xml:space="preserve"> reflecting the reproductive potential. The second,</w:t>
      </w:r>
      <w:r w:rsidR="00933A3D" w:rsidRPr="001911F7">
        <w:t xml:space="preserve"> </w:t>
      </w:r>
      <w:r w:rsidR="00933A3D" w:rsidRPr="001911F7">
        <w:rPr>
          <w:i/>
          <w:iCs/>
        </w:rPr>
        <w:t>P</w:t>
      </w:r>
      <w:r w:rsidR="00933A3D" w:rsidRPr="001911F7">
        <w:rPr>
          <w:i/>
          <w:iCs/>
          <w:vertAlign w:val="subscript"/>
        </w:rPr>
        <w:t>opt</w:t>
      </w:r>
      <w:r w:rsidR="00933A3D" w:rsidRPr="001911F7">
        <w:t xml:space="preserve"> measures the percentage of fish within the optimal size range</w:t>
      </w:r>
      <w:r w:rsidR="00EF7CBB" w:rsidRPr="001911F7">
        <w:t xml:space="preserve"> for harvest</w:t>
      </w:r>
      <w:r w:rsidRPr="001911F7">
        <w:t>, representing individuals</w:t>
      </w:r>
      <w:r w:rsidR="00EF7CBB" w:rsidRPr="001911F7">
        <w:t xml:space="preserve"> which are</w:t>
      </w:r>
      <w:r w:rsidRPr="001911F7">
        <w:t xml:space="preserve"> large enough to have contributed to spawning but not so large as to </w:t>
      </w:r>
      <w:r w:rsidR="00EF7CBB" w:rsidRPr="001911F7">
        <w:t>exhibit</w:t>
      </w:r>
      <w:r w:rsidRPr="001911F7">
        <w:t xml:space="preserve"> declining growth </w:t>
      </w:r>
      <w:r w:rsidR="00EF7CBB" w:rsidRPr="001911F7">
        <w:t>and</w:t>
      </w:r>
      <w:r w:rsidRPr="001911F7">
        <w:t xml:space="preserve"> fecundity</w:t>
      </w:r>
      <w:r w:rsidR="00EF7CBB" w:rsidRPr="001911F7">
        <w:t xml:space="preserve">. Lastly, </w:t>
      </w:r>
      <w:r w:rsidRPr="001911F7">
        <w:rPr>
          <w:i/>
          <w:iCs/>
        </w:rPr>
        <w:t>P</w:t>
      </w:r>
      <w:r w:rsidRPr="001911F7">
        <w:rPr>
          <w:i/>
          <w:iCs/>
          <w:vertAlign w:val="subscript"/>
        </w:rPr>
        <w:t>mega</w:t>
      </w:r>
      <w:r w:rsidRPr="001911F7">
        <w:t xml:space="preserve"> </w:t>
      </w:r>
      <w:r w:rsidR="00EF7CBB" w:rsidRPr="001911F7">
        <w:t>tracts</w:t>
      </w:r>
      <w:r w:rsidRPr="001911F7">
        <w:t xml:space="preserve"> the </w:t>
      </w:r>
      <w:r w:rsidR="00EF7CBB" w:rsidRPr="001911F7">
        <w:t xml:space="preserve">proportion </w:t>
      </w:r>
      <w:r w:rsidRPr="001911F7">
        <w:t>of very large, older</w:t>
      </w:r>
      <w:r w:rsidR="00EF7CBB" w:rsidRPr="001911F7">
        <w:t xml:space="preserve"> individuals in the catch which are</w:t>
      </w:r>
      <w:r w:rsidRPr="001911F7">
        <w:t xml:space="preserve"> critical </w:t>
      </w:r>
      <w:r w:rsidR="00EF7CBB" w:rsidRPr="001911F7">
        <w:t xml:space="preserve">for </w:t>
      </w:r>
      <w:r w:rsidRPr="001911F7">
        <w:t>population resilience due to their high reproductive potential and genetic diversity.</w:t>
      </w:r>
    </w:p>
    <w:p w14:paraId="2B4E6C62" w14:textId="661CEFE4" w:rsidR="001F1AA1" w:rsidRPr="001911F7" w:rsidRDefault="00EF7CBB" w:rsidP="004719B0">
      <w:pPr>
        <w:ind w:firstLine="0"/>
      </w:pPr>
      <w:r w:rsidRPr="001911F7">
        <w:t>These indicators assess exploited fish stocks using straightforward, data-limited approaches based on length-frequency distributions. They are particularly advantageous for fisheries where detailed stock assessments are impractical, as they focus on the distribution of fish lengths relative to key biological reference points (Froese, 2004; Cope &amp; Punt, 2009). By simplifying the evaluation of stock sustainability, these metrics serve as practical tools for both scientific research and fisheries management in data-limited settings.</w:t>
      </w:r>
      <w:r w:rsidR="000902F7" w:rsidRPr="001911F7">
        <w:t xml:space="preserve"> Given that the simplicity and length data requirement, this study aimed to evaluate the stock status of </w:t>
      </w:r>
      <w:r w:rsidR="000902F7" w:rsidRPr="007A0BD1">
        <w:rPr>
          <w:i/>
          <w:iCs/>
        </w:rPr>
        <w:t>Sperata aor</w:t>
      </w:r>
      <w:r w:rsidR="000902F7" w:rsidRPr="001911F7">
        <w:rPr>
          <w:i/>
          <w:iCs/>
        </w:rPr>
        <w:t xml:space="preserve"> </w:t>
      </w:r>
      <w:r w:rsidR="000902F7" w:rsidRPr="001911F7">
        <w:t xml:space="preserve">in the Kaptai Lake. Furthermore, this study also </w:t>
      </w:r>
      <w:r w:rsidR="0049425C" w:rsidRPr="001911F7">
        <w:t>primarily</w:t>
      </w:r>
      <w:r w:rsidR="000902F7" w:rsidRPr="001911F7">
        <w:t xml:space="preserve"> aims</w:t>
      </w:r>
      <w:r w:rsidR="0049425C" w:rsidRPr="001911F7">
        <w:t xml:space="preserve"> to create a scientifically valid, user-friendly, robust R software for length-based fish stock assessment. </w:t>
      </w:r>
      <w:r w:rsidR="000849FA" w:rsidRPr="001911F7">
        <w:t>Thus, this study intends</w:t>
      </w:r>
      <w:r w:rsidR="005F43B5" w:rsidRPr="001911F7">
        <w:t xml:space="preserve"> to design and develop an R package that integrates advanced statistical models and visualization tools for fisheries data analysis. </w:t>
      </w:r>
      <w:r w:rsidR="001F1AA1" w:rsidRPr="001911F7">
        <w:t>In addition</w:t>
      </w:r>
      <w:r w:rsidR="00B62523" w:rsidRPr="001911F7">
        <w:t>, it aims</w:t>
      </w:r>
      <w:r w:rsidR="001F1AA1" w:rsidRPr="001911F7">
        <w:t xml:space="preserve"> to provide comprehensive documentation and user support for the package and validate the R package by using real-world length frequency data of </w:t>
      </w:r>
      <w:r w:rsidR="001F1AA1" w:rsidRPr="001911F7">
        <w:rPr>
          <w:i/>
          <w:iCs/>
        </w:rPr>
        <w:t>Sperata aor</w:t>
      </w:r>
      <w:r w:rsidR="001F1AA1" w:rsidRPr="001911F7">
        <w:t>.</w:t>
      </w:r>
    </w:p>
    <w:p w14:paraId="3AFDB990" w14:textId="6E30A39F" w:rsidR="000B6703" w:rsidRPr="001911F7" w:rsidRDefault="008E1F2B" w:rsidP="004719B0">
      <w:pPr>
        <w:pStyle w:val="Heading1"/>
        <w:rPr>
          <w:sz w:val="24"/>
          <w:szCs w:val="24"/>
        </w:rPr>
      </w:pPr>
      <w:bookmarkStart w:id="7" w:name="_Toc171390617"/>
      <w:bookmarkStart w:id="8" w:name="_Toc171391890"/>
      <w:bookmarkStart w:id="9" w:name="_Toc171463488"/>
      <w:r w:rsidRPr="001911F7">
        <w:rPr>
          <w:sz w:val="24"/>
          <w:szCs w:val="24"/>
        </w:rPr>
        <w:t>METHODOLOGY</w:t>
      </w:r>
      <w:bookmarkEnd w:id="7"/>
      <w:bookmarkEnd w:id="8"/>
      <w:bookmarkEnd w:id="9"/>
    </w:p>
    <w:p w14:paraId="4B202160" w14:textId="069D14F9" w:rsidR="00C7563C" w:rsidRPr="001911F7" w:rsidRDefault="00C358EC" w:rsidP="004719B0">
      <w:pPr>
        <w:pStyle w:val="Heading2"/>
        <w:rPr>
          <w:sz w:val="24"/>
          <w:szCs w:val="24"/>
        </w:rPr>
      </w:pPr>
      <w:bookmarkStart w:id="10" w:name="_Toc171390618"/>
      <w:bookmarkStart w:id="11" w:name="_Toc171391891"/>
      <w:bookmarkStart w:id="12" w:name="_Toc171463489"/>
      <w:r w:rsidRPr="001911F7">
        <w:rPr>
          <w:sz w:val="24"/>
          <w:szCs w:val="24"/>
        </w:rPr>
        <w:t>Study area</w:t>
      </w:r>
      <w:bookmarkEnd w:id="10"/>
      <w:bookmarkEnd w:id="11"/>
      <w:bookmarkEnd w:id="12"/>
    </w:p>
    <w:p w14:paraId="41CC9241" w14:textId="5110FB35" w:rsidR="00EE7A37" w:rsidRPr="001911F7" w:rsidRDefault="007207BF" w:rsidP="004719B0">
      <w:pPr>
        <w:ind w:firstLine="0"/>
      </w:pPr>
      <w:r w:rsidRPr="001911F7">
        <w:t xml:space="preserve">This study focuses on the collection of length frequency data of </w:t>
      </w:r>
      <w:r w:rsidR="003C2590" w:rsidRPr="001911F7">
        <w:rPr>
          <w:i/>
          <w:iCs/>
        </w:rPr>
        <w:t xml:space="preserve">Sperata aor </w:t>
      </w:r>
      <w:r w:rsidRPr="001911F7">
        <w:t>from Kaptai Lake, located in the Chattogram district of Bangladesh (latitude: 22°30'00" N and longitude: 92°13'00" E).</w:t>
      </w:r>
      <w:r w:rsidR="00D553EA" w:rsidRPr="001911F7">
        <w:t xml:space="preserve"> </w:t>
      </w:r>
      <w:r w:rsidR="00D553EA" w:rsidRPr="001911F7">
        <w:t>The lake lies in the southeast part of Bangladesh, within the coordinates of latitude 22°22' to 23°18'N and longitude 92°00' to 92°26'E (</w:t>
      </w:r>
      <w:r w:rsidR="00D553EA" w:rsidRPr="001911F7">
        <w:fldChar w:fldCharType="begin"/>
      </w:r>
      <w:r w:rsidR="00D553EA" w:rsidRPr="001911F7">
        <w:instrText xml:space="preserve"> REF _Ref171383400 \h  \* MERGEFORMAT </w:instrText>
      </w:r>
      <w:r w:rsidR="00D553EA" w:rsidRPr="001911F7">
        <w:fldChar w:fldCharType="separate"/>
      </w:r>
      <w:ins w:id="13" w:author="Ataher Ali" w:date="2024-11-30T17:59:00Z" w16du:dateUtc="2024-11-30T11:59:00Z">
        <w:r w:rsidR="007A0BD1" w:rsidRPr="001911F7">
          <w:t xml:space="preserve">Figure </w:t>
        </w:r>
        <w:r w:rsidR="007A0BD1">
          <w:rPr>
            <w:noProof/>
          </w:rPr>
          <w:t>1</w:t>
        </w:r>
      </w:ins>
      <w:del w:id="14" w:author="Ataher Ali" w:date="2024-11-30T17:59:00Z" w16du:dateUtc="2024-11-30T11:59:00Z">
        <w:r w:rsidR="007A0BD1" w:rsidRPr="001911F7" w:rsidDel="007A0BD1">
          <w:delText xml:space="preserve">Figure </w:delText>
        </w:r>
        <w:r w:rsidR="007A0BD1" w:rsidDel="007A0BD1">
          <w:rPr>
            <w:noProof/>
          </w:rPr>
          <w:delText>1</w:delText>
        </w:r>
      </w:del>
      <w:r w:rsidR="00D553EA" w:rsidRPr="001911F7">
        <w:fldChar w:fldCharType="end"/>
      </w:r>
      <w:r w:rsidR="00D553EA" w:rsidRPr="001911F7">
        <w:fldChar w:fldCharType="begin"/>
      </w:r>
      <w:r w:rsidR="00D553EA" w:rsidRPr="001911F7">
        <w:instrText xml:space="preserve"> REF _Ref171191906 \h  \* MERGEFORMAT </w:instrText>
      </w:r>
      <w:r w:rsidR="00D553EA" w:rsidRPr="001911F7">
        <w:fldChar w:fldCharType="end"/>
      </w:r>
      <w:r w:rsidR="00D553EA" w:rsidRPr="001911F7">
        <w:t>).</w:t>
      </w:r>
      <w:r w:rsidR="00D553EA" w:rsidRPr="001911F7">
        <w:t xml:space="preserve"> </w:t>
      </w:r>
      <w:r w:rsidRPr="001911F7">
        <w:t>Kaptai Lake, the largest man-made freshwater lake in the countr</w:t>
      </w:r>
      <w:r w:rsidR="00D553EA" w:rsidRPr="001911F7">
        <w:t xml:space="preserve">y with a water area of 68,000 hectares which is 1.78% of the total inland open water bodies (DoF, 2022), </w:t>
      </w:r>
      <w:r w:rsidRPr="001911F7">
        <w:t xml:space="preserve">is a vital resource for local fisheries and communities. </w:t>
      </w:r>
      <w:r w:rsidR="00D553EA" w:rsidRPr="001911F7">
        <w:t>T</w:t>
      </w:r>
      <w:r w:rsidRPr="001911F7">
        <w:t>he</w:t>
      </w:r>
      <w:r w:rsidR="00D553EA" w:rsidRPr="001911F7">
        <w:t xml:space="preserve"> </w:t>
      </w:r>
      <w:r w:rsidRPr="001911F7">
        <w:t xml:space="preserve">lake interconnects several upazilas, including Rangamati Sadar, Langadu, Nannerchar, Jurachari, Kaptai, and Belaichari. It is fed by the Karnaphuli, Chengi, Mayani, Kassalong, and Rinkhyong rivers. </w:t>
      </w:r>
      <w:r w:rsidR="00EE7A37" w:rsidRPr="001911F7">
        <w:t>Fishing activities in Kaptai Lake play a crucial role in the livelihoods of local communities and contribute significantly to Bangladesh's inland fisheries production. As the largest artificial lake in the country, Kaptai Lake provides an expansive fishing ground, supporting both commercial and subsistence fishing practices. The lake is home to a wide variety of freshwater fish species, including native species like catfish (</w:t>
      </w:r>
      <w:r w:rsidR="00EE7A37" w:rsidRPr="007A0BD1">
        <w:rPr>
          <w:i/>
          <w:iCs/>
        </w:rPr>
        <w:t>Sperata aor</w:t>
      </w:r>
      <w:r w:rsidR="00EE7A37" w:rsidRPr="001911F7">
        <w:t xml:space="preserve">, </w:t>
      </w:r>
      <w:r w:rsidR="00EE7A37" w:rsidRPr="001911F7">
        <w:rPr>
          <w:i/>
          <w:iCs/>
        </w:rPr>
        <w:t>Mystus spp.</w:t>
      </w:r>
      <w:r w:rsidR="00EE7A37" w:rsidRPr="001911F7">
        <w:t>) and carps (</w:t>
      </w:r>
      <w:r w:rsidR="00EE7A37" w:rsidRPr="001911F7">
        <w:rPr>
          <w:i/>
          <w:iCs/>
        </w:rPr>
        <w:t>Labeo rohita</w:t>
      </w:r>
      <w:r w:rsidR="00EE7A37" w:rsidRPr="001911F7">
        <w:t xml:space="preserve">, </w:t>
      </w:r>
      <w:r w:rsidR="00EE7A37" w:rsidRPr="001911F7">
        <w:rPr>
          <w:i/>
          <w:iCs/>
        </w:rPr>
        <w:t>Cirrhinus mrigala</w:t>
      </w:r>
      <w:r w:rsidR="00EE7A37" w:rsidRPr="001911F7">
        <w:t>), as well as introduced species like tilapia (</w:t>
      </w:r>
      <w:r w:rsidR="00EE7A37" w:rsidRPr="001911F7">
        <w:rPr>
          <w:i/>
          <w:iCs/>
        </w:rPr>
        <w:t>Oreochromis spp.</w:t>
      </w:r>
      <w:r w:rsidR="00EE7A37" w:rsidRPr="001911F7">
        <w:t>).</w:t>
      </w:r>
    </w:p>
    <w:p w14:paraId="667D59A9" w14:textId="4345A156" w:rsidR="00EE7A37" w:rsidRPr="001911F7" w:rsidRDefault="00272670" w:rsidP="004719B0">
      <w:pPr>
        <w:ind w:firstLine="0"/>
      </w:pPr>
      <w:r w:rsidRPr="001911F7">
        <w:t>The Kaptai lake fishery is a multi</w:t>
      </w:r>
      <w:r w:rsidR="00255C4C" w:rsidRPr="001911F7">
        <w:t>-</w:t>
      </w:r>
      <w:r w:rsidRPr="001911F7">
        <w:t>species and multi-gear fisheries where fi</w:t>
      </w:r>
      <w:r w:rsidR="00EE7A37" w:rsidRPr="001911F7">
        <w:t>shing methods employed in range from traditional techniques such as cast nets, gill nets,</w:t>
      </w:r>
      <w:r w:rsidR="00B53574" w:rsidRPr="001911F7">
        <w:t xml:space="preserve"> </w:t>
      </w:r>
      <w:r w:rsidR="00EE7A37" w:rsidRPr="001911F7">
        <w:t>traps</w:t>
      </w:r>
      <w:r w:rsidR="00B53574" w:rsidRPr="001911F7">
        <w:t>, and seine nets</w:t>
      </w:r>
      <w:r w:rsidR="00EE7A37" w:rsidRPr="001911F7">
        <w:t xml:space="preserve"> to modern fishing gear for commercial operations. Seasonal fishing activities, heavily influenced by monsoon patterns, are vital for meeting the local demand for protein and generating income. However, overfishing, habitat degradation, and water level fluctuations pose challenges to the sustainability of these activities. Efforts to manage the lake’s fisheries include community-based approaches and government interventions aimed at ensuring stock sustainability, such as seasonal fishing bans and the introduction of conservation zones.</w:t>
      </w:r>
    </w:p>
    <w:p w14:paraId="440E8A32" w14:textId="1876E7F0" w:rsidR="00D75D64" w:rsidRPr="001911F7" w:rsidRDefault="00691299" w:rsidP="004719B0">
      <w:pPr>
        <w:ind w:firstLine="0"/>
      </w:pPr>
      <w:r w:rsidRPr="001911F7">
        <w:rPr>
          <w:noProof/>
        </w:rPr>
        <w:drawing>
          <wp:inline distT="0" distB="0" distL="0" distR="0" wp14:anchorId="6AEAE53D" wp14:editId="31015754">
            <wp:extent cx="5640070" cy="3992748"/>
            <wp:effectExtent l="19050" t="19050" r="17780" b="27305"/>
            <wp:docPr id="1" name="Picture 1" descr="C:\Users\Mithu\Downloads\Ataher76 map-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thu\Downloads\Ataher76 map-0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40070" cy="3992748"/>
                    </a:xfrm>
                    <a:prstGeom prst="rect">
                      <a:avLst/>
                    </a:prstGeom>
                    <a:noFill/>
                    <a:ln>
                      <a:solidFill>
                        <a:schemeClr val="tx1"/>
                      </a:solidFill>
                    </a:ln>
                  </pic:spPr>
                </pic:pic>
              </a:graphicData>
            </a:graphic>
          </wp:inline>
        </w:drawing>
      </w:r>
    </w:p>
    <w:p w14:paraId="4EDFB2EF" w14:textId="1D94FD4F" w:rsidR="00AC5A36" w:rsidRPr="001911F7" w:rsidRDefault="00FC6EF7" w:rsidP="004719B0">
      <w:pPr>
        <w:pStyle w:val="Caption"/>
      </w:pPr>
      <w:bookmarkStart w:id="15" w:name="_Ref171191906"/>
      <w:bookmarkStart w:id="16" w:name="_Ref171383400"/>
      <w:bookmarkStart w:id="17" w:name="_Toc171475227"/>
      <w:bookmarkEnd w:id="15"/>
      <w:r w:rsidRPr="001911F7">
        <w:t xml:space="preserve">Figure </w:t>
      </w:r>
      <w:fldSimple w:instr=" SEQ Figure \* ARABIC \s 1 ">
        <w:r w:rsidR="007A0BD1">
          <w:rPr>
            <w:noProof/>
          </w:rPr>
          <w:t>1</w:t>
        </w:r>
      </w:fldSimple>
      <w:bookmarkEnd w:id="16"/>
      <w:r w:rsidR="005F43B5" w:rsidRPr="001911F7">
        <w:t>:</w:t>
      </w:r>
      <w:r w:rsidRPr="001911F7">
        <w:t xml:space="preserve"> </w:t>
      </w:r>
      <w:r w:rsidR="00AC5A36" w:rsidRPr="001911F7">
        <w:t>Map showing the</w:t>
      </w:r>
      <w:r w:rsidR="00A80949" w:rsidRPr="001911F7">
        <w:t xml:space="preserve"> sampling points of the</w:t>
      </w:r>
      <w:r w:rsidR="00AC5A36" w:rsidRPr="001911F7">
        <w:t xml:space="preserve"> study</w:t>
      </w:r>
      <w:bookmarkEnd w:id="17"/>
    </w:p>
    <w:p w14:paraId="2A2953DD" w14:textId="77777777" w:rsidR="00C358EC" w:rsidRPr="001911F7" w:rsidRDefault="00C358EC" w:rsidP="004719B0">
      <w:pPr>
        <w:pStyle w:val="Heading2"/>
        <w:rPr>
          <w:sz w:val="24"/>
          <w:szCs w:val="24"/>
        </w:rPr>
      </w:pPr>
      <w:bookmarkStart w:id="18" w:name="_Toc171390619"/>
      <w:bookmarkStart w:id="19" w:name="_Toc171391892"/>
      <w:bookmarkStart w:id="20" w:name="_Toc171463490"/>
      <w:r w:rsidRPr="001911F7">
        <w:rPr>
          <w:sz w:val="24"/>
          <w:szCs w:val="24"/>
        </w:rPr>
        <w:t>Collection of length frequency data</w:t>
      </w:r>
      <w:bookmarkEnd w:id="18"/>
      <w:bookmarkEnd w:id="19"/>
      <w:bookmarkEnd w:id="20"/>
    </w:p>
    <w:p w14:paraId="109489B1" w14:textId="123C14BB" w:rsidR="00B1522A" w:rsidRPr="001911F7" w:rsidRDefault="00B1522A" w:rsidP="007A0BD1">
      <w:pPr>
        <w:ind w:firstLine="0"/>
      </w:pPr>
      <w:r w:rsidRPr="001911F7">
        <w:t>Length-frequency data were collected from four sampling stations: the Rangamati and Kaptai landing centers, along with two local markets, Banarupa Bazar and Reserve Bazar. Sampling was conducted monthly from August 2022 to March 2023. However, no data were collected between April and July due to a fishing ban in this period. During months of high landings, a stratified random sample comprising 10% of well-mixed individuals of both sexes from each pile was measured. Conversely, during periods of low landings, all available individuals were sampled. At the landing centers, fish lengths were measured to the nearest 0.1 cm using a measuring scale.</w:t>
      </w:r>
    </w:p>
    <w:p w14:paraId="70F8A75F" w14:textId="71A44B29" w:rsidR="007D78B6" w:rsidRPr="001911F7" w:rsidRDefault="007D78B6" w:rsidP="004719B0">
      <w:pPr>
        <w:ind w:firstLine="0"/>
      </w:pPr>
      <w:r w:rsidRPr="001911F7">
        <w:rPr>
          <w:noProof/>
        </w:rPr>
        <w:drawing>
          <wp:inline distT="0" distB="0" distL="0" distR="0" wp14:anchorId="46E45D0E" wp14:editId="65E9ADA8">
            <wp:extent cx="5688874" cy="1097280"/>
            <wp:effectExtent l="0" t="0" r="7620" b="7620"/>
            <wp:docPr id="41653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3997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88874" cy="1097280"/>
                    </a:xfrm>
                    <a:prstGeom prst="rect">
                      <a:avLst/>
                    </a:prstGeom>
                  </pic:spPr>
                </pic:pic>
              </a:graphicData>
            </a:graphic>
          </wp:inline>
        </w:drawing>
      </w:r>
    </w:p>
    <w:p w14:paraId="1046888F" w14:textId="72BFEB67" w:rsidR="00FC6EF7" w:rsidRPr="001911F7" w:rsidRDefault="00B4639A" w:rsidP="004719B0">
      <w:pPr>
        <w:pStyle w:val="Caption"/>
      </w:pPr>
      <w:bookmarkStart w:id="21" w:name="_Ref171302513"/>
      <w:bookmarkStart w:id="22" w:name="_Toc171475228"/>
      <w:r w:rsidRPr="001911F7">
        <w:t xml:space="preserve">Figure </w:t>
      </w:r>
      <w:fldSimple w:instr=" SEQ Figure \* ARABIC \s 1 ">
        <w:r w:rsidR="007A0BD1">
          <w:rPr>
            <w:noProof/>
          </w:rPr>
          <w:t>2</w:t>
        </w:r>
      </w:fldSimple>
      <w:bookmarkEnd w:id="21"/>
      <w:r w:rsidR="005F43B5" w:rsidRPr="001911F7">
        <w:t>:</w:t>
      </w:r>
      <w:r w:rsidRPr="001911F7">
        <w:t xml:space="preserve"> Sampling </w:t>
      </w:r>
      <w:r w:rsidR="00073BE3" w:rsidRPr="001911F7">
        <w:t>calendar</w:t>
      </w:r>
      <w:r w:rsidRPr="001911F7">
        <w:t xml:space="preserve"> of the study</w:t>
      </w:r>
      <w:bookmarkEnd w:id="22"/>
    </w:p>
    <w:p w14:paraId="12676F5F" w14:textId="77777777" w:rsidR="00AD7A69" w:rsidRPr="001911F7" w:rsidRDefault="00AD7A69" w:rsidP="007A0BD1"/>
    <w:p w14:paraId="32A7734D" w14:textId="1780FF7D" w:rsidR="00AD7A69" w:rsidRPr="001911F7" w:rsidRDefault="00AD7A69" w:rsidP="007A0BD1">
      <w:pPr>
        <w:pStyle w:val="Heading2"/>
      </w:pPr>
      <w:r w:rsidRPr="001911F7">
        <w:t>Data analysis</w:t>
      </w:r>
    </w:p>
    <w:p w14:paraId="09FDA646" w14:textId="7529800E" w:rsidR="00AD7A69" w:rsidRPr="001911F7" w:rsidRDefault="00AD7A69" w:rsidP="00AD7A69">
      <w:pPr>
        <w:pStyle w:val="Heading3"/>
      </w:pPr>
      <w:r w:rsidRPr="001911F7">
        <w:t>Main functions of aLBI package</w:t>
      </w:r>
    </w:p>
    <w:p w14:paraId="39D95B37" w14:textId="77777777" w:rsidR="00AD7A69" w:rsidRPr="007A0BD1" w:rsidRDefault="00AD7A69" w:rsidP="007A0BD1">
      <w:pPr>
        <w:ind w:firstLine="0"/>
        <w:rPr>
          <w:sz w:val="20"/>
          <w:szCs w:val="20"/>
        </w:rPr>
      </w:pPr>
    </w:p>
    <w:p w14:paraId="18E13769" w14:textId="6F6A233E" w:rsidR="006D0654" w:rsidRPr="001911F7" w:rsidRDefault="006D0654" w:rsidP="004719B0">
      <w:pPr>
        <w:pStyle w:val="Caption"/>
      </w:pPr>
      <w:bookmarkStart w:id="23" w:name="_Toc171462797"/>
      <w:r w:rsidRPr="001911F7">
        <w:t xml:space="preserve">Table </w:t>
      </w:r>
      <w:r w:rsidR="00CB79AB" w:rsidRPr="001911F7">
        <w:t>1.</w:t>
      </w:r>
      <w:r w:rsidRPr="001911F7">
        <w:t xml:space="preserve"> Main Functions of aLBI R package</w:t>
      </w:r>
      <w:bookmarkEnd w:id="2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2" w:type="dxa"/>
          <w:right w:w="72" w:type="dxa"/>
        </w:tblCellMar>
        <w:tblLook w:val="04A0" w:firstRow="1" w:lastRow="0" w:firstColumn="1" w:lastColumn="0" w:noHBand="0" w:noVBand="1"/>
      </w:tblPr>
      <w:tblGrid>
        <w:gridCol w:w="1170"/>
        <w:gridCol w:w="2160"/>
        <w:gridCol w:w="1440"/>
        <w:gridCol w:w="3685"/>
        <w:tblGridChange w:id="24">
          <w:tblGrid>
            <w:gridCol w:w="1170"/>
            <w:gridCol w:w="2160"/>
            <w:gridCol w:w="1440"/>
            <w:gridCol w:w="3685"/>
          </w:tblGrid>
        </w:tblGridChange>
      </w:tblGrid>
      <w:tr w:rsidR="007A0BD1" w:rsidRPr="001911F7" w14:paraId="27177C24" w14:textId="77777777" w:rsidTr="00FF75A0">
        <w:trPr>
          <w:trHeight w:val="474"/>
          <w:tblHeader/>
        </w:trPr>
        <w:tc>
          <w:tcPr>
            <w:tcW w:w="1170" w:type="dxa"/>
            <w:tcBorders>
              <w:top w:val="single" w:sz="12" w:space="0" w:color="auto"/>
              <w:bottom w:val="single" w:sz="12" w:space="0" w:color="auto"/>
            </w:tcBorders>
            <w:vAlign w:val="center"/>
          </w:tcPr>
          <w:p w14:paraId="13176A8C" w14:textId="77777777" w:rsidR="006D0654" w:rsidRPr="001911F7" w:rsidRDefault="006D0654" w:rsidP="004719B0">
            <w:pPr>
              <w:spacing w:before="80" w:after="80" w:line="276" w:lineRule="auto"/>
              <w:ind w:firstLine="0"/>
              <w:jc w:val="left"/>
              <w:rPr>
                <w:b/>
                <w:bCs/>
              </w:rPr>
            </w:pPr>
            <w:r w:rsidRPr="001911F7">
              <w:rPr>
                <w:b/>
                <w:bCs/>
              </w:rPr>
              <w:t>Functions</w:t>
            </w:r>
          </w:p>
        </w:tc>
        <w:tc>
          <w:tcPr>
            <w:tcW w:w="2160" w:type="dxa"/>
            <w:tcBorders>
              <w:top w:val="single" w:sz="12" w:space="0" w:color="auto"/>
              <w:bottom w:val="single" w:sz="12" w:space="0" w:color="auto"/>
            </w:tcBorders>
            <w:vAlign w:val="center"/>
          </w:tcPr>
          <w:p w14:paraId="045F4791" w14:textId="77777777" w:rsidR="006D0654" w:rsidRPr="001911F7" w:rsidRDefault="006D0654" w:rsidP="004719B0">
            <w:pPr>
              <w:spacing w:before="80" w:after="80" w:line="276" w:lineRule="auto"/>
              <w:ind w:firstLine="0"/>
              <w:jc w:val="left"/>
              <w:rPr>
                <w:b/>
                <w:bCs/>
              </w:rPr>
            </w:pPr>
            <w:r w:rsidRPr="001911F7">
              <w:rPr>
                <w:b/>
                <w:bCs/>
              </w:rPr>
              <w:t>Descriptions</w:t>
            </w:r>
          </w:p>
        </w:tc>
        <w:tc>
          <w:tcPr>
            <w:tcW w:w="1440" w:type="dxa"/>
            <w:tcBorders>
              <w:top w:val="single" w:sz="12" w:space="0" w:color="auto"/>
              <w:bottom w:val="single" w:sz="12" w:space="0" w:color="auto"/>
            </w:tcBorders>
            <w:vAlign w:val="center"/>
          </w:tcPr>
          <w:p w14:paraId="56493CD2" w14:textId="77777777" w:rsidR="006D0654" w:rsidRPr="001911F7" w:rsidRDefault="006D0654" w:rsidP="004719B0">
            <w:pPr>
              <w:spacing w:before="80" w:after="80" w:line="276" w:lineRule="auto"/>
              <w:ind w:firstLine="0"/>
              <w:jc w:val="left"/>
              <w:rPr>
                <w:b/>
                <w:bCs/>
              </w:rPr>
            </w:pPr>
            <w:r w:rsidRPr="001911F7">
              <w:rPr>
                <w:b/>
                <w:bCs/>
              </w:rPr>
              <w:t>Usage</w:t>
            </w:r>
          </w:p>
        </w:tc>
        <w:tc>
          <w:tcPr>
            <w:tcW w:w="3685" w:type="dxa"/>
            <w:tcBorders>
              <w:top w:val="single" w:sz="12" w:space="0" w:color="auto"/>
              <w:bottom w:val="single" w:sz="12" w:space="0" w:color="auto"/>
            </w:tcBorders>
            <w:vAlign w:val="center"/>
          </w:tcPr>
          <w:p w14:paraId="52AF3881" w14:textId="77777777" w:rsidR="006D0654" w:rsidRPr="001911F7" w:rsidRDefault="006D0654" w:rsidP="004719B0">
            <w:pPr>
              <w:spacing w:before="80" w:after="80" w:line="276" w:lineRule="auto"/>
              <w:ind w:firstLine="0"/>
              <w:jc w:val="left"/>
              <w:rPr>
                <w:b/>
                <w:bCs/>
              </w:rPr>
            </w:pPr>
            <w:r w:rsidRPr="001911F7">
              <w:rPr>
                <w:b/>
                <w:bCs/>
              </w:rPr>
              <w:t>Arguments</w:t>
            </w:r>
          </w:p>
        </w:tc>
      </w:tr>
      <w:tr w:rsidR="007A0BD1" w:rsidRPr="001911F7" w14:paraId="27D067E3" w14:textId="77777777" w:rsidTr="002C1EA2">
        <w:trPr>
          <w:trHeight w:val="2508"/>
        </w:trPr>
        <w:tc>
          <w:tcPr>
            <w:tcW w:w="1170" w:type="dxa"/>
            <w:tcBorders>
              <w:top w:val="single" w:sz="12" w:space="0" w:color="auto"/>
              <w:bottom w:val="single" w:sz="4" w:space="0" w:color="auto"/>
            </w:tcBorders>
            <w:vAlign w:val="center"/>
          </w:tcPr>
          <w:p w14:paraId="4B022B4C" w14:textId="1798A7E3" w:rsidR="006D0654" w:rsidRPr="007A0BD1" w:rsidRDefault="008F4E3D" w:rsidP="002C1EA2">
            <w:pPr>
              <w:spacing w:before="80" w:after="80" w:line="276" w:lineRule="auto"/>
              <w:ind w:firstLine="0"/>
              <w:jc w:val="left"/>
              <w:rPr>
                <w:sz w:val="22"/>
                <w:szCs w:val="22"/>
              </w:rPr>
            </w:pPr>
            <w:r w:rsidRPr="007A0BD1">
              <w:rPr>
                <w:sz w:val="22"/>
                <w:szCs w:val="22"/>
              </w:rPr>
              <w:t>FrequencyTable</w:t>
            </w:r>
          </w:p>
        </w:tc>
        <w:tc>
          <w:tcPr>
            <w:tcW w:w="2160" w:type="dxa"/>
            <w:tcBorders>
              <w:top w:val="single" w:sz="12" w:space="0" w:color="auto"/>
              <w:bottom w:val="single" w:sz="4" w:space="0" w:color="auto"/>
            </w:tcBorders>
            <w:vAlign w:val="center"/>
          </w:tcPr>
          <w:p w14:paraId="2D43E19F" w14:textId="566D64AA" w:rsidR="006D0654" w:rsidRPr="007A0BD1" w:rsidRDefault="00BC5E0E" w:rsidP="002C1EA2">
            <w:pPr>
              <w:spacing w:before="80" w:after="80" w:line="276" w:lineRule="auto"/>
              <w:ind w:firstLine="0"/>
              <w:jc w:val="left"/>
              <w:rPr>
                <w:sz w:val="22"/>
                <w:szCs w:val="22"/>
              </w:rPr>
            </w:pPr>
            <w:r w:rsidRPr="007A0BD1">
              <w:rPr>
                <w:sz w:val="22"/>
                <w:szCs w:val="22"/>
              </w:rPr>
              <w:t>This function creates a frequency distribution table for fish length data</w:t>
            </w:r>
          </w:p>
        </w:tc>
        <w:tc>
          <w:tcPr>
            <w:tcW w:w="1440" w:type="dxa"/>
            <w:tcBorders>
              <w:top w:val="single" w:sz="12" w:space="0" w:color="auto"/>
              <w:bottom w:val="single" w:sz="4" w:space="0" w:color="auto"/>
            </w:tcBorders>
            <w:vAlign w:val="center"/>
          </w:tcPr>
          <w:p w14:paraId="20335087" w14:textId="3DBBA640" w:rsidR="006D0654" w:rsidRPr="007A0BD1" w:rsidRDefault="00BC5E0E" w:rsidP="002C1EA2">
            <w:pPr>
              <w:spacing w:before="80" w:after="80" w:line="276" w:lineRule="auto"/>
              <w:ind w:firstLine="0"/>
              <w:jc w:val="left"/>
              <w:rPr>
                <w:sz w:val="22"/>
                <w:szCs w:val="22"/>
              </w:rPr>
            </w:pPr>
            <w:r w:rsidRPr="007A0BD1">
              <w:rPr>
                <w:sz w:val="22"/>
                <w:szCs w:val="22"/>
              </w:rPr>
              <w:t>FrequencyTable(data, method, bin_width, Lmax)</w:t>
            </w:r>
            <w:r w:rsidRPr="007A0BD1" w:rsidDel="008F4E3D">
              <w:rPr>
                <w:sz w:val="22"/>
                <w:szCs w:val="22"/>
              </w:rPr>
              <w:t xml:space="preserve"> </w:t>
            </w:r>
          </w:p>
        </w:tc>
        <w:tc>
          <w:tcPr>
            <w:tcW w:w="3685" w:type="dxa"/>
            <w:tcBorders>
              <w:top w:val="single" w:sz="12" w:space="0" w:color="auto"/>
              <w:bottom w:val="single" w:sz="4" w:space="0" w:color="auto"/>
            </w:tcBorders>
            <w:vAlign w:val="center"/>
          </w:tcPr>
          <w:p w14:paraId="1E28F317" w14:textId="12F5515E" w:rsidR="00BC5E0E" w:rsidRPr="007A0BD1" w:rsidRDefault="00FF75A0" w:rsidP="00BC5E0E">
            <w:pPr>
              <w:spacing w:before="80" w:after="80" w:line="276" w:lineRule="auto"/>
              <w:ind w:firstLine="0"/>
              <w:jc w:val="left"/>
              <w:rPr>
                <w:sz w:val="22"/>
                <w:szCs w:val="22"/>
              </w:rPr>
            </w:pPr>
            <w:r w:rsidRPr="007A0BD1">
              <w:rPr>
                <w:b/>
                <w:bCs/>
                <w:sz w:val="22"/>
                <w:szCs w:val="22"/>
              </w:rPr>
              <w:t>d</w:t>
            </w:r>
            <w:r w:rsidR="00BC5E0E" w:rsidRPr="007A0BD1">
              <w:rPr>
                <w:b/>
                <w:bCs/>
                <w:sz w:val="22"/>
                <w:szCs w:val="22"/>
              </w:rPr>
              <w:t>ata:</w:t>
            </w:r>
            <w:r w:rsidR="00BC5E0E" w:rsidRPr="007A0BD1">
              <w:rPr>
                <w:sz w:val="22"/>
                <w:szCs w:val="22"/>
              </w:rPr>
              <w:t xml:space="preserve"> A numeric vector of fish lengths.</w:t>
            </w:r>
          </w:p>
          <w:p w14:paraId="0EB3BAEC" w14:textId="31C89A0A" w:rsidR="00BC5E0E" w:rsidRPr="007A0BD1" w:rsidRDefault="00FF75A0" w:rsidP="00BC5E0E">
            <w:pPr>
              <w:spacing w:before="80" w:after="80" w:line="276" w:lineRule="auto"/>
              <w:ind w:firstLine="0"/>
              <w:jc w:val="left"/>
              <w:rPr>
                <w:sz w:val="22"/>
                <w:szCs w:val="22"/>
              </w:rPr>
            </w:pPr>
            <w:r w:rsidRPr="007A0BD1">
              <w:rPr>
                <w:b/>
                <w:bCs/>
                <w:sz w:val="22"/>
                <w:szCs w:val="22"/>
              </w:rPr>
              <w:t>b</w:t>
            </w:r>
            <w:r w:rsidR="00BC5E0E" w:rsidRPr="007A0BD1">
              <w:rPr>
                <w:b/>
                <w:bCs/>
                <w:sz w:val="22"/>
                <w:szCs w:val="22"/>
              </w:rPr>
              <w:t>in_width:</w:t>
            </w:r>
            <w:r w:rsidR="00BC5E0E" w:rsidRPr="007A0BD1">
              <w:rPr>
                <w:sz w:val="22"/>
                <w:szCs w:val="22"/>
              </w:rPr>
              <w:t xml:space="preserve"> Optional. A numeric value specifying the bin width for class intervals, if left NULL, the bin width is automatically calculated using Wang et al. (2020) optimum bin size (OBS) formula.</w:t>
            </w:r>
          </w:p>
          <w:p w14:paraId="3BA79A1F" w14:textId="2B23FB29" w:rsidR="006D0654" w:rsidRPr="007A0BD1" w:rsidRDefault="00BC5E0E" w:rsidP="004719B0">
            <w:pPr>
              <w:spacing w:before="80" w:after="80" w:line="276" w:lineRule="auto"/>
              <w:ind w:firstLine="0"/>
              <w:jc w:val="left"/>
              <w:rPr>
                <w:sz w:val="22"/>
                <w:szCs w:val="22"/>
              </w:rPr>
            </w:pPr>
            <w:r w:rsidRPr="007A0BD1">
              <w:rPr>
                <w:b/>
                <w:bCs/>
                <w:sz w:val="22"/>
                <w:szCs w:val="22"/>
              </w:rPr>
              <w:t>Lmax:</w:t>
            </w:r>
            <w:r w:rsidRPr="007A0BD1">
              <w:rPr>
                <w:sz w:val="22"/>
                <w:szCs w:val="22"/>
              </w:rPr>
              <w:t xml:space="preserve"> Optional. The maximum</w:t>
            </w:r>
            <w:r w:rsidR="00ED26E9" w:rsidRPr="001911F7">
              <w:rPr>
                <w:sz w:val="22"/>
                <w:szCs w:val="22"/>
              </w:rPr>
              <w:t xml:space="preserve"> </w:t>
            </w:r>
            <w:r w:rsidRPr="007A0BD1">
              <w:rPr>
                <w:sz w:val="22"/>
                <w:szCs w:val="22"/>
              </w:rPr>
              <w:t>length of fish. If left NULL then automatically calculate the frequency table with the observed maximum length of the provided data.</w:t>
            </w:r>
            <w:r w:rsidRPr="007A0BD1" w:rsidDel="008F4E3D">
              <w:rPr>
                <w:sz w:val="22"/>
                <w:szCs w:val="22"/>
              </w:rPr>
              <w:t xml:space="preserve"> </w:t>
            </w:r>
          </w:p>
        </w:tc>
      </w:tr>
      <w:tr w:rsidR="007A0BD1" w:rsidRPr="007A0BD1" w14:paraId="57A07F33" w14:textId="77777777" w:rsidTr="006514EE">
        <w:trPr>
          <w:trHeight w:val="2508"/>
        </w:trPr>
        <w:tc>
          <w:tcPr>
            <w:tcW w:w="1170" w:type="dxa"/>
            <w:tcBorders>
              <w:top w:val="single" w:sz="12" w:space="0" w:color="auto"/>
              <w:bottom w:val="single" w:sz="4" w:space="0" w:color="auto"/>
            </w:tcBorders>
            <w:vAlign w:val="center"/>
          </w:tcPr>
          <w:p w14:paraId="6E5AA76F" w14:textId="42F62373" w:rsidR="008F4E3D" w:rsidRPr="007A0BD1" w:rsidRDefault="008F4E3D" w:rsidP="008F4E3D">
            <w:pPr>
              <w:spacing w:before="80" w:after="80" w:line="276" w:lineRule="auto"/>
              <w:ind w:firstLine="0"/>
              <w:jc w:val="left"/>
              <w:rPr>
                <w:sz w:val="22"/>
                <w:szCs w:val="22"/>
              </w:rPr>
            </w:pPr>
            <w:r w:rsidRPr="007A0BD1">
              <w:rPr>
                <w:sz w:val="22"/>
                <w:szCs w:val="22"/>
              </w:rPr>
              <w:t>FishPar</w:t>
            </w:r>
          </w:p>
        </w:tc>
        <w:tc>
          <w:tcPr>
            <w:tcW w:w="2160" w:type="dxa"/>
            <w:tcBorders>
              <w:top w:val="single" w:sz="12" w:space="0" w:color="auto"/>
              <w:bottom w:val="single" w:sz="4" w:space="0" w:color="auto"/>
            </w:tcBorders>
            <w:vAlign w:val="center"/>
          </w:tcPr>
          <w:p w14:paraId="26D63E51" w14:textId="77BAC1D3" w:rsidR="008F4E3D" w:rsidRPr="007A0BD1" w:rsidRDefault="008F4E3D" w:rsidP="008F4E3D">
            <w:pPr>
              <w:spacing w:before="80" w:after="80" w:line="276" w:lineRule="auto"/>
              <w:ind w:firstLine="0"/>
              <w:jc w:val="left"/>
              <w:rPr>
                <w:sz w:val="22"/>
                <w:szCs w:val="22"/>
              </w:rPr>
            </w:pPr>
            <w:r w:rsidRPr="007A0BD1">
              <w:rPr>
                <w:sz w:val="22"/>
                <w:szCs w:val="22"/>
              </w:rPr>
              <w:t>Calculates various length-based indicators for fish stock assessment using length frequency data and bootstrap resampling.</w:t>
            </w:r>
          </w:p>
        </w:tc>
        <w:tc>
          <w:tcPr>
            <w:tcW w:w="1440" w:type="dxa"/>
            <w:tcBorders>
              <w:top w:val="single" w:sz="12" w:space="0" w:color="auto"/>
              <w:bottom w:val="single" w:sz="4" w:space="0" w:color="auto"/>
            </w:tcBorders>
            <w:vAlign w:val="center"/>
          </w:tcPr>
          <w:p w14:paraId="04217FF9" w14:textId="52AAADB1" w:rsidR="008F4E3D" w:rsidRPr="007A0BD1" w:rsidRDefault="008F4E3D" w:rsidP="008F4E3D">
            <w:pPr>
              <w:spacing w:before="80" w:after="80" w:line="276" w:lineRule="auto"/>
              <w:ind w:firstLine="0"/>
              <w:jc w:val="left"/>
              <w:rPr>
                <w:sz w:val="22"/>
                <w:szCs w:val="22"/>
              </w:rPr>
            </w:pPr>
            <w:r w:rsidRPr="007A0BD1">
              <w:rPr>
                <w:sz w:val="22"/>
                <w:szCs w:val="22"/>
              </w:rPr>
              <w:t>FishPar(data, resample, progress)</w:t>
            </w:r>
          </w:p>
        </w:tc>
        <w:tc>
          <w:tcPr>
            <w:tcW w:w="3685" w:type="dxa"/>
            <w:tcBorders>
              <w:top w:val="single" w:sz="12" w:space="0" w:color="auto"/>
              <w:bottom w:val="single" w:sz="4" w:space="0" w:color="auto"/>
            </w:tcBorders>
            <w:vAlign w:val="center"/>
          </w:tcPr>
          <w:p w14:paraId="78D64AD2" w14:textId="627C7615" w:rsidR="008F4E3D" w:rsidRPr="007A0BD1" w:rsidRDefault="00FF75A0" w:rsidP="008F4E3D">
            <w:pPr>
              <w:spacing w:before="80" w:after="80" w:line="276" w:lineRule="auto"/>
              <w:ind w:firstLine="0"/>
              <w:jc w:val="left"/>
              <w:rPr>
                <w:sz w:val="22"/>
                <w:szCs w:val="22"/>
              </w:rPr>
            </w:pPr>
            <w:r w:rsidRPr="007A0BD1">
              <w:rPr>
                <w:b/>
                <w:bCs/>
                <w:sz w:val="22"/>
                <w:szCs w:val="22"/>
              </w:rPr>
              <w:t>d</w:t>
            </w:r>
            <w:r w:rsidR="008F4E3D" w:rsidRPr="007A0BD1">
              <w:rPr>
                <w:b/>
                <w:bCs/>
                <w:sz w:val="22"/>
                <w:szCs w:val="22"/>
              </w:rPr>
              <w:t>ata:</w:t>
            </w:r>
            <w:r w:rsidR="008F4E3D" w:rsidRPr="007A0BD1">
              <w:rPr>
                <w:sz w:val="22"/>
                <w:szCs w:val="22"/>
              </w:rPr>
              <w:t xml:space="preserve"> A data frame containing two columns: Length and Frequency.</w:t>
            </w:r>
          </w:p>
          <w:p w14:paraId="50014D3A" w14:textId="3329D60E" w:rsidR="008F4E3D" w:rsidRPr="007A0BD1" w:rsidRDefault="00FF75A0" w:rsidP="008F4E3D">
            <w:pPr>
              <w:spacing w:before="80" w:after="80" w:line="276" w:lineRule="auto"/>
              <w:ind w:firstLine="0"/>
              <w:jc w:val="left"/>
              <w:rPr>
                <w:sz w:val="22"/>
                <w:szCs w:val="22"/>
              </w:rPr>
            </w:pPr>
            <w:r w:rsidRPr="007A0BD1">
              <w:rPr>
                <w:b/>
                <w:bCs/>
                <w:sz w:val="22"/>
                <w:szCs w:val="22"/>
              </w:rPr>
              <w:t>r</w:t>
            </w:r>
            <w:r w:rsidR="008F4E3D" w:rsidRPr="007A0BD1">
              <w:rPr>
                <w:b/>
                <w:bCs/>
                <w:sz w:val="22"/>
                <w:szCs w:val="22"/>
              </w:rPr>
              <w:t>esample:</w:t>
            </w:r>
            <w:r w:rsidR="008F4E3D" w:rsidRPr="007A0BD1">
              <w:rPr>
                <w:sz w:val="22"/>
                <w:szCs w:val="22"/>
              </w:rPr>
              <w:t xml:space="preserve"> An integer indicating the number of bootstraps resamples.</w:t>
            </w:r>
          </w:p>
          <w:p w14:paraId="14371F11" w14:textId="384EF85D" w:rsidR="008F4E3D" w:rsidRPr="007A0BD1" w:rsidRDefault="00FF75A0" w:rsidP="008F4E3D">
            <w:pPr>
              <w:spacing w:before="80" w:after="80" w:line="276" w:lineRule="auto"/>
              <w:ind w:firstLine="0"/>
              <w:jc w:val="left"/>
              <w:rPr>
                <w:b/>
                <w:bCs/>
                <w:sz w:val="22"/>
                <w:szCs w:val="22"/>
              </w:rPr>
            </w:pPr>
            <w:r w:rsidRPr="007A0BD1">
              <w:rPr>
                <w:b/>
                <w:bCs/>
                <w:sz w:val="22"/>
                <w:szCs w:val="22"/>
              </w:rPr>
              <w:t>p</w:t>
            </w:r>
            <w:r w:rsidR="008F4E3D" w:rsidRPr="007A0BD1">
              <w:rPr>
                <w:b/>
                <w:bCs/>
                <w:sz w:val="22"/>
                <w:szCs w:val="22"/>
              </w:rPr>
              <w:t>rogress:</w:t>
            </w:r>
            <w:r w:rsidR="008F4E3D" w:rsidRPr="007A0BD1">
              <w:rPr>
                <w:sz w:val="22"/>
                <w:szCs w:val="22"/>
              </w:rPr>
              <w:t xml:space="preserve"> A logical value indicating whether to display progress.</w:t>
            </w:r>
          </w:p>
        </w:tc>
      </w:tr>
      <w:tr w:rsidR="007A0BD1" w:rsidRPr="001911F7" w14:paraId="54742679" w14:textId="77777777" w:rsidTr="006514EE">
        <w:trPr>
          <w:trHeight w:val="3501"/>
        </w:trPr>
        <w:tc>
          <w:tcPr>
            <w:tcW w:w="1170" w:type="dxa"/>
            <w:tcBorders>
              <w:top w:val="single" w:sz="4" w:space="0" w:color="auto"/>
              <w:bottom w:val="single" w:sz="12" w:space="0" w:color="auto"/>
            </w:tcBorders>
            <w:vAlign w:val="center"/>
          </w:tcPr>
          <w:p w14:paraId="012E3407" w14:textId="77777777" w:rsidR="008F4E3D" w:rsidRPr="007A0BD1" w:rsidRDefault="008F4E3D" w:rsidP="008F4E3D">
            <w:pPr>
              <w:spacing w:before="80" w:after="80" w:line="276" w:lineRule="auto"/>
              <w:ind w:firstLine="0"/>
              <w:jc w:val="left"/>
              <w:rPr>
                <w:sz w:val="22"/>
                <w:szCs w:val="22"/>
              </w:rPr>
            </w:pPr>
            <w:r w:rsidRPr="007A0BD1">
              <w:rPr>
                <w:sz w:val="22"/>
                <w:szCs w:val="22"/>
              </w:rPr>
              <w:t>FishSS</w:t>
            </w:r>
          </w:p>
        </w:tc>
        <w:tc>
          <w:tcPr>
            <w:tcW w:w="2160" w:type="dxa"/>
            <w:tcBorders>
              <w:top w:val="single" w:sz="4" w:space="0" w:color="auto"/>
              <w:bottom w:val="single" w:sz="12" w:space="0" w:color="auto"/>
            </w:tcBorders>
            <w:vAlign w:val="center"/>
          </w:tcPr>
          <w:p w14:paraId="648EABBC" w14:textId="1E6722B9" w:rsidR="008F4E3D" w:rsidRPr="007A0BD1" w:rsidRDefault="008F4E3D" w:rsidP="008F4E3D">
            <w:pPr>
              <w:spacing w:before="80" w:after="80" w:line="276" w:lineRule="auto"/>
              <w:ind w:firstLine="0"/>
              <w:jc w:val="left"/>
              <w:rPr>
                <w:sz w:val="22"/>
                <w:szCs w:val="22"/>
              </w:rPr>
            </w:pPr>
            <w:r w:rsidRPr="007A0BD1">
              <w:rPr>
                <w:sz w:val="22"/>
                <w:szCs w:val="22"/>
              </w:rPr>
              <w:t>Assesses the stock status based on parameters calculated by the Fish</w:t>
            </w:r>
            <w:r w:rsidR="008240FF" w:rsidRPr="001911F7">
              <w:rPr>
                <w:sz w:val="22"/>
                <w:szCs w:val="22"/>
              </w:rPr>
              <w:t xml:space="preserve">SS </w:t>
            </w:r>
            <w:r w:rsidRPr="007A0BD1">
              <w:rPr>
                <w:sz w:val="22"/>
                <w:szCs w:val="22"/>
              </w:rPr>
              <w:t>function</w:t>
            </w:r>
          </w:p>
        </w:tc>
        <w:tc>
          <w:tcPr>
            <w:tcW w:w="1440" w:type="dxa"/>
            <w:tcBorders>
              <w:top w:val="single" w:sz="4" w:space="0" w:color="auto"/>
              <w:bottom w:val="single" w:sz="12" w:space="0" w:color="auto"/>
            </w:tcBorders>
            <w:vAlign w:val="center"/>
          </w:tcPr>
          <w:p w14:paraId="505F382B" w14:textId="77777777" w:rsidR="008F4E3D" w:rsidRPr="007A0BD1" w:rsidRDefault="008F4E3D" w:rsidP="008F4E3D">
            <w:pPr>
              <w:spacing w:before="80" w:after="80" w:line="276" w:lineRule="auto"/>
              <w:ind w:firstLine="0"/>
              <w:jc w:val="left"/>
              <w:rPr>
                <w:sz w:val="22"/>
                <w:szCs w:val="22"/>
              </w:rPr>
            </w:pPr>
            <w:r w:rsidRPr="007A0BD1">
              <w:rPr>
                <w:sz w:val="22"/>
                <w:szCs w:val="22"/>
              </w:rPr>
              <w:t xml:space="preserve">FishSS(data, </w:t>
            </w:r>
            <w:r w:rsidRPr="007A0BD1">
              <w:rPr>
                <w:i/>
                <w:sz w:val="22"/>
                <w:szCs w:val="22"/>
              </w:rPr>
              <w:t>LM</w:t>
            </w:r>
            <w:r w:rsidRPr="007A0BD1">
              <w:rPr>
                <w:sz w:val="22"/>
                <w:szCs w:val="22"/>
              </w:rPr>
              <w:t xml:space="preserve">_ratio, </w:t>
            </w:r>
            <w:r w:rsidRPr="007A0BD1">
              <w:rPr>
                <w:i/>
                <w:sz w:val="22"/>
                <w:szCs w:val="22"/>
              </w:rPr>
              <w:t>P</w:t>
            </w:r>
            <w:r w:rsidRPr="007A0BD1">
              <w:rPr>
                <w:i/>
                <w:sz w:val="22"/>
                <w:szCs w:val="22"/>
                <w:vertAlign w:val="subscript"/>
              </w:rPr>
              <w:t>obj</w:t>
            </w:r>
            <w:r w:rsidRPr="007A0BD1">
              <w:rPr>
                <w:sz w:val="22"/>
                <w:szCs w:val="22"/>
              </w:rPr>
              <w:t xml:space="preserve">, </w:t>
            </w:r>
            <w:r w:rsidRPr="007A0BD1">
              <w:rPr>
                <w:i/>
                <w:sz w:val="22"/>
                <w:szCs w:val="22"/>
              </w:rPr>
              <w:t>P</w:t>
            </w:r>
            <w:r w:rsidRPr="007A0BD1">
              <w:rPr>
                <w:i/>
                <w:sz w:val="22"/>
                <w:szCs w:val="22"/>
                <w:vertAlign w:val="subscript"/>
              </w:rPr>
              <w:t>mat</w:t>
            </w:r>
            <w:r w:rsidRPr="007A0BD1">
              <w:rPr>
                <w:sz w:val="22"/>
                <w:szCs w:val="22"/>
              </w:rPr>
              <w:t xml:space="preserve">, </w:t>
            </w:r>
            <w:r w:rsidRPr="007A0BD1">
              <w:rPr>
                <w:i/>
                <w:sz w:val="22"/>
                <w:szCs w:val="22"/>
              </w:rPr>
              <w:t>P</w:t>
            </w:r>
            <w:r w:rsidRPr="007A0BD1">
              <w:rPr>
                <w:i/>
                <w:sz w:val="22"/>
                <w:szCs w:val="22"/>
                <w:vertAlign w:val="subscript"/>
              </w:rPr>
              <w:t>opt</w:t>
            </w:r>
            <w:r w:rsidRPr="007A0BD1">
              <w:rPr>
                <w:sz w:val="22"/>
                <w:szCs w:val="22"/>
              </w:rPr>
              <w:t>)</w:t>
            </w:r>
          </w:p>
        </w:tc>
        <w:tc>
          <w:tcPr>
            <w:tcW w:w="3685" w:type="dxa"/>
            <w:tcBorders>
              <w:top w:val="single" w:sz="4" w:space="0" w:color="auto"/>
              <w:bottom w:val="single" w:sz="12" w:space="0" w:color="auto"/>
            </w:tcBorders>
            <w:vAlign w:val="center"/>
          </w:tcPr>
          <w:p w14:paraId="6FFAAC00" w14:textId="75ABC9FA" w:rsidR="008F4E3D" w:rsidRPr="007A0BD1" w:rsidRDefault="00FF75A0" w:rsidP="008F4E3D">
            <w:pPr>
              <w:spacing w:before="80" w:after="80" w:line="276" w:lineRule="auto"/>
              <w:ind w:firstLine="0"/>
              <w:jc w:val="left"/>
              <w:rPr>
                <w:sz w:val="22"/>
                <w:szCs w:val="22"/>
              </w:rPr>
            </w:pPr>
            <w:r w:rsidRPr="007A0BD1">
              <w:rPr>
                <w:b/>
                <w:bCs/>
                <w:sz w:val="22"/>
                <w:szCs w:val="22"/>
              </w:rPr>
              <w:t>d</w:t>
            </w:r>
            <w:r w:rsidR="008F4E3D" w:rsidRPr="007A0BD1">
              <w:rPr>
                <w:b/>
                <w:bCs/>
                <w:sz w:val="22"/>
                <w:szCs w:val="22"/>
              </w:rPr>
              <w:t>ata:</w:t>
            </w:r>
            <w:r w:rsidR="008F4E3D" w:rsidRPr="007A0BD1">
              <w:rPr>
                <w:sz w:val="22"/>
                <w:szCs w:val="22"/>
              </w:rPr>
              <w:t xml:space="preserve"> A data frame containing the necessary columns for stock status calculation. </w:t>
            </w:r>
            <w:r w:rsidR="008F4E3D" w:rsidRPr="007A0BD1">
              <w:rPr>
                <w:sz w:val="22"/>
                <w:szCs w:val="22"/>
              </w:rPr>
              <w:fldChar w:fldCharType="begin"/>
            </w:r>
            <w:r w:rsidR="00B574F7" w:rsidRPr="007A0BD1">
              <w:rPr>
                <w:sz w:val="22"/>
                <w:szCs w:val="22"/>
              </w:rPr>
              <w:instrText xml:space="preserve"> ADDIN ZOTERO_ITEM CSL_CITATION {"citationID":"VDpehyJW","properties":{"formattedCitation":"(Cope &amp; Punt, 2009)","plainCitation":"(Cope &amp; Punt, 2009)","noteIndex":0},"citationItems":[{"id":204,"uris":["http://zotero.org/users/local/X5k6H2lV/items/DCIAHG6X"],"itemData":{"id":204,"type":"article-journal","abstract":"Current fisheries management policies generally require an assessment of stock status, which is a difficult task when population and fisheries data are limited. Three simple metrics based on catch length compositions (i.e., that reflect exclusive take of mature individuals, Pmat; that consist primarily of fish of optimal size, the size at which the highest yield from a cohort occurs, Popt; and that demonstrate the conservation of large, mature individuals, Pmega) can be used to monitor population status relative to exploitation. The metrics (collectively referred to as Px) were intended to avoid growth and recruitment overfishing, but there was no quantitative linkage to stock status and calculation of future sustainable catches. We attempt to make this connection by exploring the relationship of Px measures to fishing mortality and spawning biomass (SB). The relationships are compared specifically to the current target reference point (0.4 times the virgin, or unfished, SB [SB0]) and limit reference point (0.25SB0) used for the U.S. West Coast groundfish fishery by using simulations based on a deterministic age-structured population dynamics model. Sensitivity to fishery selectivity, life history traits, and recruitment compensation (steepness) is explored. Each Px measure showed a wide range of possible values depending on fishery selectivity, steepness, and the ratio of the length at maturity (Lmat) to the optimal fishing length (Lopt). Although the values of Px may be compatible with sustainable fishing, these values are not always sufficient to ensure stock protection from overfishing. Moreover, values for Px cannot be interpreted adequately without knowledge of the selectivity pattern. A new measure, Pobj (the sum of Pmat, Popt, and Pmega), is introduced to distinguish selectivity patterns and construct a decision tree for development of stock status indicators. Heuristic indicator values are presented to demonstrate the utility of this approach. Although several caveats remain, this approach builds on the recommendations of previous literature by giving further guidance related to interpreting catch length composition data under variable fishery conditions without collecting additional information. It also provides a link to developing harvest control rules that inform proactive fisheries management under data-limited conditions.","container-title":"Marine and Coastal Fisheries","DOI":"10.1577/C08-025.1","ISSN":"1942-5120, 1942-5120","issue":"1","journalAbbreviation":"Mar Coast Fish","language":"en","license":"http://onlinelibrary.wiley.com/termsAndConditions#vor","page":"169-186","source":"DOI.org (Crossref)","title":"Length‐Based Reference Points for Data‐Limited Situations: Applications and Restrictions","title-short":"Length‐Based Reference Points for Data‐Limited Situations","volume":"1","author":[{"family":"Cope","given":"Jason M."},{"family":"Punt","given":"André E."}],"issued":{"date-parts":[["2009",1]]}}}],"schema":"https://github.com/citation-style-language/schema/raw/master/csl-citation.json"} </w:instrText>
            </w:r>
            <w:r w:rsidR="008F4E3D" w:rsidRPr="007A0BD1">
              <w:rPr>
                <w:sz w:val="22"/>
                <w:szCs w:val="22"/>
              </w:rPr>
              <w:fldChar w:fldCharType="separate"/>
            </w:r>
            <w:r w:rsidR="00B574F7" w:rsidRPr="007A0BD1">
              <w:rPr>
                <w:sz w:val="22"/>
                <w:szCs w:val="22"/>
              </w:rPr>
              <w:t>(Cope &amp; Punt, 2009)</w:t>
            </w:r>
            <w:r w:rsidR="008F4E3D" w:rsidRPr="007A0BD1">
              <w:rPr>
                <w:sz w:val="22"/>
                <w:szCs w:val="22"/>
              </w:rPr>
              <w:fldChar w:fldCharType="end"/>
            </w:r>
          </w:p>
          <w:p w14:paraId="7EA568CB" w14:textId="5A70738E" w:rsidR="008F4E3D" w:rsidRPr="007A0BD1" w:rsidRDefault="008F4E3D" w:rsidP="008F4E3D">
            <w:pPr>
              <w:spacing w:before="80" w:after="80" w:line="276" w:lineRule="auto"/>
              <w:ind w:firstLine="0"/>
              <w:jc w:val="left"/>
              <w:rPr>
                <w:sz w:val="22"/>
                <w:szCs w:val="22"/>
              </w:rPr>
            </w:pPr>
            <w:r w:rsidRPr="007A0BD1">
              <w:rPr>
                <w:b/>
                <w:bCs/>
                <w:i/>
                <w:sz w:val="22"/>
                <w:szCs w:val="22"/>
              </w:rPr>
              <w:t>LM</w:t>
            </w:r>
            <w:r w:rsidRPr="007A0BD1">
              <w:rPr>
                <w:b/>
                <w:bCs/>
                <w:sz w:val="22"/>
                <w:szCs w:val="22"/>
              </w:rPr>
              <w:t>_ratio</w:t>
            </w:r>
            <w:r w:rsidRPr="007A0BD1">
              <w:rPr>
                <w:sz w:val="22"/>
                <w:szCs w:val="22"/>
              </w:rPr>
              <w:t xml:space="preserve">: A numeric value representing the </w:t>
            </w:r>
            <w:r w:rsidR="008C37DC" w:rsidRPr="007A0BD1">
              <w:rPr>
                <w:sz w:val="22"/>
                <w:szCs w:val="22"/>
              </w:rPr>
              <w:t xml:space="preserve">ratio of </w:t>
            </w:r>
            <w:r w:rsidR="008C37DC" w:rsidRPr="007A0BD1">
              <w:rPr>
                <w:i/>
                <w:iCs/>
                <w:sz w:val="22"/>
                <w:szCs w:val="22"/>
              </w:rPr>
              <w:t>L</w:t>
            </w:r>
            <w:r w:rsidR="008C37DC" w:rsidRPr="007A0BD1">
              <w:rPr>
                <w:i/>
                <w:iCs/>
                <w:sz w:val="22"/>
                <w:szCs w:val="22"/>
                <w:vertAlign w:val="subscript"/>
              </w:rPr>
              <w:t>mat</w:t>
            </w:r>
            <w:r w:rsidR="008C37DC" w:rsidRPr="007A0BD1">
              <w:rPr>
                <w:sz w:val="22"/>
                <w:szCs w:val="22"/>
              </w:rPr>
              <w:t xml:space="preserve"> and </w:t>
            </w:r>
            <w:r w:rsidR="008C37DC" w:rsidRPr="007A0BD1">
              <w:rPr>
                <w:i/>
                <w:iCs/>
                <w:sz w:val="22"/>
                <w:szCs w:val="22"/>
              </w:rPr>
              <w:t>L</w:t>
            </w:r>
            <w:r w:rsidR="008C37DC" w:rsidRPr="007A0BD1">
              <w:rPr>
                <w:i/>
                <w:iCs/>
                <w:sz w:val="22"/>
                <w:szCs w:val="22"/>
                <w:vertAlign w:val="subscript"/>
              </w:rPr>
              <w:t>opt</w:t>
            </w:r>
            <w:r w:rsidRPr="007A0BD1">
              <w:rPr>
                <w:sz w:val="22"/>
                <w:szCs w:val="22"/>
              </w:rPr>
              <w:t>.</w:t>
            </w:r>
          </w:p>
          <w:p w14:paraId="2AB22A0F" w14:textId="270DF29E" w:rsidR="008F4E3D" w:rsidRPr="007A0BD1" w:rsidRDefault="008F4E3D" w:rsidP="008F4E3D">
            <w:pPr>
              <w:spacing w:before="80" w:after="80" w:line="276" w:lineRule="auto"/>
              <w:ind w:firstLine="0"/>
              <w:jc w:val="left"/>
              <w:rPr>
                <w:sz w:val="22"/>
                <w:szCs w:val="22"/>
              </w:rPr>
            </w:pPr>
            <w:r w:rsidRPr="007A0BD1">
              <w:rPr>
                <w:b/>
                <w:bCs/>
                <w:i/>
                <w:sz w:val="22"/>
                <w:szCs w:val="22"/>
              </w:rPr>
              <w:t>P</w:t>
            </w:r>
            <w:r w:rsidRPr="007A0BD1">
              <w:rPr>
                <w:b/>
                <w:bCs/>
                <w:i/>
                <w:sz w:val="22"/>
                <w:szCs w:val="22"/>
                <w:vertAlign w:val="subscript"/>
              </w:rPr>
              <w:t>obj</w:t>
            </w:r>
            <w:r w:rsidRPr="007A0BD1">
              <w:rPr>
                <w:b/>
                <w:bCs/>
                <w:sz w:val="22"/>
                <w:szCs w:val="22"/>
              </w:rPr>
              <w:t>:</w:t>
            </w:r>
            <w:r w:rsidRPr="007A0BD1">
              <w:rPr>
                <w:sz w:val="22"/>
                <w:szCs w:val="22"/>
              </w:rPr>
              <w:t xml:space="preserve"> A numeric value representing the </w:t>
            </w:r>
            <w:r w:rsidR="008C37DC" w:rsidRPr="007A0BD1">
              <w:rPr>
                <w:sz w:val="22"/>
                <w:szCs w:val="22"/>
              </w:rPr>
              <w:t xml:space="preserve">sum of </w:t>
            </w:r>
            <w:r w:rsidR="008C37DC" w:rsidRPr="007A0BD1">
              <w:rPr>
                <w:i/>
                <w:iCs/>
                <w:sz w:val="22"/>
                <w:szCs w:val="22"/>
              </w:rPr>
              <w:t>P</w:t>
            </w:r>
            <w:r w:rsidR="008C37DC" w:rsidRPr="007A0BD1">
              <w:rPr>
                <w:i/>
                <w:iCs/>
                <w:sz w:val="22"/>
                <w:szCs w:val="22"/>
                <w:vertAlign w:val="subscript"/>
              </w:rPr>
              <w:t>mat</w:t>
            </w:r>
            <w:r w:rsidR="008C37DC" w:rsidRPr="007A0BD1">
              <w:rPr>
                <w:sz w:val="22"/>
                <w:szCs w:val="22"/>
              </w:rPr>
              <w:t xml:space="preserve">, </w:t>
            </w:r>
            <w:r w:rsidR="008C37DC" w:rsidRPr="007A0BD1">
              <w:rPr>
                <w:i/>
                <w:iCs/>
                <w:sz w:val="22"/>
                <w:szCs w:val="22"/>
              </w:rPr>
              <w:t>P</w:t>
            </w:r>
            <w:r w:rsidR="008C37DC" w:rsidRPr="007A0BD1">
              <w:rPr>
                <w:i/>
                <w:iCs/>
                <w:sz w:val="22"/>
                <w:szCs w:val="22"/>
                <w:vertAlign w:val="subscript"/>
              </w:rPr>
              <w:t>opt</w:t>
            </w:r>
            <w:r w:rsidR="008C37DC" w:rsidRPr="007A0BD1">
              <w:rPr>
                <w:sz w:val="22"/>
                <w:szCs w:val="22"/>
              </w:rPr>
              <w:t xml:space="preserve"> and </w:t>
            </w:r>
            <w:r w:rsidR="008C37DC" w:rsidRPr="007A0BD1">
              <w:rPr>
                <w:i/>
                <w:iCs/>
                <w:sz w:val="22"/>
                <w:szCs w:val="22"/>
              </w:rPr>
              <w:t>P</w:t>
            </w:r>
            <w:r w:rsidR="008C37DC" w:rsidRPr="007A0BD1">
              <w:rPr>
                <w:i/>
                <w:iCs/>
                <w:sz w:val="22"/>
                <w:szCs w:val="22"/>
                <w:vertAlign w:val="subscript"/>
              </w:rPr>
              <w:t>mega</w:t>
            </w:r>
            <w:r w:rsidRPr="007A0BD1">
              <w:rPr>
                <w:sz w:val="22"/>
                <w:szCs w:val="22"/>
              </w:rPr>
              <w:t>.</w:t>
            </w:r>
          </w:p>
          <w:p w14:paraId="10045419" w14:textId="77777777" w:rsidR="008F4E3D" w:rsidRPr="007A0BD1" w:rsidRDefault="008F4E3D" w:rsidP="008F4E3D">
            <w:pPr>
              <w:spacing w:before="80" w:after="80" w:line="276" w:lineRule="auto"/>
              <w:ind w:firstLine="0"/>
              <w:jc w:val="left"/>
              <w:rPr>
                <w:sz w:val="22"/>
                <w:szCs w:val="22"/>
              </w:rPr>
            </w:pPr>
            <w:r w:rsidRPr="007A0BD1">
              <w:rPr>
                <w:b/>
                <w:bCs/>
                <w:i/>
                <w:sz w:val="22"/>
                <w:szCs w:val="22"/>
              </w:rPr>
              <w:t>P</w:t>
            </w:r>
            <w:r w:rsidRPr="007A0BD1">
              <w:rPr>
                <w:b/>
                <w:bCs/>
                <w:i/>
                <w:sz w:val="22"/>
                <w:szCs w:val="22"/>
                <w:vertAlign w:val="subscript"/>
              </w:rPr>
              <w:t>mat</w:t>
            </w:r>
            <w:r w:rsidRPr="007A0BD1">
              <w:rPr>
                <w:b/>
                <w:bCs/>
                <w:sz w:val="22"/>
                <w:szCs w:val="22"/>
              </w:rPr>
              <w:t>:</w:t>
            </w:r>
            <w:r w:rsidRPr="007A0BD1">
              <w:rPr>
                <w:sz w:val="22"/>
                <w:szCs w:val="22"/>
              </w:rPr>
              <w:t xml:space="preserve"> A numeric value representing the percentage of mature fish.</w:t>
            </w:r>
          </w:p>
          <w:p w14:paraId="111B03F9" w14:textId="77777777" w:rsidR="008F4E3D" w:rsidRPr="007A0BD1" w:rsidRDefault="008F4E3D" w:rsidP="008F4E3D">
            <w:pPr>
              <w:spacing w:before="80" w:after="80" w:line="276" w:lineRule="auto"/>
              <w:ind w:firstLine="0"/>
              <w:jc w:val="left"/>
              <w:rPr>
                <w:sz w:val="22"/>
                <w:szCs w:val="22"/>
              </w:rPr>
            </w:pPr>
            <w:r w:rsidRPr="007A0BD1">
              <w:rPr>
                <w:b/>
                <w:bCs/>
                <w:i/>
                <w:sz w:val="22"/>
                <w:szCs w:val="22"/>
              </w:rPr>
              <w:t>P</w:t>
            </w:r>
            <w:r w:rsidRPr="007A0BD1">
              <w:rPr>
                <w:b/>
                <w:bCs/>
                <w:i/>
                <w:sz w:val="22"/>
                <w:szCs w:val="22"/>
                <w:vertAlign w:val="subscript"/>
              </w:rPr>
              <w:t>opt</w:t>
            </w:r>
            <w:r w:rsidRPr="007A0BD1">
              <w:rPr>
                <w:b/>
                <w:bCs/>
                <w:sz w:val="22"/>
                <w:szCs w:val="22"/>
              </w:rPr>
              <w:t>:</w:t>
            </w:r>
            <w:r w:rsidRPr="007A0BD1">
              <w:rPr>
                <w:sz w:val="22"/>
                <w:szCs w:val="22"/>
              </w:rPr>
              <w:t xml:space="preserve"> A numeric value representing the percentage of optimally sized fish.</w:t>
            </w:r>
          </w:p>
        </w:tc>
      </w:tr>
    </w:tbl>
    <w:p w14:paraId="1A5E5ACC" w14:textId="2DB5E541" w:rsidR="009C72C0" w:rsidRPr="001911F7" w:rsidRDefault="003378CC" w:rsidP="004719B0">
      <w:pPr>
        <w:ind w:firstLine="0"/>
      </w:pPr>
      <w:r w:rsidRPr="001911F7">
        <w:t xml:space="preserve">The FrequencyTable function </w:t>
      </w:r>
      <w:r w:rsidR="0043481B" w:rsidRPr="001911F7">
        <w:t>generates</w:t>
      </w:r>
      <w:r w:rsidRPr="001911F7">
        <w:t xml:space="preserve"> the frequency table </w:t>
      </w:r>
      <w:r w:rsidR="0043481B" w:rsidRPr="001911F7">
        <w:t>as well as</w:t>
      </w:r>
      <w:r w:rsidRPr="001911F7">
        <w:t xml:space="preserve"> provide a data frame </w:t>
      </w:r>
      <w:r w:rsidR="0043481B" w:rsidRPr="001911F7">
        <w:t xml:space="preserve">containing </w:t>
      </w:r>
      <w:r w:rsidRPr="001911F7">
        <w:t>the upper length class and</w:t>
      </w:r>
      <w:r w:rsidR="0043481B" w:rsidRPr="001911F7">
        <w:t xml:space="preserve"> their corresponding frequencies</w:t>
      </w:r>
      <w:r w:rsidRPr="001911F7">
        <w:t>.</w:t>
      </w:r>
      <w:r w:rsidR="0043481B" w:rsidRPr="001911F7">
        <w:t xml:space="preserve"> With this frequency table the</w:t>
      </w:r>
      <w:r w:rsidR="009C72C0" w:rsidRPr="001911F7">
        <w:t xml:space="preserve"> </w:t>
      </w:r>
      <w:r w:rsidR="009C72C0" w:rsidRPr="001911F7">
        <w:rPr>
          <w:rStyle w:val="Strong"/>
          <w:b w:val="0"/>
          <w:bCs w:val="0"/>
        </w:rPr>
        <w:t>FishPar</w:t>
      </w:r>
      <w:r w:rsidR="009C72C0" w:rsidRPr="001911F7">
        <w:t xml:space="preserve"> function facilitates </w:t>
      </w:r>
      <w:r w:rsidR="00AE7719" w:rsidRPr="001911F7">
        <w:t xml:space="preserve">the analysis </w:t>
      </w:r>
      <w:r w:rsidR="009C72C0" w:rsidRPr="001911F7">
        <w:t>by estimating key biological parameters, such as the maximum length (</w:t>
      </w:r>
      <w:r w:rsidR="009C72C0" w:rsidRPr="001911F7">
        <w:rPr>
          <w:i/>
        </w:rPr>
        <w:t>L</w:t>
      </w:r>
      <w:r w:rsidR="009C72C0" w:rsidRPr="001911F7">
        <w:rPr>
          <w:i/>
          <w:vertAlign w:val="subscript"/>
        </w:rPr>
        <w:t>max</w:t>
      </w:r>
      <w:r w:rsidR="009C72C0" w:rsidRPr="001911F7">
        <w:t>), asymp</w:t>
      </w:r>
      <w:r w:rsidR="00B52E5D" w:rsidRPr="001911F7">
        <w:t>totic length (</w:t>
      </w:r>
      <w:r w:rsidR="00B52E5D" w:rsidRPr="001911F7">
        <w:rPr>
          <w:i/>
        </w:rPr>
        <w:t>L</w:t>
      </w:r>
      <w:r w:rsidR="00B52E5D" w:rsidRPr="001911F7">
        <w:rPr>
          <w:i/>
          <w:vertAlign w:val="subscript"/>
        </w:rPr>
        <w:t>∞</w:t>
      </w:r>
      <w:r w:rsidR="009C72C0" w:rsidRPr="001911F7">
        <w:t>), and length at maturity (</w:t>
      </w:r>
      <w:r w:rsidR="009C72C0" w:rsidRPr="001911F7">
        <w:rPr>
          <w:i/>
        </w:rPr>
        <w:t>L</w:t>
      </w:r>
      <w:r w:rsidR="009C72C0" w:rsidRPr="001911F7">
        <w:rPr>
          <w:i/>
          <w:vertAlign w:val="subscript"/>
        </w:rPr>
        <w:t>mat</w:t>
      </w:r>
      <w:r w:rsidR="009C72C0" w:rsidRPr="001911F7">
        <w:t>), using bootstrap resampling techniques</w:t>
      </w:r>
      <w:r w:rsidR="00B64251" w:rsidRPr="001911F7">
        <w:t xml:space="preserve"> (Table 1)</w:t>
      </w:r>
      <w:r w:rsidR="009C72C0" w:rsidRPr="001911F7">
        <w:t>. It ensures data integrity by validating input data and generating robust confidence intervals for parameter estimates. Additionally, it provides insightful visualizations to help interpret the results, making it a valuable tool for researchers and fishery managers.</w:t>
      </w:r>
      <w:r w:rsidR="004859DD" w:rsidRPr="001911F7">
        <w:t xml:space="preserve"> </w:t>
      </w:r>
      <w:r w:rsidR="001B0217" w:rsidRPr="001911F7">
        <w:t>In addition, the Fish</w:t>
      </w:r>
      <w:r w:rsidR="007B46AC" w:rsidRPr="001911F7">
        <w:t>Par</w:t>
      </w:r>
      <w:r w:rsidR="001B0217" w:rsidRPr="001911F7">
        <w:t xml:space="preserve"> function </w:t>
      </w:r>
      <w:r w:rsidR="00AE7719" w:rsidRPr="001911F7">
        <w:t xml:space="preserve">also calculate </w:t>
      </w:r>
      <w:r w:rsidR="001B0217" w:rsidRPr="001911F7">
        <w:t xml:space="preserve">particular indicators such as </w:t>
      </w:r>
      <w:r w:rsidR="007B46AC" w:rsidRPr="007A0BD1">
        <w:rPr>
          <w:i/>
          <w:iCs/>
        </w:rPr>
        <w:t>L</w:t>
      </w:r>
      <w:r w:rsidR="007B46AC" w:rsidRPr="007A0BD1">
        <w:rPr>
          <w:i/>
          <w:iCs/>
          <w:vertAlign w:val="subscript"/>
        </w:rPr>
        <w:t>mat</w:t>
      </w:r>
      <w:r w:rsidR="007B46AC" w:rsidRPr="001911F7">
        <w:t>/</w:t>
      </w:r>
      <w:r w:rsidR="007B46AC" w:rsidRPr="007A0BD1">
        <w:rPr>
          <w:i/>
          <w:iCs/>
        </w:rPr>
        <w:t>L</w:t>
      </w:r>
      <w:r w:rsidR="007B46AC" w:rsidRPr="007A0BD1">
        <w:rPr>
          <w:i/>
          <w:iCs/>
          <w:vertAlign w:val="subscript"/>
        </w:rPr>
        <w:t>opt</w:t>
      </w:r>
      <w:r w:rsidR="007B46AC" w:rsidRPr="001911F7">
        <w:t xml:space="preserve"> ratio (</w:t>
      </w:r>
      <w:r w:rsidR="001B0217" w:rsidRPr="001911F7">
        <w:rPr>
          <w:i/>
        </w:rPr>
        <w:t>LM</w:t>
      </w:r>
      <w:r w:rsidR="001B0217" w:rsidRPr="001911F7">
        <w:t>_ratio</w:t>
      </w:r>
      <w:r w:rsidR="007B46AC" w:rsidRPr="001911F7">
        <w:t>)</w:t>
      </w:r>
      <w:r w:rsidR="001B0217" w:rsidRPr="001911F7">
        <w:t xml:space="preserve"> and</w:t>
      </w:r>
      <w:r w:rsidR="007B46AC" w:rsidRPr="001911F7">
        <w:t xml:space="preserve"> sum of </w:t>
      </w:r>
      <w:r w:rsidR="007B46AC" w:rsidRPr="007A0BD1">
        <w:rPr>
          <w:i/>
          <w:iCs/>
        </w:rPr>
        <w:t>P</w:t>
      </w:r>
      <w:r w:rsidR="007B46AC" w:rsidRPr="007A0BD1">
        <w:rPr>
          <w:i/>
          <w:iCs/>
          <w:vertAlign w:val="subscript"/>
        </w:rPr>
        <w:t>mat</w:t>
      </w:r>
      <w:r w:rsidR="007B46AC" w:rsidRPr="001911F7">
        <w:t xml:space="preserve"> </w:t>
      </w:r>
      <w:r w:rsidR="007B46AC" w:rsidRPr="007A0BD1">
        <w:rPr>
          <w:i/>
          <w:iCs/>
        </w:rPr>
        <w:t>P</w:t>
      </w:r>
      <w:r w:rsidR="007B46AC" w:rsidRPr="007A0BD1">
        <w:rPr>
          <w:i/>
          <w:iCs/>
          <w:vertAlign w:val="subscript"/>
        </w:rPr>
        <w:t>opt</w:t>
      </w:r>
      <w:r w:rsidR="007B46AC" w:rsidRPr="001911F7">
        <w:t xml:space="preserve"> </w:t>
      </w:r>
      <w:r w:rsidR="007B46AC" w:rsidRPr="007A0BD1">
        <w:rPr>
          <w:i/>
          <w:iCs/>
        </w:rPr>
        <w:t>P</w:t>
      </w:r>
      <w:r w:rsidR="007B46AC" w:rsidRPr="007A0BD1">
        <w:rPr>
          <w:i/>
          <w:iCs/>
          <w:vertAlign w:val="subscript"/>
        </w:rPr>
        <w:t>mega</w:t>
      </w:r>
      <w:r w:rsidR="00AE7719" w:rsidRPr="001911F7">
        <w:t xml:space="preserve"> (</w:t>
      </w:r>
      <w:r w:rsidR="001B0217" w:rsidRPr="001911F7">
        <w:rPr>
          <w:i/>
        </w:rPr>
        <w:t>P</w:t>
      </w:r>
      <w:r w:rsidR="001B0217" w:rsidRPr="007A0BD1">
        <w:rPr>
          <w:i/>
          <w:vertAlign w:val="subscript"/>
        </w:rPr>
        <w:t>obj</w:t>
      </w:r>
      <w:r w:rsidR="00AE7719" w:rsidRPr="001911F7">
        <w:rPr>
          <w:iCs/>
        </w:rPr>
        <w:t>)</w:t>
      </w:r>
      <w:r w:rsidR="001B0217" w:rsidRPr="001911F7">
        <w:t xml:space="preserve"> to ascertain the stock situation. Analyzing these indications helps one to choose suitable columns from the input data to create important stock metrics such </w:t>
      </w:r>
      <w:r w:rsidR="00585DAC" w:rsidRPr="001911F7">
        <w:t xml:space="preserve">Limit </w:t>
      </w:r>
      <w:r w:rsidR="001B0217" w:rsidRPr="001911F7">
        <w:t xml:space="preserve">Spawning Biomass (LSB25) and </w:t>
      </w:r>
      <w:r w:rsidR="00585DAC" w:rsidRPr="001911F7">
        <w:t xml:space="preserve">Target </w:t>
      </w:r>
      <w:r w:rsidR="001B0217" w:rsidRPr="001911F7">
        <w:t>Spawning Biomass (TSB40)</w:t>
      </w:r>
      <w:r w:rsidR="00B64251" w:rsidRPr="001911F7">
        <w:t xml:space="preserve"> (Table</w:t>
      </w:r>
      <w:r w:rsidR="00585DAC" w:rsidRPr="001911F7">
        <w:t xml:space="preserve"> 1</w:t>
      </w:r>
      <w:r w:rsidR="00B64251" w:rsidRPr="001911F7">
        <w:t>)</w:t>
      </w:r>
      <w:r w:rsidR="001B0217" w:rsidRPr="001911F7">
        <w:t>. This dual-function strategy improves our knowledge of fish population dynamics, therefore helping to guide the development of sensible management plans and fisheries policies.</w:t>
      </w:r>
    </w:p>
    <w:p w14:paraId="3587A6E8" w14:textId="77777777" w:rsidR="003378CC" w:rsidRPr="001911F7" w:rsidRDefault="003378CC" w:rsidP="004719B0">
      <w:pPr>
        <w:ind w:firstLine="0"/>
      </w:pPr>
    </w:p>
    <w:p w14:paraId="668C3E80" w14:textId="3D4739CF" w:rsidR="002D7195" w:rsidRPr="001911F7" w:rsidRDefault="0054046D" w:rsidP="002D7195">
      <w:pPr>
        <w:pStyle w:val="Heading3"/>
      </w:pPr>
      <w:r w:rsidRPr="001911F7">
        <w:t>Calculating frequency table</w:t>
      </w:r>
    </w:p>
    <w:p w14:paraId="7C3438DC" w14:textId="546869C7" w:rsidR="00B574F7" w:rsidRPr="001911F7" w:rsidRDefault="00B574F7" w:rsidP="007A0BD1">
      <w:pPr>
        <w:ind w:firstLine="0"/>
      </w:pPr>
      <w:r w:rsidRPr="001911F7">
        <w:t>Frequency</w:t>
      </w:r>
      <w:r w:rsidR="00D9133D" w:rsidRPr="001911F7">
        <w:t xml:space="preserve"> distribution</w:t>
      </w:r>
      <w:r w:rsidRPr="001911F7">
        <w:t xml:space="preserve"> table was constructed </w:t>
      </w:r>
      <w:r w:rsidR="00D9133D" w:rsidRPr="001911F7">
        <w:t>using the</w:t>
      </w:r>
      <w:r w:rsidR="00AE7719" w:rsidRPr="001911F7">
        <w:t xml:space="preserve"> following</w:t>
      </w:r>
      <w:r w:rsidR="00D9133D" w:rsidRPr="001911F7">
        <w:t xml:space="preserve"> </w:t>
      </w:r>
      <w:r w:rsidRPr="001911F7">
        <w:t xml:space="preserve">formula of optimum bin size (OBS) recommended by </w:t>
      </w:r>
      <w:r w:rsidRPr="001911F7">
        <w:fldChar w:fldCharType="begin"/>
      </w:r>
      <w:r w:rsidRPr="001911F7">
        <w:instrText xml:space="preserve"> ADDIN ZOTERO_ITEM CSL_CITATION {"citationID":"3SFeLX4l","properties":{"formattedCitation":"(Wang et al., 2020)","plainCitation":"(Wang et al., 2020)","noteIndex":0},"citationItems":[{"id":869,"uris":["http://zotero.org/users/local/X5k6H2lV/items/D5G7BP95"],"itemData":{"id":869,"type":"article-journal","abstract":"Electronic LEngth Frequency ANalysis (ELEFAN) is a widely used method to fit von-Bertalanffy Growth Function (VBGF) using length frequency data for data-poor fisheries. However accuracy of this method depends on diverse assumptions, among which the variability of individual growth may be particularly influential. In addition, the selection of class interval of length frequency data, defined as bin size, is also considerable source of uncertainty. However, rare guidance exists on how to account for the growth variability and to select bin size. In this study, we considered the effects of growth variability and bin size together by testing whether appropriate bin size can reduce estimating bias due to growth variability. We used a Monte Carlo simulation framework to evaluate the performances of ELEFAN under scenarios of different bin size and levels of individual growth variability for 10 fish species. The results indicated that growth variability might result in large variations and biased estimation of growth parameters if the bin size was chosen arbitrarily. On the contrary, there was an optimal bin size for each species, which led to unbiased estimates even in a substantially high level of growth variability. Summarizing the optimal bin sizes of the 10 species, we proposed a rule of thumb to select optimal bin size (OBS) for the future applications of ELEFAN according to the maximum body length (OBS=0.23×Lmax0.6) and age (OBS=1.86×(Lmax/A)0.45) of fish species. The improvement of accuracy of VBGF parameter estimation will help to understand the growth characteristics and reduce the uncertainty for data-limited stock assessment methods.","container-title":"Fisheries Research","DOI":"10.1016/j.fishres.2019.105474","ISSN":"0165-7836","journalAbbreviation":"Fisheries Research","page":"105474","source":"ScienceDirect","title":"Selecting optimal bin size to account for growth variability in Electronic LEngth Frequency ANalysis (ELEFAN)","volume":"225","author":[{"family":"Wang","given":"Kun"},{"family":"Zhang","given":"Chongliang"},{"family":"Xu","given":"Binduo"},{"family":"Xue","given":"Ying"},{"family":"Ren","given":"Yiping"}],"issued":{"date-parts":[["2020",5,1]]}}}],"schema":"https://github.com/citation-style-language/schema/raw/master/csl-citation.json"} </w:instrText>
      </w:r>
      <w:r w:rsidRPr="001911F7">
        <w:fldChar w:fldCharType="separate"/>
      </w:r>
      <w:r w:rsidR="0050378E" w:rsidRPr="001911F7">
        <w:t>Wang et al.</w:t>
      </w:r>
      <w:r w:rsidR="003378CC" w:rsidRPr="001911F7">
        <w:t xml:space="preserve"> (</w:t>
      </w:r>
      <w:r w:rsidR="0050378E" w:rsidRPr="001911F7">
        <w:t>2020)</w:t>
      </w:r>
      <w:r w:rsidRPr="001911F7">
        <w:fldChar w:fldCharType="end"/>
      </w:r>
      <w:r w:rsidR="00D9133D" w:rsidRPr="001911F7">
        <w:t xml:space="preserve">, </w:t>
      </w:r>
      <w:r w:rsidRPr="001911F7">
        <w:t>facilitate by</w:t>
      </w:r>
      <w:r w:rsidR="00D9133D" w:rsidRPr="001911F7">
        <w:t xml:space="preserve"> the </w:t>
      </w:r>
      <w:r w:rsidR="00D9133D" w:rsidRPr="007A0BD1">
        <w:rPr>
          <w:i/>
          <w:iCs/>
        </w:rPr>
        <w:t>FrequencyTable</w:t>
      </w:r>
      <w:r w:rsidR="00D9133D" w:rsidRPr="001911F7">
        <w:t xml:space="preserve"> function of</w:t>
      </w:r>
      <w:r w:rsidRPr="001911F7">
        <w:t xml:space="preserve"> aLBI package.</w:t>
      </w:r>
    </w:p>
    <w:p w14:paraId="1447BB54" w14:textId="44AEE7C3" w:rsidR="00D9133D" w:rsidRPr="001911F7" w:rsidRDefault="00B574F7" w:rsidP="008F6319">
      <w:pPr>
        <w:ind w:firstLine="0"/>
        <w:jc w:val="center"/>
        <w:rPr>
          <w:rFonts w:eastAsiaTheme="minorEastAsia"/>
          <w:bCs/>
        </w:rPr>
      </w:pPr>
      <m:oMath>
        <m:r>
          <m:rPr>
            <m:sty m:val="p"/>
          </m:rPr>
          <w:rPr>
            <w:rFonts w:ascii="Cambria Math" w:hAnsi="Cambria Math"/>
          </w:rPr>
          <m:t>Optimum Bin Size (OBS)</m:t>
        </m:r>
        <m:r>
          <w:rPr>
            <w:rFonts w:ascii="Cambria Math" w:hAnsi="Cambria Math"/>
          </w:rPr>
          <m:t xml:space="preserve"> </m:t>
        </m:r>
        <m:r>
          <m:rPr>
            <m:sty m:val="bi"/>
          </m:rPr>
          <w:rPr>
            <w:rFonts w:ascii="Cambria Math" w:hAnsi="Cambria Math"/>
          </w:rPr>
          <m:t>=(</m:t>
        </m:r>
        <m:r>
          <w:rPr>
            <w:rFonts w:ascii="Cambria Math" w:hAnsi="Cambria Math"/>
          </w:rPr>
          <m:t>0.23*(</m:t>
        </m:r>
        <m:sSup>
          <m:sSupPr>
            <m:ctrlPr>
              <w:rPr>
                <w:rFonts w:ascii="Cambria Math" w:hAnsi="Cambria Math"/>
                <w:bCs/>
                <w:i/>
              </w:rPr>
            </m:ctrlPr>
          </m:sSupPr>
          <m:e>
            <m:r>
              <w:rPr>
                <w:rFonts w:ascii="Cambria Math" w:hAnsi="Cambria Math"/>
              </w:rPr>
              <m:t>Lmax</m:t>
            </m:r>
          </m:e>
          <m:sup>
            <m:r>
              <w:rPr>
                <w:rFonts w:ascii="Cambria Math" w:hAnsi="Cambria Math"/>
              </w:rPr>
              <m:t>0.6</m:t>
            </m:r>
          </m:sup>
        </m:sSup>
        <m:r>
          <w:rPr>
            <w:rFonts w:ascii="Cambria Math" w:hAnsi="Cambria Math"/>
          </w:rPr>
          <m:t>)</m:t>
        </m:r>
      </m:oMath>
      <w:r w:rsidRPr="001911F7">
        <w:rPr>
          <w:rFonts w:eastAsiaTheme="minorEastAsia"/>
          <w:bCs/>
        </w:rPr>
        <w:t>............... (1)</w:t>
      </w:r>
    </w:p>
    <w:p w14:paraId="58D538BF" w14:textId="7DD70859" w:rsidR="008F6319" w:rsidRPr="007A0BD1" w:rsidRDefault="008F6319" w:rsidP="007A0BD1">
      <w:pPr>
        <w:ind w:firstLine="0"/>
        <w:jc w:val="left"/>
        <w:rPr>
          <w:rFonts w:eastAsiaTheme="minorEastAsia"/>
          <w:bCs/>
        </w:rPr>
      </w:pPr>
      <w:r w:rsidRPr="007A0BD1">
        <w:rPr>
          <w:rFonts w:eastAsiaTheme="minorEastAsia"/>
          <w:bCs/>
          <w:i/>
          <w:iCs/>
        </w:rPr>
        <w:t>L</w:t>
      </w:r>
      <w:r w:rsidRPr="007A0BD1">
        <w:rPr>
          <w:rFonts w:eastAsiaTheme="minorEastAsia"/>
          <w:bCs/>
          <w:i/>
          <w:iCs/>
          <w:vertAlign w:val="subscript"/>
        </w:rPr>
        <w:t>max</w:t>
      </w:r>
      <w:r w:rsidRPr="001911F7">
        <w:rPr>
          <w:rFonts w:eastAsiaTheme="minorEastAsia"/>
          <w:bCs/>
          <w:vertAlign w:val="subscript"/>
        </w:rPr>
        <w:t xml:space="preserve"> </w:t>
      </w:r>
      <w:r w:rsidRPr="001911F7">
        <w:rPr>
          <w:rFonts w:eastAsiaTheme="minorEastAsia"/>
          <w:bCs/>
        </w:rPr>
        <w:t xml:space="preserve">= Maximum </w:t>
      </w:r>
      <w:r w:rsidR="008C37DC" w:rsidRPr="001911F7">
        <w:rPr>
          <w:rFonts w:eastAsiaTheme="minorEastAsia"/>
          <w:bCs/>
        </w:rPr>
        <w:t>length</w:t>
      </w:r>
    </w:p>
    <w:p w14:paraId="4F656F99" w14:textId="3F1779CF" w:rsidR="005F404A" w:rsidRPr="001911F7" w:rsidRDefault="005F404A" w:rsidP="004719B0">
      <w:pPr>
        <w:pStyle w:val="Heading3"/>
      </w:pPr>
      <w:bookmarkStart w:id="25" w:name="_Toc171390624"/>
      <w:bookmarkStart w:id="26" w:name="_Toc171391897"/>
      <w:bookmarkStart w:id="27" w:name="_Toc171463495"/>
      <w:r w:rsidRPr="001911F7">
        <w:t>Estimating growth parameters by FishPar function</w:t>
      </w:r>
      <w:bookmarkEnd w:id="25"/>
      <w:bookmarkEnd w:id="26"/>
      <w:bookmarkEnd w:id="27"/>
    </w:p>
    <w:p w14:paraId="514A56C2" w14:textId="6ADDA48C" w:rsidR="00F83C96" w:rsidRPr="001911F7" w:rsidRDefault="00F83C96" w:rsidP="004719B0">
      <w:pPr>
        <w:ind w:firstLine="0"/>
      </w:pPr>
      <w:r w:rsidRPr="001911F7">
        <w:rPr>
          <w:i/>
        </w:rPr>
        <w:t>L</w:t>
      </w:r>
      <w:r w:rsidRPr="001911F7">
        <w:rPr>
          <w:i/>
          <w:vertAlign w:val="subscript"/>
        </w:rPr>
        <w:t>max</w:t>
      </w:r>
      <w:r w:rsidRPr="001911F7">
        <w:t xml:space="preserve"> will be estimated from the length frequency data</w:t>
      </w:r>
      <w:r w:rsidR="005F404A" w:rsidRPr="001911F7">
        <w:t xml:space="preserve"> by FishPar function</w:t>
      </w:r>
      <w:r w:rsidRPr="001911F7">
        <w:t xml:space="preserve"> as</w:t>
      </w:r>
      <w:r w:rsidR="00BB5EC1" w:rsidRPr="001911F7">
        <w:t xml:space="preserve"> followed:</w:t>
      </w:r>
      <w:r w:rsidRPr="001911F7">
        <w:t xml:space="preserve"> </w:t>
      </w:r>
    </w:p>
    <w:p w14:paraId="71E13233" w14:textId="0487773B" w:rsidR="00BC722F" w:rsidRPr="001911F7" w:rsidRDefault="00BC722F" w:rsidP="004719B0">
      <w:pPr>
        <w:ind w:firstLine="0"/>
      </w:pPr>
      <w:r w:rsidRPr="001911F7">
        <w:rPr>
          <w:rFonts w:eastAsiaTheme="minor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max</m:t>
            </m:r>
          </m:sub>
        </m:sSub>
        <m:r>
          <w:rPr>
            <w:rFonts w:ascii="Cambria Math" w:hAnsi="Cambria Math"/>
          </w:rPr>
          <m:t>=</m:t>
        </m:r>
        <m:r>
          <m:rPr>
            <m:sty m:val="p"/>
          </m:rPr>
          <w:rPr>
            <w:rFonts w:ascii="Cambria Math" w:hAnsi="Cambria Math"/>
          </w:rPr>
          <m:t>max⁡</m:t>
        </m:r>
        <m:r>
          <w:rPr>
            <w:rFonts w:ascii="Cambria Math" w:hAnsi="Cambria Math"/>
          </w:rPr>
          <m:t xml:space="preserve">(data[1]) </m:t>
        </m:r>
      </m:oMath>
      <w:r w:rsidRPr="001911F7">
        <w:rPr>
          <w:rFonts w:eastAsiaTheme="minorEastAsia"/>
        </w:rPr>
        <w:t>……………. (3)</w:t>
      </w:r>
    </w:p>
    <w:p w14:paraId="10E99A98" w14:textId="25B6694D" w:rsidR="00F83C96" w:rsidRPr="001911F7" w:rsidRDefault="00F83C96" w:rsidP="007A0BD1">
      <w:pPr>
        <w:ind w:firstLine="0"/>
      </w:pPr>
    </w:p>
    <w:p w14:paraId="3EF20339" w14:textId="47CE882A" w:rsidR="00F83C96" w:rsidRPr="001911F7" w:rsidRDefault="00BB5EC1" w:rsidP="004719B0">
      <w:pPr>
        <w:ind w:firstLine="0"/>
      </w:pPr>
      <w:r w:rsidRPr="001911F7">
        <w:t xml:space="preserve">Here, </w:t>
      </w:r>
      <w:r w:rsidR="00A3331F" w:rsidRPr="001911F7">
        <w:t>data[</w:t>
      </w:r>
      <w:r w:rsidRPr="001911F7">
        <w:t>1] = first column of the length frequency data where length of the sampled data was recorded</w:t>
      </w:r>
      <w:r w:rsidR="00787D27" w:rsidRPr="001911F7">
        <w:t xml:space="preserve"> and pick</w:t>
      </w:r>
      <w:r w:rsidR="005F404A" w:rsidRPr="001911F7">
        <w:t xml:space="preserve"> up</w:t>
      </w:r>
      <w:r w:rsidR="00787D27" w:rsidRPr="001911F7">
        <w:t xml:space="preserve"> the largest length by max formula.</w:t>
      </w:r>
    </w:p>
    <w:p w14:paraId="198F78BB" w14:textId="0DEC0F58" w:rsidR="008124AD" w:rsidRPr="001911F7" w:rsidRDefault="00787D27" w:rsidP="004719B0">
      <w:pPr>
        <w:ind w:firstLine="0"/>
      </w:pPr>
      <w:r w:rsidRPr="001911F7">
        <w:t>The</w:t>
      </w:r>
      <w:r w:rsidR="00B2440D" w:rsidRPr="001911F7">
        <w:t>n</w:t>
      </w:r>
      <w:r w:rsidR="00F83C96" w:rsidRPr="001911F7">
        <w:t xml:space="preserve"> an initial value for</w:t>
      </w:r>
      <w:r w:rsidR="00AE7719" w:rsidRPr="001911F7">
        <w:t xml:space="preserve"> asymptotic length</w:t>
      </w:r>
      <w:r w:rsidR="00F83C96" w:rsidRPr="001911F7">
        <w:t xml:space="preserve"> </w:t>
      </w:r>
      <w:r w:rsidR="00AE7719" w:rsidRPr="001911F7">
        <w:t>(</w:t>
      </w:r>
      <w:r w:rsidR="00F83C96" w:rsidRPr="001911F7">
        <w:rPr>
          <w:i/>
        </w:rPr>
        <w:t>L</w:t>
      </w:r>
      <w:r w:rsidR="00F83C96" w:rsidRPr="001911F7">
        <w:rPr>
          <w:i/>
          <w:vertAlign w:val="subscript"/>
        </w:rPr>
        <w:t>∞</w:t>
      </w:r>
      <w:r w:rsidR="00AE7719" w:rsidRPr="007A0BD1">
        <w:rPr>
          <w:iCs/>
        </w:rPr>
        <w:t>)</w:t>
      </w:r>
      <w:r w:rsidR="004A470A" w:rsidRPr="001911F7">
        <w:rPr>
          <w:vertAlign w:val="subscript"/>
        </w:rPr>
        <w:t xml:space="preserve"> </w:t>
      </w:r>
      <w:r w:rsidR="00F83C96" w:rsidRPr="001911F7">
        <w:t>was calculated using the following formula proposed by Pauly (1984)</w:t>
      </w:r>
      <w:r w:rsidR="00112B68" w:rsidRPr="001911F7">
        <w:t>:</w:t>
      </w:r>
    </w:p>
    <w:p w14:paraId="6BEDDF8D" w14:textId="61F262E5" w:rsidR="004F7A76" w:rsidRPr="001911F7" w:rsidRDefault="00112B68" w:rsidP="004719B0">
      <w:pPr>
        <w:rPr>
          <w:rFonts w:eastAsiaTheme="minorEastAsia"/>
        </w:rPr>
      </w:pPr>
      <w:r w:rsidRPr="001911F7">
        <w:rPr>
          <w:rFonts w:eastAsiaTheme="minor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max</m:t>
                </m:r>
              </m:sub>
            </m:sSub>
          </m:num>
          <m:den>
            <m:r>
              <w:rPr>
                <w:rFonts w:ascii="Cambria Math" w:hAnsi="Cambria Math"/>
              </w:rPr>
              <m:t>0.95</m:t>
            </m:r>
          </m:den>
        </m:f>
        <m:r>
          <w:rPr>
            <w:rFonts w:ascii="Cambria Math" w:hAnsi="Cambria Math"/>
          </w:rPr>
          <m:t xml:space="preserve"> </m:t>
        </m:r>
      </m:oMath>
      <w:r w:rsidRPr="001911F7">
        <w:rPr>
          <w:rFonts w:eastAsiaTheme="minorEastAsia"/>
        </w:rPr>
        <w:t>…………….</w:t>
      </w:r>
      <w:r w:rsidR="002D5D72" w:rsidRPr="001911F7">
        <w:rPr>
          <w:rFonts w:eastAsiaTheme="minorEastAsia"/>
        </w:rPr>
        <w:t xml:space="preserve"> </w:t>
      </w:r>
      <w:r w:rsidRPr="001911F7">
        <w:rPr>
          <w:rFonts w:eastAsiaTheme="minorEastAsia"/>
        </w:rPr>
        <w:t>(</w:t>
      </w:r>
      <w:r w:rsidR="00D9133D" w:rsidRPr="001911F7">
        <w:rPr>
          <w:rFonts w:eastAsiaTheme="minorEastAsia"/>
        </w:rPr>
        <w:t>4</w:t>
      </w:r>
      <w:r w:rsidRPr="001911F7">
        <w:rPr>
          <w:rFonts w:eastAsiaTheme="minorEastAsia"/>
        </w:rPr>
        <w:t>)</w:t>
      </w:r>
    </w:p>
    <w:p w14:paraId="30D9E101" w14:textId="18D4D1C3" w:rsidR="00011406" w:rsidRPr="001911F7" w:rsidRDefault="004A470A" w:rsidP="004719B0">
      <w:pPr>
        <w:ind w:firstLine="0"/>
      </w:pPr>
      <w:r w:rsidRPr="001911F7">
        <w:t>To estimate the length at</w:t>
      </w:r>
      <w:r w:rsidR="00011406" w:rsidRPr="001911F7">
        <w:t xml:space="preserve"> sexual</w:t>
      </w:r>
      <w:r w:rsidRPr="001911F7">
        <w:t xml:space="preserve"> maturity </w:t>
      </w:r>
      <w:r w:rsidR="00011406" w:rsidRPr="001911F7">
        <w:t>(</w:t>
      </w:r>
      <w:r w:rsidR="00011406" w:rsidRPr="001911F7">
        <w:rPr>
          <w:i/>
        </w:rPr>
        <w:t>L</w:t>
      </w:r>
      <w:r w:rsidR="00011406" w:rsidRPr="001911F7">
        <w:rPr>
          <w:i/>
          <w:vertAlign w:val="subscript"/>
        </w:rPr>
        <w:t>m</w:t>
      </w:r>
      <w:r w:rsidR="00011406" w:rsidRPr="001911F7">
        <w:t>)</w:t>
      </w:r>
      <w:r w:rsidR="00AE7719" w:rsidRPr="001911F7">
        <w:t>,</w:t>
      </w:r>
      <w:r w:rsidR="00011406" w:rsidRPr="001911F7">
        <w:t xml:space="preserve"> an empirical equation proposed by </w:t>
      </w:r>
      <w:r w:rsidR="000A4867" w:rsidRPr="001911F7">
        <w:fldChar w:fldCharType="begin"/>
      </w:r>
      <w:r w:rsidR="00BB2699" w:rsidRPr="001911F7">
        <w:instrText xml:space="preserve"> ADDIN ZOTERO_ITEM CSL_CITATION {"citationID":"ujYv8uD4","properties":{"formattedCitation":"(Froese &amp; Binohlan, 2000)","plainCitation":"(Froese &amp; Binohlan, 2000)","dontUpdate":true,"noteIndex":0},"citationItems":[{"id":310,"uris":["http://zotero.org/users/local/X5k6H2lV/items/MYMKLTV9"],"itemData":{"id":310,"type":"article-journal","abstract":"Empirical relationships are presented to estimate in fishes, asymptotic length (L∞) from maximum observed length (Lmax), length at first maturity (Lm) from L∞, life span (tmax) from age at first maturity (tm), and length at maximum possible yield per recruit (Lopt) from L∞ and from Lm, respectively. The age at Lopt is found to be a good indicator of generation time in fishes. A spreadsheet containing the various equations can be downloaded from the Internet at http://www.fishbase.org/download as popdynJFB.zip. A simple method is presented for evaluation of length–frequency data in their relationship to L∞, Lm and Lopt. This can be used to evaluate the quality of the length–frequency sample and the status of the population. Three examples demonstrate the usefulness of this method. 2000 The Fisheries Society of the British Isles","container-title":"Journal of Fish Biology","DOI":"10.1111/j.1095-8649.2000.tb00870.x","ISSN":"1095-8649","issue":"4","language":"en","note":"_eprint: https://onlinelibrary.wiley.com/doi/pdf/10.1111/j.1095-8649.2000.tb00870.x","page":"758-773","source":"Wiley Online Library","title":"Empirical relationships to estimate asymptotic length, length at first maturity and length at maximum yield per recruit in fishes, with a simple method to evaluate length frequency data","volume":"56","author":[{"family":"Froese","given":"R."},{"family":"Binohlan","given":"C."}],"issued":{"date-parts":[["2000"]]}}}],"schema":"https://github.com/citation-style-language/schema/raw/master/csl-citation.json"} </w:instrText>
      </w:r>
      <w:r w:rsidR="000A4867" w:rsidRPr="001911F7">
        <w:fldChar w:fldCharType="separate"/>
      </w:r>
      <w:r w:rsidR="000A4867" w:rsidRPr="001911F7">
        <w:t>Froese &amp; Binohlan (2000)</w:t>
      </w:r>
      <w:r w:rsidR="000A4867" w:rsidRPr="001911F7">
        <w:fldChar w:fldCharType="end"/>
      </w:r>
      <w:r w:rsidR="00011406" w:rsidRPr="001911F7">
        <w:t xml:space="preserve"> was used as followed:</w:t>
      </w:r>
    </w:p>
    <w:p w14:paraId="4F741132" w14:textId="27266B5A" w:rsidR="00011406" w:rsidRPr="001911F7" w:rsidRDefault="00EF3935" w:rsidP="004719B0">
      <w:pPr>
        <w:ind w:firstLine="0"/>
        <w:rPr>
          <w:rFonts w:eastAsiaTheme="minorEastAsia"/>
        </w:rPr>
      </w:pPr>
      <w:r w:rsidRPr="001911F7">
        <w:rPr>
          <w:rFonts w:eastAsiaTheme="minorEastAsia"/>
        </w:rPr>
        <w:t xml:space="preserve">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m</m:t>
                    </m:r>
                  </m:sub>
                </m:sSub>
              </m:e>
            </m:d>
          </m:e>
        </m:func>
        <m:r>
          <w:rPr>
            <w:rFonts w:ascii="Cambria Math" w:hAnsi="Cambria Math"/>
          </w:rPr>
          <m:t>=0.8979</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m:t>
                        </m:r>
                      </m:sub>
                    </m:sSub>
                  </m:e>
                </m:d>
              </m:e>
            </m:func>
          </m:e>
        </m:d>
        <m:r>
          <w:rPr>
            <w:rFonts w:ascii="Cambria Math" w:hAnsi="Cambria Math"/>
          </w:rPr>
          <m:t>-0.0782</m:t>
        </m:r>
      </m:oMath>
      <w:r w:rsidRPr="001911F7">
        <w:rPr>
          <w:rFonts w:eastAsiaTheme="minorEastAsia"/>
        </w:rPr>
        <w:t>…………….</w:t>
      </w:r>
      <w:r w:rsidR="002D5D72" w:rsidRPr="001911F7">
        <w:rPr>
          <w:rFonts w:eastAsiaTheme="minorEastAsia"/>
        </w:rPr>
        <w:t xml:space="preserve"> </w:t>
      </w:r>
      <w:r w:rsidRPr="001911F7">
        <w:rPr>
          <w:rFonts w:eastAsiaTheme="minorEastAsia"/>
        </w:rPr>
        <w:t>(</w:t>
      </w:r>
      <w:r w:rsidR="00D9133D" w:rsidRPr="001911F7">
        <w:rPr>
          <w:rFonts w:eastAsiaTheme="minorEastAsia"/>
        </w:rPr>
        <w:t>5</w:t>
      </w:r>
      <w:r w:rsidRPr="001911F7">
        <w:rPr>
          <w:rFonts w:eastAsiaTheme="minorEastAsia"/>
        </w:rPr>
        <w:t>)</w:t>
      </w:r>
    </w:p>
    <w:p w14:paraId="1670F11F" w14:textId="77777777" w:rsidR="00AE7719" w:rsidRPr="001911F7" w:rsidRDefault="00AE7719" w:rsidP="004719B0">
      <w:pPr>
        <w:ind w:firstLine="0"/>
        <w:rPr>
          <w:rFonts w:eastAsiaTheme="minorEastAsia"/>
        </w:rPr>
      </w:pPr>
    </w:p>
    <w:p w14:paraId="44F0B7E1" w14:textId="161BEF11" w:rsidR="005F404A" w:rsidRPr="001911F7" w:rsidRDefault="005F404A" w:rsidP="004719B0">
      <w:pPr>
        <w:pStyle w:val="Heading3"/>
      </w:pPr>
      <w:bookmarkStart w:id="28" w:name="_Toc171390625"/>
      <w:bookmarkStart w:id="29" w:name="_Toc171391898"/>
      <w:bookmarkStart w:id="30" w:name="_Toc171463496"/>
      <w:r w:rsidRPr="001911F7">
        <w:t xml:space="preserve">Estimating </w:t>
      </w:r>
      <w:r w:rsidR="0076255F" w:rsidRPr="001911F7">
        <w:t>Length-Based Indicators (LBIs) by FishPar function</w:t>
      </w:r>
      <w:bookmarkEnd w:id="28"/>
      <w:bookmarkEnd w:id="29"/>
      <w:bookmarkEnd w:id="30"/>
    </w:p>
    <w:p w14:paraId="3F2BE861" w14:textId="3A5E40E2" w:rsidR="00AE7719" w:rsidRPr="001911F7" w:rsidRDefault="00A642B1" w:rsidP="007A0BD1">
      <w:pPr>
        <w:ind w:firstLine="0"/>
      </w:pPr>
      <w:r w:rsidRPr="001911F7">
        <w:t xml:space="preserve">In order to evaluate the stock status in relation to exploitation and prevent excessive fishing that could harm development and recruitment, Froese (2004) suggested three straightforward length-based indicators (LBIs) known as </w:t>
      </w:r>
      <w:r w:rsidRPr="001911F7">
        <w:rPr>
          <w:i/>
        </w:rPr>
        <w:t>P</w:t>
      </w:r>
      <w:r w:rsidRPr="001911F7">
        <w:rPr>
          <w:i/>
          <w:vertAlign w:val="subscript"/>
        </w:rPr>
        <w:t>mat</w:t>
      </w:r>
      <w:r w:rsidRPr="001911F7">
        <w:t xml:space="preserve">, </w:t>
      </w:r>
      <w:r w:rsidRPr="001911F7">
        <w:rPr>
          <w:i/>
        </w:rPr>
        <w:t>P</w:t>
      </w:r>
      <w:r w:rsidRPr="001911F7">
        <w:rPr>
          <w:i/>
          <w:vertAlign w:val="subscript"/>
        </w:rPr>
        <w:t>opt</w:t>
      </w:r>
      <w:r w:rsidRPr="001911F7">
        <w:t xml:space="preserve">, and </w:t>
      </w:r>
      <w:r w:rsidRPr="001911F7">
        <w:rPr>
          <w:i/>
        </w:rPr>
        <w:t>P</w:t>
      </w:r>
      <w:r w:rsidRPr="001911F7">
        <w:rPr>
          <w:i/>
          <w:vertAlign w:val="subscript"/>
        </w:rPr>
        <w:t>mega</w:t>
      </w:r>
      <w:r w:rsidRPr="001911F7">
        <w:t>.</w:t>
      </w:r>
    </w:p>
    <w:p w14:paraId="7FAB1B24" w14:textId="2430122E" w:rsidR="00DC34C2" w:rsidRPr="001911F7" w:rsidRDefault="00A642B1" w:rsidP="007A0BD1">
      <w:pPr>
        <w:pStyle w:val="ListParagraph"/>
        <w:numPr>
          <w:ilvl w:val="0"/>
          <w:numId w:val="13"/>
        </w:numPr>
        <w:ind w:left="0" w:firstLine="144"/>
      </w:pPr>
      <w:r w:rsidRPr="001911F7">
        <w:t>The first indica</w:t>
      </w:r>
      <w:r w:rsidR="00CE3012" w:rsidRPr="001911F7">
        <w:t>tor</w:t>
      </w:r>
      <w:r w:rsidRPr="001911F7">
        <w:t xml:space="preserve"> </w:t>
      </w:r>
      <w:r w:rsidRPr="001911F7">
        <w:rPr>
          <w:i/>
        </w:rPr>
        <w:t>P</w:t>
      </w:r>
      <w:r w:rsidRPr="001911F7">
        <w:rPr>
          <w:i/>
          <w:vertAlign w:val="subscript"/>
        </w:rPr>
        <w:t>mat</w:t>
      </w:r>
      <w:r w:rsidR="00B50043" w:rsidRPr="001911F7">
        <w:t>,</w:t>
      </w:r>
      <w:r w:rsidRPr="001911F7">
        <w:t xml:space="preserve"> can be defined as the proportion of mature </w:t>
      </w:r>
      <w:r w:rsidR="00CE3012" w:rsidRPr="001911F7">
        <w:t xml:space="preserve">fish </w:t>
      </w:r>
      <w:r w:rsidRPr="001911F7">
        <w:t xml:space="preserve">in the catch, and it represents the concept of </w:t>
      </w:r>
      <w:r w:rsidR="00561EF6" w:rsidRPr="001911F7">
        <w:t>“</w:t>
      </w:r>
      <w:r w:rsidRPr="001911F7">
        <w:t>let them spawn!</w:t>
      </w:r>
      <w:r w:rsidR="00561EF6" w:rsidRPr="001911F7">
        <w:t>”</w:t>
      </w:r>
      <w:r w:rsidRPr="001911F7">
        <w:t xml:space="preserve"> The objective is to ensure that every single fish (100%) is able to reproduce at least once before being caught, in order to restore and sustain a robust</w:t>
      </w:r>
      <w:r w:rsidR="00CE3012" w:rsidRPr="001911F7">
        <w:t xml:space="preserve"> spawning biomass of fisheries</w:t>
      </w:r>
      <w:r w:rsidRPr="001911F7">
        <w:t>. The percentage of fish in the capture that have a length larger than the length at sexual maturity (</w:t>
      </w:r>
      <w:r w:rsidRPr="001911F7">
        <w:rPr>
          <w:i/>
        </w:rPr>
        <w:t>L</w:t>
      </w:r>
      <w:r w:rsidRPr="001911F7">
        <w:rPr>
          <w:i/>
          <w:vertAlign w:val="subscript"/>
        </w:rPr>
        <w:t>m</w:t>
      </w:r>
      <w:r w:rsidRPr="001911F7">
        <w:t>) was determined using the following formula</w:t>
      </w:r>
      <w:r w:rsidR="00155F58" w:rsidRPr="001911F7">
        <w:t xml:space="preserve"> proposed by Froese (2004)</w:t>
      </w:r>
      <w:r w:rsidRPr="001911F7">
        <w:t>:</w:t>
      </w:r>
    </w:p>
    <w:p w14:paraId="7176F820" w14:textId="63362A34" w:rsidR="00F85F82" w:rsidRPr="001911F7" w:rsidRDefault="002D5D72" w:rsidP="004719B0">
      <w:pPr>
        <w:rPr>
          <w:rFonts w:eastAsiaTheme="minorEastAsia"/>
        </w:rPr>
      </w:pPr>
      <w:r w:rsidRPr="001911F7">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mat</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w:rPr>
                    <w:rFonts w:ascii="Cambria Math" w:hAnsi="Cambria Math"/>
                  </w:rPr>
                  <m:t>L</m:t>
                </m:r>
              </m:e>
              <m:sub>
                <m:r>
                  <w:rPr>
                    <w:rFonts w:ascii="Cambria Math" w:hAnsi="Cambria Math"/>
                  </w:rPr>
                  <m:t>mat</m:t>
                </m:r>
              </m:sub>
            </m:sSub>
          </m:sub>
          <m:sup>
            <m:sSub>
              <m:sSubPr>
                <m:ctrlPr>
                  <w:rPr>
                    <w:rFonts w:ascii="Cambria Math" w:hAnsi="Cambria Math"/>
                  </w:rPr>
                </m:ctrlPr>
              </m:sSubPr>
              <m:e>
                <m:r>
                  <w:rPr>
                    <w:rFonts w:ascii="Cambria Math" w:hAnsi="Cambria Math"/>
                  </w:rPr>
                  <m:t>L</m:t>
                </m:r>
              </m:e>
              <m:sub>
                <m:r>
                  <w:rPr>
                    <w:rFonts w:ascii="Cambria Math" w:hAnsi="Cambria Math"/>
                  </w:rPr>
                  <m:t>max</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Pr="001911F7">
        <w:rPr>
          <w:rFonts w:eastAsiaTheme="minorEastAsia"/>
        </w:rPr>
        <w:t>………………... (</w:t>
      </w:r>
      <w:r w:rsidR="00D9133D" w:rsidRPr="001911F7">
        <w:rPr>
          <w:rFonts w:eastAsiaTheme="minorEastAsia"/>
        </w:rPr>
        <w:t>6</w:t>
      </w:r>
      <w:r w:rsidRPr="001911F7">
        <w:rPr>
          <w:rFonts w:eastAsiaTheme="minorEastAsia"/>
        </w:rPr>
        <w:t>)</w:t>
      </w:r>
    </w:p>
    <w:p w14:paraId="5A4BE442" w14:textId="5F66EC3B" w:rsidR="009A51D4" w:rsidRPr="001911F7" w:rsidRDefault="009A51D4" w:rsidP="007A0BD1">
      <w:pPr>
        <w:ind w:firstLine="0"/>
      </w:pPr>
      <w:r w:rsidRPr="007A0BD1">
        <w:t xml:space="preserve">Where, </w:t>
      </w:r>
      <w:r w:rsidRPr="007A0BD1">
        <w:rPr>
          <w:i/>
          <w:iCs/>
        </w:rPr>
        <w:t>P</w:t>
      </w:r>
      <w:r w:rsidRPr="007A0BD1">
        <w:rPr>
          <w:i/>
          <w:iCs/>
          <w:vertAlign w:val="subscript"/>
        </w:rPr>
        <w:t>L</w:t>
      </w:r>
      <w:r w:rsidRPr="007A0BD1">
        <w:t xml:space="preserve"> is the percentage of fish in the catch</w:t>
      </w:r>
      <w:r w:rsidR="00AD7A69" w:rsidRPr="007A0BD1">
        <w:t xml:space="preserve"> composition</w:t>
      </w:r>
      <w:r w:rsidR="00AD7A69" w:rsidRPr="001911F7">
        <w:t xml:space="preserve"> with a </w:t>
      </w:r>
      <w:r w:rsidRPr="007A0BD1">
        <w:t>length interval</w:t>
      </w:r>
      <w:r w:rsidR="00AD7A69" w:rsidRPr="001911F7">
        <w:t xml:space="preserve"> of</w:t>
      </w:r>
      <w:r w:rsidRPr="007A0BD1">
        <w:t xml:space="preserve"> L.</w:t>
      </w:r>
    </w:p>
    <w:p w14:paraId="2B0B838F" w14:textId="6F41142E" w:rsidR="00A642B1" w:rsidRPr="001911F7" w:rsidRDefault="00A642B1" w:rsidP="004719B0">
      <w:pPr>
        <w:pStyle w:val="ListParagraph"/>
        <w:numPr>
          <w:ilvl w:val="0"/>
          <w:numId w:val="13"/>
        </w:numPr>
        <w:ind w:left="288" w:hanging="288"/>
      </w:pPr>
      <w:r w:rsidRPr="001911F7">
        <w:t xml:space="preserve">Indicator two </w:t>
      </w:r>
      <w:r w:rsidRPr="001911F7">
        <w:rPr>
          <w:i/>
        </w:rPr>
        <w:t>P</w:t>
      </w:r>
      <w:r w:rsidRPr="001911F7">
        <w:rPr>
          <w:i/>
          <w:vertAlign w:val="subscript"/>
        </w:rPr>
        <w:t>opt</w:t>
      </w:r>
      <w:r w:rsidR="00B50043" w:rsidRPr="001911F7">
        <w:t>,</w:t>
      </w:r>
      <w:r w:rsidRPr="001911F7">
        <w:t xml:space="preserve"> defined as the percentage of fish caught at their optimal length, which is the length that maximizes the yield and revenue.</w:t>
      </w:r>
      <w:r w:rsidR="007D017C" w:rsidRPr="001911F7">
        <w:t xml:space="preserve"> T</w:t>
      </w:r>
      <w:r w:rsidRPr="001911F7">
        <w:t xml:space="preserve">he optimum length is generally somewhat bigger than the length at initial maturity and can be readily determined using growth and mortality parameters or empirical equations </w:t>
      </w:r>
      <w:r w:rsidR="006E1EC7" w:rsidRPr="001911F7">
        <w:fldChar w:fldCharType="begin"/>
      </w:r>
      <w:r w:rsidR="006E1EC7" w:rsidRPr="001911F7">
        <w:instrText xml:space="preserve"> ADDIN ZOTERO_ITEM CSL_CITATION {"citationID":"yGpBWq9G","properties":{"formattedCitation":"(Froese &amp; Binohlan, 2000)","plainCitation":"(Froese &amp; Binohlan, 2000)","noteIndex":0},"citationItems":[{"id":310,"uris":["http://zotero.org/users/local/X5k6H2lV/items/MYMKLTV9"],"itemData":{"id":310,"type":"article-journal","abstract":"Empirical relationships are presented to estimate in fishes, asymptotic length (L∞) from maximum observed length (Lmax), length at first maturity (Lm) from L∞, life span (tmax) from age at first maturity (tm), and length at maximum possible yield per recruit (Lopt) from L∞ and from Lm, respectively. The age at Lopt is found to be a good indicator of generation time in fishes. A spreadsheet containing the various equations can be downloaded from the Internet at http://www.fishbase.org/download as popdynJFB.zip. A simple method is presented for evaluation of length–frequency data in their relationship to L∞, Lm and Lopt. This can be used to evaluate the quality of the length–frequency sample and the status of the population. Three examples demonstrate the usefulness of this method. 2000 The Fisheries Society of the British Isles","container-title":"Journal of Fish Biology","DOI":"10.1111/j.1095-8649.2000.tb00870.x","ISSN":"1095-8649","issue":"4","language":"en","note":"_eprint: https://onlinelibrary.wiley.com/doi/pdf/10.1111/j.1095-8649.2000.tb00870.x","page":"758-773","source":"Wiley Online Library","title":"Empirical relationships to estimate asymptotic length, length at first maturity and length at maximum yield per recruit in fishes, with a simple method to evaluate length frequency data","volume":"56","author":[{"family":"Froese","given":"R."},{"family":"Binohlan","given":"C."}],"issued":{"date-parts":[["2000"]]}}}],"schema":"https://github.com/citation-style-language/schema/raw/master/csl-citation.json"} </w:instrText>
      </w:r>
      <w:r w:rsidR="006E1EC7" w:rsidRPr="001911F7">
        <w:fldChar w:fldCharType="separate"/>
      </w:r>
      <w:r w:rsidR="006E1EC7" w:rsidRPr="001911F7">
        <w:t>(Froese &amp; Binohlan, 2000)</w:t>
      </w:r>
      <w:r w:rsidR="006E1EC7" w:rsidRPr="001911F7">
        <w:fldChar w:fldCharType="end"/>
      </w:r>
      <w:r w:rsidR="006E1EC7" w:rsidRPr="001911F7">
        <w:t xml:space="preserve">. </w:t>
      </w:r>
      <w:r w:rsidRPr="001911F7">
        <w:t>The objective is to capture every fish (100%) within a range of around ±10% (between 0.9</w:t>
      </w:r>
      <w:r w:rsidRPr="001911F7">
        <w:rPr>
          <w:i/>
        </w:rPr>
        <w:t>L</w:t>
      </w:r>
      <w:r w:rsidRPr="001911F7">
        <w:rPr>
          <w:i/>
          <w:vertAlign w:val="subscript"/>
        </w:rPr>
        <w:t>opt</w:t>
      </w:r>
      <w:r w:rsidRPr="001911F7">
        <w:t xml:space="preserve"> and 1.1</w:t>
      </w:r>
      <w:r w:rsidRPr="001911F7">
        <w:rPr>
          <w:i/>
        </w:rPr>
        <w:t>L</w:t>
      </w:r>
      <w:r w:rsidRPr="001911F7">
        <w:rPr>
          <w:i/>
          <w:vertAlign w:val="subscript"/>
        </w:rPr>
        <w:t>opt</w:t>
      </w:r>
      <w:r w:rsidRPr="001911F7">
        <w:t>) of the optimal length.</w:t>
      </w:r>
      <w:r w:rsidR="007D017C" w:rsidRPr="001911F7">
        <w:t xml:space="preserve"> </w:t>
      </w:r>
      <w:r w:rsidR="00972EA7" w:rsidRPr="001911F7">
        <w:rPr>
          <w:i/>
        </w:rPr>
        <w:t>L</w:t>
      </w:r>
      <w:r w:rsidR="00972EA7" w:rsidRPr="001911F7">
        <w:rPr>
          <w:i/>
          <w:vertAlign w:val="subscript"/>
        </w:rPr>
        <w:t>opt</w:t>
      </w:r>
      <w:r w:rsidR="00972EA7" w:rsidRPr="001911F7">
        <w:t xml:space="preserve"> </w:t>
      </w:r>
      <w:r w:rsidR="007D017C" w:rsidRPr="001911F7">
        <w:t xml:space="preserve">and </w:t>
      </w:r>
      <w:r w:rsidR="00972EA7" w:rsidRPr="001911F7">
        <w:rPr>
          <w:i/>
        </w:rPr>
        <w:t>P</w:t>
      </w:r>
      <w:r w:rsidR="00972EA7" w:rsidRPr="001911F7">
        <w:rPr>
          <w:i/>
          <w:vertAlign w:val="subscript"/>
        </w:rPr>
        <w:t>opt</w:t>
      </w:r>
      <w:r w:rsidR="00972EA7" w:rsidRPr="001911F7">
        <w:t xml:space="preserve"> </w:t>
      </w:r>
      <w:r w:rsidR="007D017C" w:rsidRPr="001911F7">
        <w:t xml:space="preserve">were </w:t>
      </w:r>
      <w:r w:rsidRPr="001911F7">
        <w:t>calculated</w:t>
      </w:r>
      <w:r w:rsidR="007D017C" w:rsidRPr="001911F7">
        <w:t xml:space="preserve"> by following formula:</w:t>
      </w:r>
    </w:p>
    <w:p w14:paraId="675F1F5A" w14:textId="4C6771F2" w:rsidR="00A97BCA" w:rsidRPr="001911F7" w:rsidRDefault="00000000" w:rsidP="007A0BD1">
      <w:pPr>
        <w:ind w:left="1152" w:firstLine="0"/>
        <w:jc w:val="center"/>
        <w:rPr>
          <w:rFonts w:eastAsiaTheme="minorEastAsia"/>
        </w:rPr>
      </w:pP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opt</m:t>
                    </m:r>
                  </m:sub>
                </m:sSub>
              </m:e>
            </m:d>
          </m:e>
        </m:func>
        <m:r>
          <w:rPr>
            <w:rFonts w:ascii="Cambria Math" w:hAnsi="Cambria Math"/>
          </w:rPr>
          <m:t>=</m:t>
        </m:r>
        <m:r>
          <w:rPr>
            <w:rFonts w:ascii="Cambria Math" w:hAnsi="Cambria Math"/>
          </w:rPr>
          <m:t>1.053</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mat</m:t>
                        </m:r>
                      </m:sub>
                    </m:sSub>
                  </m:e>
                </m:d>
              </m:e>
            </m:func>
          </m:e>
        </m:d>
        <m:r>
          <w:rPr>
            <w:rFonts w:ascii="Cambria Math" w:hAnsi="Cambria Math"/>
          </w:rPr>
          <m:t>-0</m:t>
        </m:r>
        <m:r>
          <w:rPr>
            <w:rFonts w:ascii="Cambria Math" w:hAnsi="Cambria Math"/>
          </w:rPr>
          <m:t>.0565</m:t>
        </m:r>
      </m:oMath>
      <w:r w:rsidR="00A97BCA" w:rsidRPr="001911F7">
        <w:rPr>
          <w:rFonts w:eastAsiaTheme="minorEastAsia"/>
        </w:rPr>
        <w:t>……………. (</w:t>
      </w:r>
      <w:r w:rsidR="00EB1B8C" w:rsidRPr="001911F7">
        <w:rPr>
          <w:rFonts w:eastAsiaTheme="minorEastAsia"/>
        </w:rPr>
        <w:t>7</w:t>
      </w:r>
      <w:r w:rsidR="00A97BCA" w:rsidRPr="001911F7">
        <w:rPr>
          <w:rFonts w:eastAsiaTheme="minorEastAsia"/>
        </w:rPr>
        <w:t>)</w:t>
      </w:r>
    </w:p>
    <w:p w14:paraId="3C366CAA" w14:textId="77777777" w:rsidR="00A97BCA" w:rsidRPr="001911F7" w:rsidRDefault="00A97BCA" w:rsidP="007A0BD1">
      <w:pPr>
        <w:ind w:firstLine="0"/>
      </w:pPr>
    </w:p>
    <w:p w14:paraId="6E9968AF" w14:textId="2EB0113D" w:rsidR="004F3B74" w:rsidRPr="001911F7" w:rsidRDefault="002D5D72" w:rsidP="004719B0">
      <w:pPr>
        <w:pStyle w:val="ListParagraph"/>
        <w:ind w:left="792" w:firstLine="0"/>
        <w:rPr>
          <w:rFonts w:eastAsiaTheme="minorEastAsia"/>
        </w:rPr>
      </w:pPr>
      <w:r w:rsidRPr="001911F7">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opt</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m:rPr>
                    <m:sty m:val="p"/>
                  </m:rPr>
                  <w:rPr>
                    <w:rFonts w:ascii="Cambria Math" w:hAnsi="Cambria Math"/>
                  </w:rPr>
                  <m:t>0.9</m:t>
                </m:r>
                <m:r>
                  <w:rPr>
                    <w:rFonts w:ascii="Cambria Math" w:hAnsi="Cambria Math"/>
                  </w:rPr>
                  <m:t>L</m:t>
                </m:r>
              </m:e>
              <m:sub>
                <m:r>
                  <w:rPr>
                    <w:rFonts w:ascii="Cambria Math" w:hAnsi="Cambria Math"/>
                  </w:rPr>
                  <m:t>opt</m:t>
                </m:r>
              </m:sub>
            </m:sSub>
          </m:sub>
          <m:sup>
            <m:sSub>
              <m:sSubPr>
                <m:ctrlPr>
                  <w:rPr>
                    <w:rFonts w:ascii="Cambria Math" w:hAnsi="Cambria Math"/>
                  </w:rPr>
                </m:ctrlPr>
              </m:sSubPr>
              <m:e>
                <m:r>
                  <m:rPr>
                    <m:sty m:val="p"/>
                  </m:rPr>
                  <w:rPr>
                    <w:rFonts w:ascii="Cambria Math" w:hAnsi="Cambria Math"/>
                  </w:rPr>
                  <m:t>1.1</m:t>
                </m:r>
                <m:r>
                  <w:rPr>
                    <w:rFonts w:ascii="Cambria Math" w:hAnsi="Cambria Math"/>
                  </w:rPr>
                  <m:t>L</m:t>
                </m:r>
              </m:e>
              <m:sub>
                <m:r>
                  <w:rPr>
                    <w:rFonts w:ascii="Cambria Math" w:hAnsi="Cambria Math"/>
                  </w:rPr>
                  <m:t>opt</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Pr="001911F7">
        <w:rPr>
          <w:rFonts w:eastAsiaTheme="minorEastAsia"/>
        </w:rPr>
        <w:t>…………… (</w:t>
      </w:r>
      <w:r w:rsidR="00EB1B8C" w:rsidRPr="001911F7">
        <w:rPr>
          <w:rFonts w:eastAsiaTheme="minorEastAsia"/>
        </w:rPr>
        <w:t>8</w:t>
      </w:r>
      <w:r w:rsidRPr="001911F7">
        <w:rPr>
          <w:rFonts w:eastAsiaTheme="minorEastAsia"/>
        </w:rPr>
        <w:t>)</w:t>
      </w:r>
    </w:p>
    <w:p w14:paraId="495C373B" w14:textId="559B15D3" w:rsidR="00E130A5" w:rsidRPr="001911F7" w:rsidRDefault="00F431B8" w:rsidP="007A0BD1">
      <w:pPr>
        <w:pStyle w:val="ListParagraph"/>
        <w:numPr>
          <w:ilvl w:val="0"/>
          <w:numId w:val="13"/>
        </w:numPr>
        <w:ind w:left="288" w:firstLine="0"/>
      </w:pPr>
      <w:r w:rsidRPr="001911F7">
        <w:t xml:space="preserve">The </w:t>
      </w:r>
      <w:r w:rsidR="00A642B1" w:rsidRPr="001911F7">
        <w:rPr>
          <w:i/>
        </w:rPr>
        <w:t>P</w:t>
      </w:r>
      <w:r w:rsidR="00A642B1" w:rsidRPr="001911F7">
        <w:rPr>
          <w:i/>
          <w:vertAlign w:val="subscript"/>
        </w:rPr>
        <w:t>mega</w:t>
      </w:r>
      <w:r w:rsidR="00B50043" w:rsidRPr="001911F7">
        <w:t xml:space="preserve">, </w:t>
      </w:r>
      <w:r w:rsidRPr="001911F7">
        <w:t xml:space="preserve">defined as the percentage of old and larger fish (mega = mega spawner) in the catch composition. </w:t>
      </w:r>
      <w:r w:rsidR="00A642B1" w:rsidRPr="001911F7">
        <w:t>The metric is calculated as the proportion of mature fish in the catch that exceed the optimal length by 10%.</w:t>
      </w:r>
      <w:r w:rsidR="00E130A5" w:rsidRPr="001911F7">
        <w:t xml:space="preserve"> </w:t>
      </w:r>
      <w:r w:rsidR="00A642B1" w:rsidRPr="001911F7">
        <w:t xml:space="preserve">The purpose of the management regime is to execute a fishing technique that ensures no mega-spawners are caught, with a goal of 0% catch rate. In the absence of </w:t>
      </w:r>
      <w:r w:rsidR="00E130A5" w:rsidRPr="001911F7">
        <w:t xml:space="preserve">such </w:t>
      </w:r>
      <w:r w:rsidR="00A642B1" w:rsidRPr="001911F7">
        <w:t xml:space="preserve">strategy, </w:t>
      </w:r>
      <w:r w:rsidR="00E130A5" w:rsidRPr="001911F7">
        <w:t>a</w:t>
      </w:r>
      <w:r w:rsidR="00A642B1" w:rsidRPr="001911F7">
        <w:t xml:space="preserve"> range of 30-40% mega-spawners is indicative of a robust</w:t>
      </w:r>
      <w:r w:rsidR="00E130A5" w:rsidRPr="001911F7">
        <w:t xml:space="preserve"> </w:t>
      </w:r>
      <w:r w:rsidR="00A642B1" w:rsidRPr="001911F7">
        <w:t>structure and is considered favorable</w:t>
      </w:r>
      <w:r w:rsidR="00E130A5" w:rsidRPr="001911F7">
        <w:t xml:space="preserve"> (</w:t>
      </w:r>
      <w:r w:rsidR="00DB4EAC" w:rsidRPr="007A0BD1">
        <w:t>Froese, 2004</w:t>
      </w:r>
      <w:r w:rsidR="00E130A5" w:rsidRPr="001911F7">
        <w:t>)</w:t>
      </w:r>
      <w:r w:rsidR="00A642B1" w:rsidRPr="001911F7">
        <w:t>. However, if the proportion falls below 20%, it is a cause for concern.</w:t>
      </w:r>
      <w:r w:rsidR="00E130A5" w:rsidRPr="001911F7">
        <w:t xml:space="preserve"> The following equation was used to estimate </w:t>
      </w:r>
      <w:r w:rsidR="00E130A5" w:rsidRPr="001911F7">
        <w:rPr>
          <w:i/>
        </w:rPr>
        <w:t>P</w:t>
      </w:r>
      <w:r w:rsidR="00E130A5" w:rsidRPr="001911F7">
        <w:rPr>
          <w:i/>
          <w:vertAlign w:val="subscript"/>
        </w:rPr>
        <w:t xml:space="preserve">mega </w:t>
      </w:r>
      <w:r w:rsidR="00E130A5" w:rsidRPr="001911F7">
        <w:rPr>
          <w:iCs/>
        </w:rPr>
        <w:t>proposed by Froese (2004):</w:t>
      </w:r>
    </w:p>
    <w:p w14:paraId="721F2801" w14:textId="39A11DB0" w:rsidR="004F3B74" w:rsidRPr="001911F7" w:rsidRDefault="002D5D72" w:rsidP="004719B0">
      <w:pPr>
        <w:ind w:left="432" w:firstLine="0"/>
        <w:rPr>
          <w:rFonts w:eastAsiaTheme="minorEastAsia"/>
        </w:rPr>
      </w:pPr>
      <w:r w:rsidRPr="001911F7">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mega</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m:rPr>
                    <m:sty m:val="p"/>
                  </m:rPr>
                  <w:rPr>
                    <w:rFonts w:ascii="Cambria Math" w:hAnsi="Cambria Math"/>
                  </w:rPr>
                  <m:t>1.1</m:t>
                </m:r>
                <m:r>
                  <w:rPr>
                    <w:rFonts w:ascii="Cambria Math" w:hAnsi="Cambria Math"/>
                  </w:rPr>
                  <m:t>L</m:t>
                </m:r>
              </m:e>
              <m:sub>
                <m:r>
                  <w:rPr>
                    <w:rFonts w:ascii="Cambria Math" w:hAnsi="Cambria Math"/>
                  </w:rPr>
                  <m:t>opt</m:t>
                </m:r>
              </m:sub>
            </m:sSub>
          </m:sub>
          <m:sup>
            <m:sSub>
              <m:sSubPr>
                <m:ctrlPr>
                  <w:rPr>
                    <w:rFonts w:ascii="Cambria Math" w:hAnsi="Cambria Math"/>
                  </w:rPr>
                </m:ctrlPr>
              </m:sSubPr>
              <m:e>
                <m:r>
                  <w:rPr>
                    <w:rFonts w:ascii="Cambria Math" w:hAnsi="Cambria Math"/>
                  </w:rPr>
                  <m:t>L</m:t>
                </m:r>
              </m:e>
              <m:sub>
                <m:r>
                  <w:rPr>
                    <w:rFonts w:ascii="Cambria Math" w:hAnsi="Cambria Math"/>
                  </w:rPr>
                  <m:t>max</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Pr="001911F7">
        <w:rPr>
          <w:rFonts w:eastAsiaTheme="minorEastAsia"/>
        </w:rPr>
        <w:t>…………… (</w:t>
      </w:r>
      <w:r w:rsidR="00D9133D" w:rsidRPr="001911F7">
        <w:rPr>
          <w:rFonts w:eastAsiaTheme="minorEastAsia"/>
        </w:rPr>
        <w:t>8</w:t>
      </w:r>
      <w:r w:rsidRPr="001911F7">
        <w:rPr>
          <w:rFonts w:eastAsiaTheme="minorEastAsia"/>
        </w:rPr>
        <w:t>)</w:t>
      </w:r>
    </w:p>
    <w:p w14:paraId="02417838" w14:textId="2CD0BF00" w:rsidR="00F475F3" w:rsidRPr="001911F7" w:rsidRDefault="00F475F3" w:rsidP="007A0BD1">
      <w:pPr>
        <w:ind w:firstLine="0"/>
        <w:rPr>
          <w:rFonts w:eastAsiaTheme="minorEastAsia"/>
        </w:rPr>
      </w:pPr>
      <w:r w:rsidRPr="001911F7">
        <w:rPr>
          <w:rFonts w:eastAsiaTheme="minorEastAsia"/>
        </w:rPr>
        <w:t>This FishPar function also calculate the length at sexual maturity ()</w:t>
      </w:r>
    </w:p>
    <w:p w14:paraId="40349ED3" w14:textId="0469CE10" w:rsidR="00D55496" w:rsidRPr="001911F7" w:rsidRDefault="00D55496" w:rsidP="00D55496">
      <w:pPr>
        <w:pStyle w:val="Heading3"/>
      </w:pPr>
      <w:r w:rsidRPr="001911F7">
        <w:t>Stock spawning biomass (SB) evaluation</w:t>
      </w:r>
    </w:p>
    <w:p w14:paraId="0F6E699B" w14:textId="15FB2D09" w:rsidR="00E130A5" w:rsidRPr="001911F7" w:rsidRDefault="00340B99" w:rsidP="0080581E">
      <w:pPr>
        <w:ind w:firstLine="0"/>
      </w:pPr>
      <w:r w:rsidRPr="001911F7">
        <w:t>FishSS function evaluate the stock status (limit spawning biomass and target spawning biomass)</w:t>
      </w:r>
      <w:r w:rsidR="001106BB" w:rsidRPr="001911F7">
        <w:t xml:space="preserve"> from a decision table (</w:t>
      </w:r>
      <w:r w:rsidR="001106BB" w:rsidRPr="001911F7">
        <w:rPr>
          <w:i/>
          <w:iCs/>
        </w:rPr>
        <w:t>CPdata</w:t>
      </w:r>
      <w:r w:rsidR="001106BB" w:rsidRPr="001911F7">
        <w:t>)</w:t>
      </w:r>
      <w:r w:rsidR="009422E9" w:rsidRPr="001911F7">
        <w:t xml:space="preserve"> (Figure 3)</w:t>
      </w:r>
      <w:r w:rsidR="001106BB" w:rsidRPr="001911F7">
        <w:t xml:space="preserve"> demonstrated by Cope and Pund (2009) which is readily available with the aLBI package </w:t>
      </w:r>
      <w:r w:rsidRPr="001911F7">
        <w:t>based on the input parameters (</w:t>
      </w:r>
      <w:r w:rsidRPr="007A0BD1">
        <w:rPr>
          <w:i/>
          <w:iCs/>
        </w:rPr>
        <w:t>LM_ratio</w:t>
      </w:r>
      <w:r w:rsidRPr="001911F7">
        <w:t xml:space="preserve">, </w:t>
      </w:r>
      <w:r w:rsidRPr="007A0BD1">
        <w:rPr>
          <w:i/>
          <w:iCs/>
        </w:rPr>
        <w:t>Pmat</w:t>
      </w:r>
      <w:r w:rsidRPr="001911F7">
        <w:t xml:space="preserve">, </w:t>
      </w:r>
      <w:r w:rsidRPr="007A0BD1">
        <w:rPr>
          <w:i/>
          <w:iCs/>
        </w:rPr>
        <w:t>Popt</w:t>
      </w:r>
      <w:r w:rsidRPr="001911F7">
        <w:t xml:space="preserve">, </w:t>
      </w:r>
      <w:r w:rsidRPr="007A0BD1">
        <w:rPr>
          <w:i/>
          <w:iCs/>
        </w:rPr>
        <w:t>Pmega</w:t>
      </w:r>
      <w:r w:rsidRPr="001911F7">
        <w:t>) estimated by FishPar function.</w:t>
      </w:r>
      <w:r w:rsidR="008D107A" w:rsidRPr="001911F7">
        <w:t xml:space="preserve"> For detail understanding about the following flowchart see the </w:t>
      </w:r>
      <w:r w:rsidR="008D107A" w:rsidRPr="007A0BD1">
        <w:rPr>
          <w:i/>
          <w:iCs/>
        </w:rPr>
        <w:t>CPdata</w:t>
      </w:r>
      <w:r w:rsidR="008D107A" w:rsidRPr="001911F7">
        <w:t xml:space="preserve"> provided by the aLBI package.</w:t>
      </w:r>
    </w:p>
    <w:p w14:paraId="2D70A98D" w14:textId="374D622C" w:rsidR="0080581E" w:rsidRPr="001911F7" w:rsidRDefault="0080581E" w:rsidP="0080581E">
      <w:pPr>
        <w:ind w:firstLine="0"/>
        <w:jc w:val="center"/>
      </w:pPr>
      <w:r w:rsidRPr="001911F7">
        <w:rPr>
          <w:noProof/>
        </w:rPr>
        <w:drawing>
          <wp:inline distT="0" distB="0" distL="0" distR="0" wp14:anchorId="46C923D6" wp14:editId="5D886F59">
            <wp:extent cx="3778796" cy="5477510"/>
            <wp:effectExtent l="19050" t="19050" r="12700" b="8890"/>
            <wp:docPr id="651234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132" r="15205" b="6623"/>
                    <a:stretch/>
                  </pic:blipFill>
                  <pic:spPr bwMode="auto">
                    <a:xfrm>
                      <a:off x="0" y="0"/>
                      <a:ext cx="3782105" cy="548230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A569C0" w14:textId="5455FDB3" w:rsidR="0080581E" w:rsidRPr="001911F7" w:rsidRDefault="009422E9" w:rsidP="007A0BD1">
      <w:pPr>
        <w:ind w:firstLine="0"/>
        <w:jc w:val="center"/>
      </w:pPr>
      <w:r w:rsidRPr="001911F7">
        <w:t>Figure 3: Flow chart of the decision tree adopted from Cope and Punt (2009)</w:t>
      </w:r>
    </w:p>
    <w:p w14:paraId="60FD1858" w14:textId="77777777" w:rsidR="0080581E" w:rsidRPr="001911F7" w:rsidRDefault="0080581E" w:rsidP="007A0BD1">
      <w:pPr>
        <w:ind w:firstLine="0"/>
      </w:pPr>
    </w:p>
    <w:p w14:paraId="6D6B60E1" w14:textId="300DCD1A" w:rsidR="000C7AC8" w:rsidRPr="001911F7" w:rsidRDefault="00467285" w:rsidP="004719B0">
      <w:pPr>
        <w:pStyle w:val="Heading3"/>
      </w:pPr>
      <w:r w:rsidRPr="001911F7">
        <w:t>Evaluating the robustness of the aLBI package</w:t>
      </w:r>
    </w:p>
    <w:p w14:paraId="6CACF1FF" w14:textId="5564A440" w:rsidR="00E752F9" w:rsidRPr="001911F7" w:rsidRDefault="0019040A" w:rsidP="007A0BD1">
      <w:pPr>
        <w:ind w:firstLine="0"/>
      </w:pPr>
      <w:r w:rsidRPr="001911F7">
        <w:t xml:space="preserve">To evaluate the robustness of the aLBI package under varying bin sizes, the length frequency data were rearranged using the </w:t>
      </w:r>
      <w:r w:rsidRPr="007A0BD1">
        <w:rPr>
          <w:i/>
          <w:iCs/>
        </w:rPr>
        <w:t>FrequencyTable</w:t>
      </w:r>
      <w:r w:rsidRPr="001911F7">
        <w:t xml:space="preserve"> function of the aLBI package with bin sizes of 1, 2, 4, and 5, in addition to the base model with a bin size of 3. The uncertainty in length-based indicators (LBIs)</w:t>
      </w:r>
      <w:r w:rsidR="00EE14CE" w:rsidRPr="001911F7">
        <w:t xml:space="preserve"> </w:t>
      </w:r>
      <w:r w:rsidR="002A29C6" w:rsidRPr="001911F7">
        <w:t>(</w:t>
      </w:r>
      <w:r w:rsidRPr="007A0BD1">
        <w:rPr>
          <w:i/>
          <w:iCs/>
        </w:rPr>
        <w:t>P</w:t>
      </w:r>
      <w:r w:rsidRPr="007A0BD1">
        <w:rPr>
          <w:i/>
          <w:iCs/>
          <w:vertAlign w:val="subscript"/>
        </w:rPr>
        <w:t>mat</w:t>
      </w:r>
      <w:r w:rsidRPr="001911F7">
        <w:t xml:space="preserve">, </w:t>
      </w:r>
      <w:r w:rsidRPr="007A0BD1">
        <w:rPr>
          <w:i/>
          <w:iCs/>
        </w:rPr>
        <w:t>P</w:t>
      </w:r>
      <w:r w:rsidRPr="007A0BD1">
        <w:rPr>
          <w:i/>
          <w:iCs/>
          <w:vertAlign w:val="subscript"/>
        </w:rPr>
        <w:t>opt</w:t>
      </w:r>
      <w:r w:rsidRPr="001911F7">
        <w:t>,</w:t>
      </w:r>
      <w:r w:rsidR="002A29C6" w:rsidRPr="001911F7">
        <w:t xml:space="preserve"> </w:t>
      </w:r>
      <w:r w:rsidRPr="001911F7">
        <w:t xml:space="preserve">and </w:t>
      </w:r>
      <w:r w:rsidRPr="007A0BD1">
        <w:rPr>
          <w:i/>
          <w:iCs/>
        </w:rPr>
        <w:t>P</w:t>
      </w:r>
      <w:r w:rsidRPr="007A0BD1">
        <w:rPr>
          <w:i/>
          <w:iCs/>
          <w:vertAlign w:val="subscript"/>
        </w:rPr>
        <w:t>mega</w:t>
      </w:r>
      <w:r w:rsidRPr="001911F7">
        <w:t>) was propagated from the uncertainty in key length parameters such as length at maturity (</w:t>
      </w:r>
      <w:r w:rsidRPr="007A0BD1">
        <w:rPr>
          <w:i/>
          <w:iCs/>
        </w:rPr>
        <w:t>L</w:t>
      </w:r>
      <w:r w:rsidRPr="007A0BD1">
        <w:rPr>
          <w:i/>
          <w:iCs/>
          <w:vertAlign w:val="subscript"/>
        </w:rPr>
        <w:t>mat</w:t>
      </w:r>
      <w:r w:rsidRPr="001911F7">
        <w:t>), optimal length (</w:t>
      </w:r>
      <w:r w:rsidRPr="007A0BD1">
        <w:rPr>
          <w:i/>
          <w:iCs/>
        </w:rPr>
        <w:t>L</w:t>
      </w:r>
      <w:r w:rsidRPr="007A0BD1">
        <w:rPr>
          <w:i/>
          <w:iCs/>
          <w:vertAlign w:val="subscript"/>
        </w:rPr>
        <w:t>opt</w:t>
      </w:r>
      <w:r w:rsidRPr="001911F7">
        <w:t>), and maximum length (</w:t>
      </w:r>
      <w:r w:rsidRPr="007A0BD1">
        <w:rPr>
          <w:i/>
          <w:iCs/>
        </w:rPr>
        <w:t>L</w:t>
      </w:r>
      <w:r w:rsidRPr="007A0BD1">
        <w:rPr>
          <w:i/>
          <w:iCs/>
          <w:vertAlign w:val="subscript"/>
        </w:rPr>
        <w:t>max</w:t>
      </w:r>
      <w:r w:rsidRPr="001911F7">
        <w:t>). The uncertainty in these length parameters was estimated through a bootstrapping approach, which resampled the length data 1</w:t>
      </w:r>
      <w:r w:rsidR="00846A1C" w:rsidRPr="001911F7">
        <w:t>,</w:t>
      </w:r>
      <w:r w:rsidRPr="001911F7">
        <w:t xml:space="preserve">000 times to generate confidence intervals for each parameter. The bootstrapped estimates were then used to calculate the LBIs for each bin size. This approach ensured that the variability inherent in the length data was accounted for in the robustness evaluation. Statistical analyses, including one-way ANOVA and Tukey's HSD test, were performed to test for significant </w:t>
      </w:r>
      <w:r w:rsidR="00EC6EB1" w:rsidRPr="001911F7">
        <w:t>difference</w:t>
      </w:r>
      <w:r w:rsidRPr="001911F7">
        <w:t xml:space="preserve"> in</w:t>
      </w:r>
      <w:r w:rsidR="00846A1C" w:rsidRPr="001911F7">
        <w:t xml:space="preserve"> length parameters as well as</w:t>
      </w:r>
      <w:r w:rsidRPr="001911F7">
        <w:t xml:space="preserve"> LBI estimates across the different bin sizes.</w:t>
      </w:r>
    </w:p>
    <w:p w14:paraId="7EDBF95E" w14:textId="77777777" w:rsidR="00561EF6" w:rsidRPr="001911F7" w:rsidRDefault="00561EF6" w:rsidP="007A0BD1">
      <w:pPr>
        <w:ind w:firstLine="0"/>
        <w:rPr>
          <w:noProof/>
        </w:rPr>
      </w:pPr>
    </w:p>
    <w:p w14:paraId="71FB8013" w14:textId="5341208D" w:rsidR="00B75DAB" w:rsidRPr="001911F7" w:rsidRDefault="00FB130F" w:rsidP="004719B0">
      <w:pPr>
        <w:pStyle w:val="Heading1"/>
        <w:rPr>
          <w:sz w:val="24"/>
          <w:szCs w:val="24"/>
        </w:rPr>
      </w:pPr>
      <w:bookmarkStart w:id="31" w:name="_Toc171390630"/>
      <w:bookmarkStart w:id="32" w:name="_Toc171391903"/>
      <w:bookmarkStart w:id="33" w:name="_Toc171463501"/>
      <w:r w:rsidRPr="001911F7">
        <w:rPr>
          <w:sz w:val="24"/>
          <w:szCs w:val="24"/>
        </w:rPr>
        <w:t>RESUTS</w:t>
      </w:r>
      <w:bookmarkEnd w:id="31"/>
      <w:bookmarkEnd w:id="32"/>
      <w:bookmarkEnd w:id="33"/>
    </w:p>
    <w:p w14:paraId="10331410" w14:textId="77777777" w:rsidR="00633088" w:rsidRPr="001911F7" w:rsidRDefault="00633088" w:rsidP="004719B0">
      <w:pPr>
        <w:pStyle w:val="Heading2"/>
        <w:rPr>
          <w:sz w:val="24"/>
          <w:szCs w:val="24"/>
        </w:rPr>
      </w:pPr>
      <w:bookmarkStart w:id="34" w:name="_Toc171390627"/>
      <w:bookmarkStart w:id="35" w:name="_Toc171391900"/>
      <w:bookmarkStart w:id="36" w:name="_Toc171463498"/>
      <w:bookmarkStart w:id="37" w:name="_Toc171390631"/>
      <w:bookmarkStart w:id="38" w:name="_Toc171391904"/>
      <w:bookmarkStart w:id="39" w:name="_Toc171463502"/>
      <w:r w:rsidRPr="001911F7">
        <w:rPr>
          <w:sz w:val="24"/>
          <w:szCs w:val="24"/>
        </w:rPr>
        <w:t>Installation of the package</w:t>
      </w:r>
      <w:bookmarkEnd w:id="34"/>
      <w:bookmarkEnd w:id="35"/>
      <w:bookmarkEnd w:id="36"/>
    </w:p>
    <w:p w14:paraId="3C05B69D" w14:textId="3CCB3206" w:rsidR="00945075" w:rsidRPr="001911F7" w:rsidRDefault="00633088" w:rsidP="004719B0">
      <w:pPr>
        <w:ind w:firstLine="0"/>
      </w:pPr>
      <w:r w:rsidRPr="001911F7">
        <w:t xml:space="preserve">The package </w:t>
      </w:r>
      <w:r w:rsidR="00E175B3" w:rsidRPr="001911F7">
        <w:t xml:space="preserve">(aLBI) </w:t>
      </w:r>
      <w:r w:rsidRPr="001911F7">
        <w:t>is accessible on GitHub repository</w:t>
      </w:r>
      <w:r w:rsidR="00E752F9" w:rsidRPr="001911F7">
        <w:t xml:space="preserve"> (for latest update)</w:t>
      </w:r>
      <w:r w:rsidRPr="001911F7">
        <w:t xml:space="preserve"> and also available on CRAN (</w:t>
      </w:r>
      <w:hyperlink r:id="rId14" w:history="1">
        <w:r w:rsidRPr="001911F7">
          <w:rPr>
            <w:rStyle w:val="Hyperlink"/>
            <w:color w:val="auto"/>
            <w:u w:val="none"/>
          </w:rPr>
          <w:t>https://cran.r-project.org/web/packages/aLBI/index.html</w:t>
        </w:r>
      </w:hyperlink>
      <w:r w:rsidRPr="001911F7">
        <w:t>).</w:t>
      </w:r>
      <w:r w:rsidR="00E175B3" w:rsidRPr="001911F7">
        <w:t xml:space="preserve"> </w:t>
      </w:r>
      <w:r w:rsidRPr="001911F7">
        <w:t>For detailed installation instructions, troubleshooting tips, and additional information, users can refer to the vignettes (</w:t>
      </w:r>
      <w:r w:rsidR="005E721B" w:rsidRPr="007A0BD1">
        <w:t>https://cran.r-project.org/web/packages/aLBI/vignettes/Introduction.html</w:t>
      </w:r>
      <w:r w:rsidRPr="001911F7">
        <w:t>).</w:t>
      </w:r>
    </w:p>
    <w:p w14:paraId="06B82C99" w14:textId="7756109A" w:rsidR="00A758F3" w:rsidRPr="001911F7" w:rsidRDefault="0081759F" w:rsidP="004719B0">
      <w:pPr>
        <w:pStyle w:val="Heading2"/>
        <w:rPr>
          <w:sz w:val="24"/>
          <w:szCs w:val="24"/>
        </w:rPr>
      </w:pPr>
      <w:bookmarkStart w:id="40" w:name="_Toc171390632"/>
      <w:bookmarkStart w:id="41" w:name="_Toc171391905"/>
      <w:bookmarkStart w:id="42" w:name="_Toc171463503"/>
      <w:bookmarkEnd w:id="37"/>
      <w:bookmarkEnd w:id="38"/>
      <w:bookmarkEnd w:id="39"/>
      <w:r w:rsidRPr="001911F7">
        <w:rPr>
          <w:sz w:val="24"/>
          <w:szCs w:val="24"/>
        </w:rPr>
        <w:t>Observed output of</w:t>
      </w:r>
      <w:r w:rsidR="00A758F3" w:rsidRPr="001911F7">
        <w:rPr>
          <w:sz w:val="24"/>
          <w:szCs w:val="24"/>
        </w:rPr>
        <w:t xml:space="preserve"> FishPar function</w:t>
      </w:r>
      <w:bookmarkEnd w:id="40"/>
      <w:bookmarkEnd w:id="41"/>
      <w:bookmarkEnd w:id="42"/>
    </w:p>
    <w:p w14:paraId="2DEE8F25" w14:textId="6DA99300" w:rsidR="00BD26F2" w:rsidRPr="001911F7" w:rsidRDefault="00E2337D" w:rsidP="004719B0">
      <w:pPr>
        <w:ind w:firstLine="0"/>
      </w:pPr>
      <w:r w:rsidRPr="001911F7">
        <w:t xml:space="preserve">Length frequency data </w:t>
      </w:r>
      <w:r w:rsidR="00E879DA" w:rsidRPr="001911F7">
        <w:t xml:space="preserve">of </w:t>
      </w:r>
      <w:r w:rsidR="00E879DA" w:rsidRPr="001911F7">
        <w:rPr>
          <w:i/>
          <w:iCs/>
        </w:rPr>
        <w:t>Sperata</w:t>
      </w:r>
      <w:r w:rsidRPr="001911F7">
        <w:rPr>
          <w:i/>
          <w:iCs/>
        </w:rPr>
        <w:t xml:space="preserve"> aor </w:t>
      </w:r>
      <w:r w:rsidR="000B7830" w:rsidRPr="001911F7">
        <w:t>was given input to the aLBI package for estimating the parameters and visualization of the plots for understanding the stock status</w:t>
      </w:r>
      <w:r w:rsidR="00D965B3" w:rsidRPr="001911F7">
        <w:t>.</w:t>
      </w:r>
    </w:p>
    <w:p w14:paraId="709DD8ED" w14:textId="54B0B7E1" w:rsidR="0081759F" w:rsidRPr="001911F7" w:rsidRDefault="0081759F" w:rsidP="004719B0">
      <w:pPr>
        <w:pStyle w:val="Heading3"/>
      </w:pPr>
      <w:bookmarkStart w:id="43" w:name="_Toc171390633"/>
      <w:bookmarkStart w:id="44" w:name="_Toc171391906"/>
      <w:bookmarkStart w:id="45" w:name="_Toc171463504"/>
      <w:r w:rsidRPr="001911F7">
        <w:t>Frequency distribution plot</w:t>
      </w:r>
      <w:bookmarkEnd w:id="43"/>
      <w:bookmarkEnd w:id="44"/>
      <w:bookmarkEnd w:id="45"/>
    </w:p>
    <w:p w14:paraId="0F0D6534" w14:textId="078A37A6" w:rsidR="005E0494" w:rsidRPr="001911F7" w:rsidRDefault="00447D4A" w:rsidP="004719B0">
      <w:pPr>
        <w:ind w:firstLine="0"/>
      </w:pPr>
      <w:r w:rsidRPr="001911F7">
        <w:t xml:space="preserve">The total lengths (TL) of 1177 </w:t>
      </w:r>
      <w:r w:rsidRPr="001911F7">
        <w:rPr>
          <w:i/>
          <w:iCs/>
        </w:rPr>
        <w:t xml:space="preserve">Sperata aor </w:t>
      </w:r>
      <w:r w:rsidRPr="001911F7">
        <w:t xml:space="preserve">individuals, ranging from 9.5 to 75 cm were </w:t>
      </w:r>
      <w:r w:rsidR="00125099" w:rsidRPr="001911F7">
        <w:t xml:space="preserve">measured. A frequency </w:t>
      </w:r>
      <w:r w:rsidR="00576CBF" w:rsidRPr="001911F7">
        <w:t>table</w:t>
      </w:r>
      <w:r w:rsidR="00125099" w:rsidRPr="001911F7">
        <w:t xml:space="preserve"> with</w:t>
      </w:r>
      <w:r w:rsidR="003612C0" w:rsidRPr="001911F7">
        <w:t xml:space="preserve"> an optimum </w:t>
      </w:r>
      <w:r w:rsidR="00125099" w:rsidRPr="001911F7">
        <w:t xml:space="preserve">class intervals of </w:t>
      </w:r>
      <w:r w:rsidR="003612C0" w:rsidRPr="001911F7">
        <w:t>3</w:t>
      </w:r>
      <w:r w:rsidR="00B116B9" w:rsidRPr="001911F7">
        <w:t xml:space="preserve"> cm</w:t>
      </w:r>
      <w:r w:rsidR="00576CBF" w:rsidRPr="001911F7">
        <w:t xml:space="preserve"> </w:t>
      </w:r>
      <w:r w:rsidR="00125099" w:rsidRPr="001911F7">
        <w:t>a</w:t>
      </w:r>
      <w:r w:rsidR="003612C0" w:rsidRPr="001911F7">
        <w:t>n</w:t>
      </w:r>
      <w:r w:rsidR="00576CBF" w:rsidRPr="001911F7">
        <w:t>d</w:t>
      </w:r>
      <w:r w:rsidR="00125099" w:rsidRPr="001911F7">
        <w:t xml:space="preserve"> </w:t>
      </w:r>
      <w:r w:rsidR="00F47C0F" w:rsidRPr="001911F7">
        <w:t>a</w:t>
      </w:r>
      <w:r w:rsidR="00B116B9" w:rsidRPr="001911F7">
        <w:t xml:space="preserve"> </w:t>
      </w:r>
      <w:r w:rsidR="00125099" w:rsidRPr="001911F7">
        <w:t xml:space="preserve">unimodal length frequency distribution </w:t>
      </w:r>
      <w:r w:rsidR="00547E6B" w:rsidRPr="001911F7">
        <w:t>plot</w:t>
      </w:r>
      <w:r w:rsidR="00B8447D" w:rsidRPr="001911F7">
        <w:t xml:space="preserve"> (Figure </w:t>
      </w:r>
      <w:r w:rsidR="009422E9" w:rsidRPr="001911F7">
        <w:t>4</w:t>
      </w:r>
      <w:r w:rsidR="00B8447D" w:rsidRPr="001911F7">
        <w:t>)</w:t>
      </w:r>
      <w:r w:rsidR="00B116B9" w:rsidRPr="001911F7">
        <w:t xml:space="preserve"> was produced </w:t>
      </w:r>
      <w:r w:rsidR="00125099" w:rsidRPr="001911F7">
        <w:t>by aLBI package</w:t>
      </w:r>
      <w:r w:rsidR="00B116B9" w:rsidRPr="001911F7">
        <w:t>.</w:t>
      </w:r>
      <w:r w:rsidR="00547E6B" w:rsidRPr="001911F7">
        <w:t xml:space="preserve"> The observed frequencies represented by bars, revels the highest abundance of individuals within the length class of 27 cm (156 individuals) and followed by 30 cm (143 individuals), 21 cm (137 individuals), 24 cm, 18cm both with the same count (135 individuals), indicating these lengths are common among the sampled fish population.</w:t>
      </w:r>
    </w:p>
    <w:p w14:paraId="1DF8482F" w14:textId="13318E65" w:rsidR="009277D0" w:rsidRPr="001911F7" w:rsidRDefault="0072377C" w:rsidP="004719B0">
      <w:pPr>
        <w:ind w:firstLine="0"/>
        <w:jc w:val="left"/>
      </w:pPr>
      <w:r w:rsidRPr="001911F7">
        <w:rPr>
          <w:noProof/>
          <w14:ligatures w14:val="standardContextual"/>
        </w:rPr>
        <w:drawing>
          <wp:inline distT="0" distB="0" distL="0" distR="0" wp14:anchorId="1C2B7FE5" wp14:editId="64AC3545">
            <wp:extent cx="5507275" cy="3291840"/>
            <wp:effectExtent l="19050" t="19050" r="17780" b="22860"/>
            <wp:docPr id="150169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93205" name="Picture 15016932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7275" cy="3291840"/>
                    </a:xfrm>
                    <a:prstGeom prst="rect">
                      <a:avLst/>
                    </a:prstGeom>
                    <a:ln w="3175">
                      <a:solidFill>
                        <a:schemeClr val="tx1"/>
                      </a:solidFill>
                    </a:ln>
                  </pic:spPr>
                </pic:pic>
              </a:graphicData>
            </a:graphic>
          </wp:inline>
        </w:drawing>
      </w:r>
    </w:p>
    <w:p w14:paraId="58F5E832" w14:textId="26F99A95" w:rsidR="009277D0" w:rsidRPr="001911F7" w:rsidRDefault="009277D0" w:rsidP="004719B0">
      <w:pPr>
        <w:pStyle w:val="Caption"/>
      </w:pPr>
      <w:bookmarkStart w:id="46" w:name="_Ref171300468"/>
      <w:bookmarkStart w:id="47" w:name="_Toc171475234"/>
      <w:r w:rsidRPr="001911F7">
        <w:t xml:space="preserve">Figure </w:t>
      </w:r>
      <w:bookmarkEnd w:id="46"/>
      <w:r w:rsidR="009422E9" w:rsidRPr="001911F7">
        <w:t>4</w:t>
      </w:r>
      <w:r w:rsidR="00550984" w:rsidRPr="001911F7">
        <w:t>:</w:t>
      </w:r>
      <w:r w:rsidRPr="001911F7">
        <w:t xml:space="preserve"> Plot showing the length frequency distribution of </w:t>
      </w:r>
      <w:r w:rsidRPr="001911F7">
        <w:rPr>
          <w:i/>
          <w:iCs/>
        </w:rPr>
        <w:t>Sperata aor</w:t>
      </w:r>
      <w:bookmarkEnd w:id="47"/>
      <w:r w:rsidR="00547E6B" w:rsidRPr="001911F7">
        <w:t xml:space="preserve">. </w:t>
      </w:r>
    </w:p>
    <w:p w14:paraId="6C0D60E2" w14:textId="60BC887A" w:rsidR="009277D0" w:rsidRPr="001911F7" w:rsidRDefault="00547E6B">
      <w:pPr>
        <w:ind w:firstLine="0"/>
      </w:pPr>
      <w:r w:rsidRPr="001911F7">
        <w:t>The red curve, representing the model frequency, aligns closely with the observed data and high</w:t>
      </w:r>
      <w:r w:rsidR="000F2404" w:rsidRPr="001911F7">
        <w:t>lighting the accuracy of the applied model. The plot was found to be heavily skewed towards left side, indicating good recruitment but also potential growth overfishing.</w:t>
      </w:r>
    </w:p>
    <w:p w14:paraId="63A336C7" w14:textId="77777777" w:rsidR="00B5255F" w:rsidRPr="001911F7" w:rsidRDefault="00B5255F" w:rsidP="007A0BD1">
      <w:pPr>
        <w:ind w:firstLine="0"/>
      </w:pPr>
    </w:p>
    <w:p w14:paraId="144DE1B8" w14:textId="3D1A8BDC" w:rsidR="005E0494" w:rsidRPr="001911F7" w:rsidRDefault="005E0494" w:rsidP="004719B0">
      <w:pPr>
        <w:pStyle w:val="Heading3"/>
      </w:pPr>
      <w:bookmarkStart w:id="48" w:name="_Toc171390634"/>
      <w:bookmarkStart w:id="49" w:name="_Toc171391907"/>
      <w:bookmarkStart w:id="50" w:name="_Toc171463505"/>
      <w:r w:rsidRPr="001911F7">
        <w:t>Estimating different length groups</w:t>
      </w:r>
      <w:bookmarkEnd w:id="48"/>
      <w:bookmarkEnd w:id="49"/>
      <w:bookmarkEnd w:id="50"/>
      <w:r w:rsidRPr="001911F7">
        <w:t xml:space="preserve"> </w:t>
      </w:r>
    </w:p>
    <w:p w14:paraId="162DC4D4" w14:textId="2DEA5CAA" w:rsidR="004167D6" w:rsidRPr="001911F7" w:rsidRDefault="00E13A7C" w:rsidP="004719B0">
      <w:pPr>
        <w:ind w:firstLine="0"/>
      </w:pPr>
      <w:r w:rsidRPr="001911F7">
        <w:t>The aLBI package produced a plot</w:t>
      </w:r>
      <w:r w:rsidR="00B8447D" w:rsidRPr="001911F7">
        <w:t xml:space="preserve"> </w:t>
      </w:r>
      <w:r w:rsidR="00B8447D" w:rsidRPr="001911F7">
        <w:rPr>
          <w:iCs/>
        </w:rPr>
        <w:t xml:space="preserve">(Figure </w:t>
      </w:r>
      <w:r w:rsidR="009422E9" w:rsidRPr="001911F7">
        <w:rPr>
          <w:iCs/>
        </w:rPr>
        <w:t>5</w:t>
      </w:r>
      <w:r w:rsidR="00B8447D" w:rsidRPr="001911F7">
        <w:rPr>
          <w:iCs/>
        </w:rPr>
        <w:t>)</w:t>
      </w:r>
      <w:r w:rsidRPr="001911F7">
        <w:t xml:space="preserve"> for different length groups of </w:t>
      </w:r>
      <w:r w:rsidRPr="001911F7">
        <w:rPr>
          <w:i/>
          <w:iCs/>
        </w:rPr>
        <w:t xml:space="preserve">Sperata aor. </w:t>
      </w:r>
      <w:r w:rsidRPr="001911F7">
        <w:t>The length-based metrics provided a comprehensive understanding of the fish stock status.</w:t>
      </w:r>
      <w:r w:rsidR="00B8447D" w:rsidRPr="001911F7">
        <w:t xml:space="preserve"> The plot </w:t>
      </w:r>
      <w:r w:rsidR="004167D6" w:rsidRPr="001911F7">
        <w:t>depicts</w:t>
      </w:r>
      <w:r w:rsidR="00C02463" w:rsidRPr="001911F7">
        <w:t xml:space="preserve"> </w:t>
      </w:r>
      <w:r w:rsidR="004167D6" w:rsidRPr="001911F7">
        <w:t>the mean maximum length (L</w:t>
      </w:r>
      <w:r w:rsidR="004167D6" w:rsidRPr="007A0BD1">
        <w:rPr>
          <w:i/>
          <w:iCs/>
          <w:vertAlign w:val="subscript"/>
        </w:rPr>
        <w:t>max</w:t>
      </w:r>
      <w:r w:rsidR="004167D6" w:rsidRPr="001911F7">
        <w:t>) of 7</w:t>
      </w:r>
      <w:r w:rsidR="00B8447D" w:rsidRPr="001911F7">
        <w:t>4</w:t>
      </w:r>
      <w:r w:rsidR="004167D6" w:rsidRPr="001911F7">
        <w:t>.</w:t>
      </w:r>
      <w:r w:rsidR="00B8447D" w:rsidRPr="001911F7">
        <w:t>27</w:t>
      </w:r>
      <w:r w:rsidR="004167D6" w:rsidRPr="001911F7">
        <w:t xml:space="preserve"> cm</w:t>
      </w:r>
      <w:r w:rsidR="00B8447D" w:rsidRPr="001911F7">
        <w:t xml:space="preserve"> </w:t>
      </w:r>
      <w:r w:rsidR="00C80DB8" w:rsidRPr="001911F7">
        <w:t xml:space="preserve">with a confidence interval (CI) </w:t>
      </w:r>
      <w:r w:rsidR="00B8447D" w:rsidRPr="001911F7">
        <w:t>63.00 to 78 cm</w:t>
      </w:r>
      <w:r w:rsidR="004167D6" w:rsidRPr="001911F7">
        <w:t xml:space="preserve"> and asymptotic length (</w:t>
      </w:r>
      <w:r w:rsidR="004167D6" w:rsidRPr="001911F7">
        <w:rPr>
          <w:i/>
        </w:rPr>
        <w:t>L</w:t>
      </w:r>
      <w:r w:rsidR="004167D6" w:rsidRPr="001911F7">
        <w:rPr>
          <w:i/>
          <w:vertAlign w:val="subscript"/>
        </w:rPr>
        <w:t>∞</w:t>
      </w:r>
      <w:r w:rsidR="004167D6" w:rsidRPr="001911F7">
        <w:t>) of 7</w:t>
      </w:r>
      <w:r w:rsidR="00B8447D" w:rsidRPr="001911F7">
        <w:t>8.17</w:t>
      </w:r>
      <w:r w:rsidR="004167D6" w:rsidRPr="001911F7">
        <w:t xml:space="preserve"> cm</w:t>
      </w:r>
      <w:r w:rsidR="00B8447D" w:rsidRPr="001911F7">
        <w:t xml:space="preserve"> </w:t>
      </w:r>
      <w:r w:rsidR="00C80DB8" w:rsidRPr="001911F7">
        <w:t xml:space="preserve">with a CI </w:t>
      </w:r>
      <w:r w:rsidR="004D70F9" w:rsidRPr="001911F7">
        <w:t xml:space="preserve">of </w:t>
      </w:r>
      <w:r w:rsidR="00B8447D" w:rsidRPr="001911F7">
        <w:t>66.32 to 82.11 cm</w:t>
      </w:r>
      <w:r w:rsidR="00893CBC" w:rsidRPr="001911F7">
        <w:t>,</w:t>
      </w:r>
      <w:r w:rsidR="004167D6" w:rsidRPr="001911F7">
        <w:t xml:space="preserve"> </w:t>
      </w:r>
      <w:r w:rsidR="00893CBC" w:rsidRPr="001911F7">
        <w:t xml:space="preserve">indicating </w:t>
      </w:r>
      <w:r w:rsidR="004167D6" w:rsidRPr="001911F7">
        <w:t xml:space="preserve">that </w:t>
      </w:r>
      <w:r w:rsidR="00893CBC" w:rsidRPr="001911F7">
        <w:t>the species has the potential to attain considerable sizes under optimal conditions and minimal fishing pressure</w:t>
      </w:r>
      <w:r w:rsidR="004167D6" w:rsidRPr="001911F7">
        <w:t>. The mean length at sexual maturity (</w:t>
      </w:r>
      <w:r w:rsidR="004167D6" w:rsidRPr="001911F7">
        <w:rPr>
          <w:i/>
        </w:rPr>
        <w:t>L</w:t>
      </w:r>
      <w:r w:rsidR="004167D6" w:rsidRPr="001911F7">
        <w:rPr>
          <w:i/>
          <w:vertAlign w:val="subscript"/>
        </w:rPr>
        <w:t>mat</w:t>
      </w:r>
      <w:r w:rsidR="004167D6" w:rsidRPr="001911F7">
        <w:t>) of 4</w:t>
      </w:r>
      <w:r w:rsidR="00893CBC" w:rsidRPr="001911F7">
        <w:t xml:space="preserve">1.83 </w:t>
      </w:r>
      <w:r w:rsidR="004167D6" w:rsidRPr="001911F7">
        <w:t>cm</w:t>
      </w:r>
      <w:r w:rsidR="00893CBC" w:rsidRPr="001911F7">
        <w:t xml:space="preserve"> (ranging from 36.09 to 43.72 cm)</w:t>
      </w:r>
      <w:r w:rsidR="00D0486C" w:rsidRPr="001911F7">
        <w:t>. The</w:t>
      </w:r>
      <w:r w:rsidR="00C80DB8" w:rsidRPr="001911F7">
        <w:t xml:space="preserve"> </w:t>
      </w:r>
      <w:r w:rsidR="00D0486C" w:rsidRPr="001911F7">
        <w:t>mean optimum length (</w:t>
      </w:r>
      <w:r w:rsidR="00D0486C" w:rsidRPr="001911F7">
        <w:rPr>
          <w:i/>
        </w:rPr>
        <w:t>L</w:t>
      </w:r>
      <w:r w:rsidR="00D0486C" w:rsidRPr="001911F7">
        <w:rPr>
          <w:i/>
          <w:vertAlign w:val="subscript"/>
        </w:rPr>
        <w:t>opt</w:t>
      </w:r>
      <w:r w:rsidR="00D0486C" w:rsidRPr="001911F7">
        <w:t>)</w:t>
      </w:r>
      <w:r w:rsidR="00C80DB8" w:rsidRPr="001911F7">
        <w:t xml:space="preserve"> is</w:t>
      </w:r>
      <w:r w:rsidR="00D0486C" w:rsidRPr="001911F7">
        <w:t xml:space="preserve"> 4</w:t>
      </w:r>
      <w:r w:rsidR="00657BB7" w:rsidRPr="001911F7">
        <w:t>4.77 cm</w:t>
      </w:r>
      <w:r w:rsidR="00C80DB8" w:rsidRPr="001911F7">
        <w:t xml:space="preserve">. On the contrary, the estimated range for </w:t>
      </w:r>
      <w:r w:rsidR="00C80DB8" w:rsidRPr="001911F7">
        <w:rPr>
          <w:i/>
        </w:rPr>
        <w:t>L</w:t>
      </w:r>
      <w:r w:rsidR="00C80DB8" w:rsidRPr="001911F7">
        <w:rPr>
          <w:i/>
          <w:vertAlign w:val="subscript"/>
        </w:rPr>
        <w:t>mat</w:t>
      </w:r>
      <w:r w:rsidR="00C80DB8" w:rsidRPr="001911F7">
        <w:t xml:space="preserve">±10% of </w:t>
      </w:r>
      <w:r w:rsidR="00C80DB8" w:rsidRPr="001911F7">
        <w:rPr>
          <w:i/>
        </w:rPr>
        <w:t>L</w:t>
      </w:r>
      <w:r w:rsidR="00C80DB8" w:rsidRPr="001911F7">
        <w:rPr>
          <w:i/>
          <w:vertAlign w:val="subscript"/>
        </w:rPr>
        <w:t>opt</w:t>
      </w:r>
      <w:r w:rsidR="00C80DB8" w:rsidRPr="001911F7">
        <w:t xml:space="preserve"> is </w:t>
      </w:r>
      <w:r w:rsidR="00D0486C" w:rsidRPr="001911F7">
        <w:t xml:space="preserve"> = </w:t>
      </w:r>
      <w:r w:rsidR="00657BB7" w:rsidRPr="001911F7">
        <w:t>40.29</w:t>
      </w:r>
      <w:r w:rsidR="00D0486C" w:rsidRPr="001911F7">
        <w:t xml:space="preserve"> to </w:t>
      </w:r>
      <w:r w:rsidR="00657BB7" w:rsidRPr="001911F7">
        <w:t>49.24</w:t>
      </w:r>
      <w:r w:rsidR="00D0486C" w:rsidRPr="001911F7">
        <w:t xml:space="preserve"> cm</w:t>
      </w:r>
      <w:r w:rsidR="00C80DB8" w:rsidRPr="001911F7">
        <w:t>, represents the ideal range which produces maximum biological yield.</w:t>
      </w:r>
    </w:p>
    <w:p w14:paraId="27C6AE7E" w14:textId="12F1C452" w:rsidR="00D32DFB" w:rsidRPr="001911F7" w:rsidRDefault="009C2300" w:rsidP="004719B0">
      <w:pPr>
        <w:ind w:firstLine="0"/>
      </w:pPr>
      <w:r w:rsidRPr="001911F7">
        <w:rPr>
          <w:noProof/>
          <w14:ligatures w14:val="standardContextual"/>
        </w:rPr>
        <w:drawing>
          <wp:inline distT="0" distB="0" distL="0" distR="0" wp14:anchorId="574EB555" wp14:editId="599043F2">
            <wp:extent cx="5640070" cy="3843020"/>
            <wp:effectExtent l="19050" t="19050" r="17780" b="24130"/>
            <wp:docPr id="142013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35966" name="Picture 14201359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0070" cy="3843020"/>
                    </a:xfrm>
                    <a:prstGeom prst="rect">
                      <a:avLst/>
                    </a:prstGeom>
                    <a:ln w="3175">
                      <a:solidFill>
                        <a:schemeClr val="tx1"/>
                      </a:solidFill>
                    </a:ln>
                  </pic:spPr>
                </pic:pic>
              </a:graphicData>
            </a:graphic>
          </wp:inline>
        </w:drawing>
      </w:r>
    </w:p>
    <w:p w14:paraId="41613E76" w14:textId="10BF72A2" w:rsidR="00DC34C2" w:rsidRPr="001911F7" w:rsidRDefault="006F4979" w:rsidP="004719B0">
      <w:pPr>
        <w:pStyle w:val="Caption"/>
        <w:jc w:val="both"/>
      </w:pPr>
      <w:bookmarkStart w:id="51" w:name="_Ref171307469"/>
      <w:bookmarkStart w:id="52" w:name="_Toc171475235"/>
      <w:r w:rsidRPr="001911F7">
        <w:t xml:space="preserve">Figure </w:t>
      </w:r>
      <w:bookmarkEnd w:id="51"/>
      <w:r w:rsidR="009422E9" w:rsidRPr="001911F7">
        <w:t>5</w:t>
      </w:r>
      <w:r w:rsidR="00550984" w:rsidRPr="001911F7">
        <w:t>:</w:t>
      </w:r>
      <w:r w:rsidRPr="001911F7">
        <w:t xml:space="preserve"> Plot showing the</w:t>
      </w:r>
      <w:r w:rsidR="00447D4A" w:rsidRPr="001911F7">
        <w:t xml:space="preserve"> frequency line with</w:t>
      </w:r>
      <w:r w:rsidRPr="001911F7">
        <w:t xml:space="preserve"> different length </w:t>
      </w:r>
      <w:r w:rsidR="0065524C" w:rsidRPr="001911F7">
        <w:t xml:space="preserve">parameters </w:t>
      </w:r>
      <w:r w:rsidRPr="001911F7">
        <w:t xml:space="preserve">of </w:t>
      </w:r>
      <w:r w:rsidRPr="001911F7">
        <w:rPr>
          <w:i/>
          <w:iCs/>
        </w:rPr>
        <w:t>Seperata aur</w:t>
      </w:r>
      <w:r w:rsidR="004A6018" w:rsidRPr="001911F7">
        <w:t xml:space="preserve">. </w:t>
      </w:r>
      <w:r w:rsidR="004167D6" w:rsidRPr="001911F7">
        <w:t>Solid red lines depict the mean estimates and d</w:t>
      </w:r>
      <w:r w:rsidR="004A6018" w:rsidRPr="001911F7">
        <w:t>otted lines depicts the lower</w:t>
      </w:r>
      <w:r w:rsidR="002A25C3" w:rsidRPr="001911F7">
        <w:t xml:space="preserve"> (LCI)</w:t>
      </w:r>
      <w:r w:rsidR="00C80DB8" w:rsidRPr="001911F7">
        <w:t xml:space="preserve"> </w:t>
      </w:r>
      <w:r w:rsidR="004167D6" w:rsidRPr="001911F7">
        <w:t>and upper confidence intervals</w:t>
      </w:r>
      <w:r w:rsidR="002A25C3" w:rsidRPr="001911F7">
        <w:t xml:space="preserve"> (UCI)</w:t>
      </w:r>
      <w:r w:rsidR="004167D6" w:rsidRPr="001911F7">
        <w:t>.</w:t>
      </w:r>
      <w:bookmarkEnd w:id="52"/>
    </w:p>
    <w:p w14:paraId="3210A1FC" w14:textId="18AEAD4D" w:rsidR="009A21A4" w:rsidRPr="001911F7" w:rsidRDefault="00EE3B02" w:rsidP="009A21A4">
      <w:pPr>
        <w:ind w:firstLine="0"/>
      </w:pPr>
      <w:r w:rsidRPr="001911F7">
        <w:t>E</w:t>
      </w:r>
      <w:r w:rsidR="00C80DB8" w:rsidRPr="001911F7">
        <w:t>stimated</w:t>
      </w:r>
      <w:r w:rsidR="00D0486C" w:rsidRPr="001911F7">
        <w:t xml:space="preserve"> length </w:t>
      </w:r>
      <w:r w:rsidR="00C80DB8" w:rsidRPr="001911F7">
        <w:t xml:space="preserve">based parameters of </w:t>
      </w:r>
      <w:r w:rsidR="006D46FF" w:rsidRPr="001911F7">
        <w:rPr>
          <w:i/>
          <w:iCs/>
        </w:rPr>
        <w:t>Sperata ao</w:t>
      </w:r>
      <w:r w:rsidRPr="007A0BD1">
        <w:rPr>
          <w:i/>
          <w:iCs/>
        </w:rPr>
        <w:t>r</w:t>
      </w:r>
      <w:r w:rsidRPr="001911F7">
        <w:t xml:space="preserve"> and their respective confidence intervals are showing in the Table 2. </w:t>
      </w:r>
    </w:p>
    <w:p w14:paraId="4F06353D" w14:textId="2FA469A6" w:rsidR="00EE3B02" w:rsidRPr="007A0BD1" w:rsidRDefault="00EE3B02" w:rsidP="009A21A4">
      <w:pPr>
        <w:ind w:firstLine="0"/>
        <w:rPr>
          <w:b/>
          <w:bCs/>
        </w:rPr>
      </w:pPr>
      <w:r w:rsidRPr="007A0BD1">
        <w:rPr>
          <w:b/>
          <w:bCs/>
        </w:rPr>
        <w:t xml:space="preserve">Table 2: Different length parameters of </w:t>
      </w:r>
      <w:r w:rsidRPr="007A0BD1">
        <w:rPr>
          <w:b/>
          <w:bCs/>
          <w:i/>
          <w:iCs/>
        </w:rPr>
        <w:t>Sperata aor</w:t>
      </w:r>
    </w:p>
    <w:tbl>
      <w:tblPr>
        <w:tblW w:w="5000" w:type="pct"/>
        <w:tblBorders>
          <w:bottom w:val="single" w:sz="12" w:space="0" w:color="auto"/>
        </w:tblBorders>
        <w:tblLayout w:type="fixed"/>
        <w:tblLook w:val="04A0" w:firstRow="1" w:lastRow="0" w:firstColumn="1" w:lastColumn="0" w:noHBand="0" w:noVBand="1"/>
      </w:tblPr>
      <w:tblGrid>
        <w:gridCol w:w="1713"/>
        <w:gridCol w:w="2389"/>
        <w:gridCol w:w="2389"/>
        <w:gridCol w:w="2391"/>
        <w:tblGridChange w:id="53">
          <w:tblGrid>
            <w:gridCol w:w="1713"/>
            <w:gridCol w:w="2389"/>
            <w:gridCol w:w="2389"/>
            <w:gridCol w:w="2391"/>
          </w:tblGrid>
        </w:tblGridChange>
      </w:tblGrid>
      <w:tr w:rsidR="001911F7" w:rsidRPr="001911F7" w14:paraId="0DE6F3CE" w14:textId="77777777" w:rsidTr="00E47630">
        <w:trPr>
          <w:trHeight w:val="360"/>
        </w:trPr>
        <w:tc>
          <w:tcPr>
            <w:tcW w:w="964" w:type="pct"/>
            <w:tcBorders>
              <w:top w:val="single" w:sz="12" w:space="0" w:color="auto"/>
              <w:bottom w:val="single" w:sz="12" w:space="0" w:color="auto"/>
            </w:tcBorders>
            <w:shd w:val="clear" w:color="auto" w:fill="auto"/>
            <w:noWrap/>
            <w:vAlign w:val="center"/>
            <w:hideMark/>
          </w:tcPr>
          <w:p w14:paraId="56BDABA1" w14:textId="05BBFA6D" w:rsidR="00E47630" w:rsidRPr="001911F7" w:rsidRDefault="00E47630" w:rsidP="00582761">
            <w:pPr>
              <w:spacing w:before="0" w:after="0" w:line="240" w:lineRule="auto"/>
              <w:ind w:firstLine="0"/>
              <w:jc w:val="left"/>
              <w:rPr>
                <w:rFonts w:eastAsia="Times New Roman"/>
                <w:b/>
                <w:bCs/>
                <w:lang w:bidi="bn-BD"/>
              </w:rPr>
            </w:pPr>
            <w:r w:rsidRPr="001911F7">
              <w:rPr>
                <w:rFonts w:eastAsia="Times New Roman"/>
                <w:b/>
                <w:bCs/>
                <w:lang w:bidi="bn-BD"/>
              </w:rPr>
              <w:t>Parameters</w:t>
            </w:r>
          </w:p>
        </w:tc>
        <w:tc>
          <w:tcPr>
            <w:tcW w:w="1345" w:type="pct"/>
            <w:tcBorders>
              <w:top w:val="single" w:sz="12" w:space="0" w:color="auto"/>
              <w:bottom w:val="single" w:sz="12" w:space="0" w:color="auto"/>
            </w:tcBorders>
            <w:vAlign w:val="center"/>
          </w:tcPr>
          <w:p w14:paraId="456E2192" w14:textId="61ECD5A2" w:rsidR="00E47630" w:rsidRPr="001911F7" w:rsidRDefault="00E47630" w:rsidP="00582761">
            <w:pPr>
              <w:spacing w:before="0" w:after="0" w:line="240" w:lineRule="auto"/>
              <w:ind w:firstLine="0"/>
              <w:jc w:val="center"/>
              <w:rPr>
                <w:rFonts w:eastAsia="Times New Roman"/>
                <w:b/>
                <w:bCs/>
                <w:lang w:bidi="bn-BD"/>
              </w:rPr>
            </w:pPr>
            <w:r w:rsidRPr="001911F7">
              <w:rPr>
                <w:rFonts w:eastAsia="Times New Roman"/>
                <w:b/>
                <w:bCs/>
                <w:lang w:bidi="bn-BD"/>
              </w:rPr>
              <w:t xml:space="preserve">Mean </w:t>
            </w:r>
            <w:r w:rsidR="002F07BA" w:rsidRPr="001911F7">
              <w:rPr>
                <w:rFonts w:eastAsia="Times New Roman"/>
                <w:b/>
                <w:bCs/>
                <w:lang w:bidi="bn-BD"/>
              </w:rPr>
              <w:t>(cm)</w:t>
            </w:r>
          </w:p>
        </w:tc>
        <w:tc>
          <w:tcPr>
            <w:tcW w:w="1345" w:type="pct"/>
            <w:tcBorders>
              <w:top w:val="single" w:sz="12" w:space="0" w:color="auto"/>
              <w:bottom w:val="single" w:sz="12" w:space="0" w:color="auto"/>
            </w:tcBorders>
          </w:tcPr>
          <w:p w14:paraId="6F76C2BE" w14:textId="1375211B" w:rsidR="00E47630" w:rsidRPr="001911F7" w:rsidRDefault="00E47630" w:rsidP="00582761">
            <w:pPr>
              <w:spacing w:before="0" w:after="0" w:line="240" w:lineRule="auto"/>
              <w:ind w:firstLine="0"/>
              <w:jc w:val="center"/>
              <w:rPr>
                <w:rFonts w:eastAsia="Times New Roman"/>
                <w:b/>
                <w:bCs/>
                <w:lang w:bidi="bn-BD"/>
              </w:rPr>
            </w:pPr>
            <w:r w:rsidRPr="001911F7">
              <w:rPr>
                <w:rFonts w:eastAsia="Times New Roman"/>
                <w:b/>
                <w:bCs/>
                <w:lang w:bidi="bn-BD"/>
              </w:rPr>
              <w:t>LCI</w:t>
            </w:r>
          </w:p>
        </w:tc>
        <w:tc>
          <w:tcPr>
            <w:tcW w:w="1346" w:type="pct"/>
            <w:tcBorders>
              <w:top w:val="single" w:sz="12" w:space="0" w:color="auto"/>
              <w:bottom w:val="single" w:sz="12" w:space="0" w:color="auto"/>
            </w:tcBorders>
            <w:shd w:val="clear" w:color="auto" w:fill="auto"/>
            <w:noWrap/>
            <w:vAlign w:val="center"/>
          </w:tcPr>
          <w:p w14:paraId="2D0AAEF7" w14:textId="667C233E" w:rsidR="00E47630" w:rsidRPr="001911F7" w:rsidRDefault="00E47630" w:rsidP="00582761">
            <w:pPr>
              <w:spacing w:before="0" w:after="0" w:line="240" w:lineRule="auto"/>
              <w:ind w:firstLine="0"/>
              <w:jc w:val="center"/>
              <w:rPr>
                <w:rFonts w:eastAsia="Times New Roman"/>
                <w:b/>
                <w:bCs/>
                <w:lang w:bidi="bn-BD"/>
              </w:rPr>
            </w:pPr>
            <w:r w:rsidRPr="001911F7">
              <w:rPr>
                <w:rFonts w:eastAsia="Times New Roman"/>
                <w:b/>
                <w:bCs/>
                <w:lang w:bidi="bn-BD"/>
              </w:rPr>
              <w:t>UCI</w:t>
            </w:r>
          </w:p>
        </w:tc>
      </w:tr>
      <w:tr w:rsidR="001911F7" w:rsidRPr="001911F7" w14:paraId="47234DA4" w14:textId="77777777" w:rsidTr="00E47630">
        <w:trPr>
          <w:trHeight w:val="360"/>
        </w:trPr>
        <w:tc>
          <w:tcPr>
            <w:tcW w:w="964" w:type="pct"/>
            <w:tcBorders>
              <w:top w:val="single" w:sz="12" w:space="0" w:color="auto"/>
              <w:bottom w:val="nil"/>
            </w:tcBorders>
            <w:shd w:val="clear" w:color="auto" w:fill="auto"/>
            <w:noWrap/>
            <w:vAlign w:val="center"/>
          </w:tcPr>
          <w:p w14:paraId="7023D08B" w14:textId="49EAAD1B" w:rsidR="00E47630" w:rsidRPr="001911F7" w:rsidRDefault="00E47630" w:rsidP="00E47630">
            <w:pPr>
              <w:spacing w:before="0" w:after="0" w:line="240" w:lineRule="auto"/>
              <w:ind w:firstLine="0"/>
              <w:jc w:val="left"/>
              <w:rPr>
                <w:rFonts w:eastAsia="Times New Roman"/>
                <w:lang w:bidi="bn-BD"/>
              </w:rPr>
            </w:pPr>
            <w:r w:rsidRPr="001911F7">
              <w:rPr>
                <w:i/>
                <w:iCs/>
              </w:rPr>
              <w:t>L</w:t>
            </w:r>
            <w:r w:rsidRPr="001911F7">
              <w:rPr>
                <w:i/>
                <w:iCs/>
                <w:vertAlign w:val="subscript"/>
              </w:rPr>
              <w:t>∞</w:t>
            </w:r>
          </w:p>
        </w:tc>
        <w:tc>
          <w:tcPr>
            <w:tcW w:w="1345" w:type="pct"/>
            <w:tcBorders>
              <w:top w:val="single" w:sz="12" w:space="0" w:color="auto"/>
              <w:bottom w:val="nil"/>
            </w:tcBorders>
            <w:vAlign w:val="center"/>
          </w:tcPr>
          <w:p w14:paraId="290452DE" w14:textId="39831E4A" w:rsidR="00E47630" w:rsidRPr="001911F7" w:rsidRDefault="00E47630" w:rsidP="00E47630">
            <w:pPr>
              <w:spacing w:before="0" w:after="0" w:line="240" w:lineRule="auto"/>
              <w:ind w:firstLine="0"/>
              <w:jc w:val="center"/>
            </w:pPr>
            <w:r w:rsidRPr="007A0BD1">
              <w:rPr>
                <w:sz w:val="22"/>
                <w:szCs w:val="22"/>
              </w:rPr>
              <w:t>78.17</w:t>
            </w:r>
          </w:p>
        </w:tc>
        <w:tc>
          <w:tcPr>
            <w:tcW w:w="1345" w:type="pct"/>
            <w:tcBorders>
              <w:top w:val="single" w:sz="12" w:space="0" w:color="auto"/>
              <w:bottom w:val="nil"/>
            </w:tcBorders>
            <w:vAlign w:val="center"/>
          </w:tcPr>
          <w:p w14:paraId="0D1C91DB" w14:textId="762DDA64" w:rsidR="00E47630" w:rsidRPr="001911F7" w:rsidRDefault="00E47630" w:rsidP="00E47630">
            <w:pPr>
              <w:spacing w:before="0" w:after="0" w:line="240" w:lineRule="auto"/>
              <w:ind w:firstLine="0"/>
              <w:jc w:val="center"/>
            </w:pPr>
            <w:r w:rsidRPr="007A0BD1">
              <w:rPr>
                <w:sz w:val="22"/>
                <w:szCs w:val="22"/>
              </w:rPr>
              <w:t>66.32</w:t>
            </w:r>
          </w:p>
        </w:tc>
        <w:tc>
          <w:tcPr>
            <w:tcW w:w="1346" w:type="pct"/>
            <w:tcBorders>
              <w:top w:val="single" w:sz="12" w:space="0" w:color="auto"/>
              <w:bottom w:val="nil"/>
            </w:tcBorders>
            <w:shd w:val="clear" w:color="auto" w:fill="auto"/>
            <w:noWrap/>
            <w:vAlign w:val="center"/>
          </w:tcPr>
          <w:p w14:paraId="25EBD78E" w14:textId="5820228A" w:rsidR="00E47630" w:rsidRPr="001911F7" w:rsidRDefault="00E47630" w:rsidP="00E47630">
            <w:pPr>
              <w:spacing w:before="0" w:after="0" w:line="240" w:lineRule="auto"/>
              <w:ind w:firstLine="0"/>
              <w:jc w:val="center"/>
              <w:rPr>
                <w:rFonts w:eastAsia="Times New Roman"/>
                <w:lang w:bidi="bn-BD"/>
              </w:rPr>
            </w:pPr>
            <w:r w:rsidRPr="007A0BD1">
              <w:rPr>
                <w:sz w:val="22"/>
                <w:szCs w:val="22"/>
              </w:rPr>
              <w:t>82.11</w:t>
            </w:r>
          </w:p>
        </w:tc>
      </w:tr>
      <w:tr w:rsidR="001911F7" w:rsidRPr="001911F7" w14:paraId="0F2CEBF3" w14:textId="77777777" w:rsidTr="00E47630">
        <w:trPr>
          <w:trHeight w:val="360"/>
        </w:trPr>
        <w:tc>
          <w:tcPr>
            <w:tcW w:w="964" w:type="pct"/>
            <w:tcBorders>
              <w:top w:val="nil"/>
            </w:tcBorders>
            <w:shd w:val="clear" w:color="auto" w:fill="auto"/>
            <w:noWrap/>
            <w:vAlign w:val="center"/>
          </w:tcPr>
          <w:p w14:paraId="52CBE4BA" w14:textId="6F85BF21" w:rsidR="00E47630" w:rsidRPr="001911F7" w:rsidRDefault="00E47630" w:rsidP="00E47630">
            <w:pPr>
              <w:spacing w:before="0" w:after="0" w:line="240" w:lineRule="auto"/>
              <w:ind w:firstLine="0"/>
              <w:jc w:val="left"/>
            </w:pPr>
            <w:r w:rsidRPr="001911F7">
              <w:rPr>
                <w:i/>
                <w:iCs/>
              </w:rPr>
              <w:t>L</w:t>
            </w:r>
            <w:r w:rsidRPr="001911F7">
              <w:rPr>
                <w:i/>
                <w:iCs/>
                <w:vertAlign w:val="subscript"/>
              </w:rPr>
              <w:t>max</w:t>
            </w:r>
          </w:p>
        </w:tc>
        <w:tc>
          <w:tcPr>
            <w:tcW w:w="1345" w:type="pct"/>
            <w:tcBorders>
              <w:top w:val="nil"/>
            </w:tcBorders>
            <w:vAlign w:val="center"/>
          </w:tcPr>
          <w:p w14:paraId="7312A037" w14:textId="63D9FDD8" w:rsidR="00E47630" w:rsidRPr="001911F7" w:rsidRDefault="00E47630" w:rsidP="00E47630">
            <w:pPr>
              <w:spacing w:before="0" w:after="0" w:line="240" w:lineRule="auto"/>
              <w:ind w:firstLine="0"/>
              <w:jc w:val="center"/>
            </w:pPr>
            <w:r w:rsidRPr="007A0BD1">
              <w:rPr>
                <w:sz w:val="22"/>
                <w:szCs w:val="22"/>
              </w:rPr>
              <w:t>74.27</w:t>
            </w:r>
          </w:p>
        </w:tc>
        <w:tc>
          <w:tcPr>
            <w:tcW w:w="1345" w:type="pct"/>
            <w:tcBorders>
              <w:top w:val="nil"/>
            </w:tcBorders>
            <w:vAlign w:val="center"/>
          </w:tcPr>
          <w:p w14:paraId="50F250DC" w14:textId="3CEC2F05" w:rsidR="00E47630" w:rsidRPr="001911F7" w:rsidRDefault="00E47630" w:rsidP="00E47630">
            <w:pPr>
              <w:spacing w:before="0" w:after="0" w:line="240" w:lineRule="auto"/>
              <w:ind w:firstLine="0"/>
              <w:jc w:val="center"/>
            </w:pPr>
            <w:r w:rsidRPr="007A0BD1">
              <w:rPr>
                <w:sz w:val="22"/>
                <w:szCs w:val="22"/>
              </w:rPr>
              <w:t>63.00</w:t>
            </w:r>
          </w:p>
        </w:tc>
        <w:tc>
          <w:tcPr>
            <w:tcW w:w="1346" w:type="pct"/>
            <w:tcBorders>
              <w:top w:val="nil"/>
            </w:tcBorders>
            <w:shd w:val="clear" w:color="auto" w:fill="auto"/>
            <w:noWrap/>
            <w:vAlign w:val="center"/>
          </w:tcPr>
          <w:p w14:paraId="2C99465B" w14:textId="4BD4ADB4" w:rsidR="00E47630" w:rsidRPr="001911F7" w:rsidRDefault="00E47630" w:rsidP="00E47630">
            <w:pPr>
              <w:spacing w:before="0" w:after="0" w:line="240" w:lineRule="auto"/>
              <w:ind w:firstLine="0"/>
              <w:jc w:val="center"/>
            </w:pPr>
            <w:r w:rsidRPr="007A0BD1">
              <w:rPr>
                <w:sz w:val="22"/>
                <w:szCs w:val="22"/>
              </w:rPr>
              <w:t>78.00</w:t>
            </w:r>
          </w:p>
        </w:tc>
      </w:tr>
      <w:tr w:rsidR="001911F7" w:rsidRPr="001911F7" w14:paraId="530E65A3" w14:textId="77777777" w:rsidTr="00E47630">
        <w:trPr>
          <w:trHeight w:val="360"/>
        </w:trPr>
        <w:tc>
          <w:tcPr>
            <w:tcW w:w="964" w:type="pct"/>
            <w:tcBorders>
              <w:top w:val="nil"/>
            </w:tcBorders>
            <w:shd w:val="clear" w:color="auto" w:fill="auto"/>
            <w:noWrap/>
            <w:vAlign w:val="center"/>
          </w:tcPr>
          <w:p w14:paraId="4964896A" w14:textId="0BAC8945" w:rsidR="00E47630" w:rsidRPr="007A0BD1" w:rsidRDefault="00E47630" w:rsidP="00E47630">
            <w:pPr>
              <w:spacing w:before="0" w:after="0" w:line="240" w:lineRule="auto"/>
              <w:ind w:firstLine="0"/>
              <w:jc w:val="left"/>
            </w:pPr>
            <w:r w:rsidRPr="001911F7">
              <w:rPr>
                <w:i/>
                <w:iCs/>
              </w:rPr>
              <w:t>L</w:t>
            </w:r>
            <w:r w:rsidR="00272670" w:rsidRPr="001911F7">
              <w:rPr>
                <w:i/>
                <w:iCs/>
                <w:vertAlign w:val="subscript"/>
              </w:rPr>
              <w:t>mat</w:t>
            </w:r>
          </w:p>
        </w:tc>
        <w:tc>
          <w:tcPr>
            <w:tcW w:w="1345" w:type="pct"/>
            <w:tcBorders>
              <w:top w:val="nil"/>
            </w:tcBorders>
            <w:vAlign w:val="center"/>
          </w:tcPr>
          <w:p w14:paraId="30F893EE" w14:textId="7BCE1093" w:rsidR="00E47630" w:rsidRPr="007A0BD1" w:rsidRDefault="00E47630" w:rsidP="00E47630">
            <w:pPr>
              <w:spacing w:before="0" w:after="0" w:line="240" w:lineRule="auto"/>
              <w:ind w:firstLine="0"/>
              <w:jc w:val="center"/>
            </w:pPr>
            <w:r w:rsidRPr="007A0BD1">
              <w:rPr>
                <w:sz w:val="22"/>
                <w:szCs w:val="22"/>
              </w:rPr>
              <w:t>41.83</w:t>
            </w:r>
          </w:p>
        </w:tc>
        <w:tc>
          <w:tcPr>
            <w:tcW w:w="1345" w:type="pct"/>
            <w:tcBorders>
              <w:top w:val="nil"/>
            </w:tcBorders>
            <w:vAlign w:val="center"/>
          </w:tcPr>
          <w:p w14:paraId="6B3FA658" w14:textId="2B5EBF41" w:rsidR="00E47630" w:rsidRPr="001911F7" w:rsidRDefault="00E47630" w:rsidP="00E47630">
            <w:pPr>
              <w:spacing w:before="0" w:after="0" w:line="240" w:lineRule="auto"/>
              <w:ind w:firstLine="0"/>
              <w:jc w:val="center"/>
            </w:pPr>
            <w:r w:rsidRPr="007A0BD1">
              <w:rPr>
                <w:sz w:val="22"/>
                <w:szCs w:val="22"/>
              </w:rPr>
              <w:t>36.09</w:t>
            </w:r>
          </w:p>
        </w:tc>
        <w:tc>
          <w:tcPr>
            <w:tcW w:w="1346" w:type="pct"/>
            <w:tcBorders>
              <w:top w:val="nil"/>
            </w:tcBorders>
            <w:shd w:val="clear" w:color="auto" w:fill="auto"/>
            <w:noWrap/>
            <w:vAlign w:val="center"/>
          </w:tcPr>
          <w:p w14:paraId="4B4FE4EE" w14:textId="6CDBF129" w:rsidR="00E47630" w:rsidRPr="007A0BD1" w:rsidRDefault="00E47630" w:rsidP="00E47630">
            <w:pPr>
              <w:spacing w:before="0" w:after="0" w:line="240" w:lineRule="auto"/>
              <w:ind w:firstLine="0"/>
              <w:jc w:val="center"/>
            </w:pPr>
            <w:r w:rsidRPr="007A0BD1">
              <w:rPr>
                <w:sz w:val="22"/>
                <w:szCs w:val="22"/>
              </w:rPr>
              <w:t>43.72</w:t>
            </w:r>
          </w:p>
        </w:tc>
      </w:tr>
      <w:tr w:rsidR="001911F7" w:rsidRPr="001911F7" w14:paraId="3887203E" w14:textId="77777777" w:rsidTr="00E47630">
        <w:trPr>
          <w:trHeight w:val="360"/>
        </w:trPr>
        <w:tc>
          <w:tcPr>
            <w:tcW w:w="964" w:type="pct"/>
            <w:tcBorders>
              <w:top w:val="nil"/>
              <w:bottom w:val="nil"/>
            </w:tcBorders>
            <w:shd w:val="clear" w:color="auto" w:fill="auto"/>
            <w:noWrap/>
            <w:vAlign w:val="center"/>
          </w:tcPr>
          <w:p w14:paraId="6A5DFC9F" w14:textId="70624B83" w:rsidR="00E47630" w:rsidRPr="001911F7" w:rsidRDefault="00E47630" w:rsidP="00E47630">
            <w:pPr>
              <w:spacing w:before="0" w:after="0" w:line="240" w:lineRule="auto"/>
              <w:ind w:firstLine="0"/>
              <w:jc w:val="left"/>
            </w:pPr>
            <w:r w:rsidRPr="001911F7">
              <w:rPr>
                <w:i/>
                <w:iCs/>
              </w:rPr>
              <w:t>L</w:t>
            </w:r>
            <w:r w:rsidRPr="001911F7">
              <w:rPr>
                <w:i/>
                <w:iCs/>
                <w:vertAlign w:val="subscript"/>
              </w:rPr>
              <w:t>opt</w:t>
            </w:r>
          </w:p>
        </w:tc>
        <w:tc>
          <w:tcPr>
            <w:tcW w:w="1345" w:type="pct"/>
            <w:tcBorders>
              <w:top w:val="nil"/>
              <w:bottom w:val="nil"/>
            </w:tcBorders>
            <w:vAlign w:val="center"/>
          </w:tcPr>
          <w:p w14:paraId="32B15ADF" w14:textId="4CBF95D9" w:rsidR="00E47630" w:rsidRPr="001911F7" w:rsidRDefault="00E47630" w:rsidP="00E47630">
            <w:pPr>
              <w:spacing w:before="0" w:after="0" w:line="240" w:lineRule="auto"/>
              <w:ind w:firstLine="0"/>
              <w:jc w:val="center"/>
            </w:pPr>
            <w:r w:rsidRPr="007A0BD1">
              <w:rPr>
                <w:sz w:val="22"/>
                <w:szCs w:val="22"/>
              </w:rPr>
              <w:t>44.77</w:t>
            </w:r>
          </w:p>
        </w:tc>
        <w:tc>
          <w:tcPr>
            <w:tcW w:w="1345" w:type="pct"/>
            <w:tcBorders>
              <w:top w:val="nil"/>
              <w:bottom w:val="nil"/>
            </w:tcBorders>
            <w:vAlign w:val="center"/>
          </w:tcPr>
          <w:p w14:paraId="6360AE2D" w14:textId="6CE48BA8" w:rsidR="00E47630" w:rsidRPr="001911F7" w:rsidRDefault="00E47630" w:rsidP="00E47630">
            <w:pPr>
              <w:spacing w:before="0" w:after="0" w:line="240" w:lineRule="auto"/>
              <w:ind w:firstLine="0"/>
              <w:jc w:val="center"/>
            </w:pPr>
            <w:r w:rsidRPr="007A0BD1">
              <w:rPr>
                <w:sz w:val="22"/>
                <w:szCs w:val="22"/>
              </w:rPr>
              <w:t>38.32</w:t>
            </w:r>
          </w:p>
        </w:tc>
        <w:tc>
          <w:tcPr>
            <w:tcW w:w="1346" w:type="pct"/>
            <w:tcBorders>
              <w:top w:val="nil"/>
              <w:bottom w:val="nil"/>
            </w:tcBorders>
            <w:shd w:val="clear" w:color="auto" w:fill="auto"/>
            <w:noWrap/>
            <w:vAlign w:val="center"/>
          </w:tcPr>
          <w:p w14:paraId="58F7E132" w14:textId="16CEA678" w:rsidR="00E47630" w:rsidRPr="001911F7" w:rsidRDefault="00E47630" w:rsidP="00E47630">
            <w:pPr>
              <w:spacing w:before="0" w:after="0" w:line="240" w:lineRule="auto"/>
              <w:ind w:firstLine="0"/>
              <w:jc w:val="center"/>
            </w:pPr>
            <w:r w:rsidRPr="007A0BD1">
              <w:rPr>
                <w:sz w:val="22"/>
                <w:szCs w:val="22"/>
              </w:rPr>
              <w:t>46.90</w:t>
            </w:r>
          </w:p>
        </w:tc>
      </w:tr>
      <w:tr w:rsidR="001911F7" w:rsidRPr="001911F7" w14:paraId="6EB76734" w14:textId="77777777" w:rsidTr="00E47630">
        <w:trPr>
          <w:trHeight w:val="360"/>
        </w:trPr>
        <w:tc>
          <w:tcPr>
            <w:tcW w:w="964" w:type="pct"/>
            <w:tcBorders>
              <w:top w:val="nil"/>
              <w:bottom w:val="nil"/>
            </w:tcBorders>
            <w:shd w:val="clear" w:color="auto" w:fill="auto"/>
            <w:noWrap/>
            <w:vAlign w:val="center"/>
          </w:tcPr>
          <w:p w14:paraId="06C78B77" w14:textId="60C3DA1F" w:rsidR="00E47630" w:rsidRPr="001911F7" w:rsidRDefault="00E47630" w:rsidP="00E47630">
            <w:pPr>
              <w:spacing w:before="0" w:after="0" w:line="240" w:lineRule="auto"/>
              <w:ind w:firstLine="0"/>
              <w:jc w:val="left"/>
            </w:pPr>
            <w:r w:rsidRPr="001911F7">
              <w:rPr>
                <w:i/>
                <w:iCs/>
              </w:rPr>
              <w:t>L</w:t>
            </w:r>
            <w:r w:rsidRPr="001911F7">
              <w:rPr>
                <w:i/>
                <w:iCs/>
                <w:vertAlign w:val="subscript"/>
              </w:rPr>
              <w:t>opt_p10</w:t>
            </w:r>
          </w:p>
        </w:tc>
        <w:tc>
          <w:tcPr>
            <w:tcW w:w="1345" w:type="pct"/>
            <w:tcBorders>
              <w:top w:val="nil"/>
              <w:bottom w:val="nil"/>
            </w:tcBorders>
            <w:vAlign w:val="center"/>
          </w:tcPr>
          <w:p w14:paraId="303E078F" w14:textId="10D4F594" w:rsidR="00E47630" w:rsidRPr="001911F7" w:rsidRDefault="00E47630" w:rsidP="00E47630">
            <w:pPr>
              <w:spacing w:before="0" w:after="0" w:line="240" w:lineRule="auto"/>
              <w:ind w:firstLine="0"/>
              <w:jc w:val="center"/>
            </w:pPr>
            <w:r w:rsidRPr="007A0BD1">
              <w:rPr>
                <w:sz w:val="22"/>
                <w:szCs w:val="22"/>
              </w:rPr>
              <w:t>49.24</w:t>
            </w:r>
          </w:p>
        </w:tc>
        <w:tc>
          <w:tcPr>
            <w:tcW w:w="1345" w:type="pct"/>
            <w:tcBorders>
              <w:top w:val="nil"/>
              <w:bottom w:val="nil"/>
            </w:tcBorders>
            <w:vAlign w:val="center"/>
          </w:tcPr>
          <w:p w14:paraId="18313EC9" w14:textId="54DDFA24" w:rsidR="00E47630" w:rsidRPr="001911F7" w:rsidRDefault="00E47630" w:rsidP="00E47630">
            <w:pPr>
              <w:spacing w:before="0" w:after="0" w:line="240" w:lineRule="auto"/>
              <w:ind w:firstLine="0"/>
              <w:jc w:val="center"/>
            </w:pPr>
            <w:r w:rsidRPr="007A0BD1">
              <w:rPr>
                <w:sz w:val="22"/>
                <w:szCs w:val="22"/>
              </w:rPr>
              <w:t>42.16</w:t>
            </w:r>
          </w:p>
        </w:tc>
        <w:tc>
          <w:tcPr>
            <w:tcW w:w="1346" w:type="pct"/>
            <w:tcBorders>
              <w:top w:val="nil"/>
              <w:bottom w:val="nil"/>
            </w:tcBorders>
            <w:shd w:val="clear" w:color="auto" w:fill="auto"/>
            <w:noWrap/>
            <w:vAlign w:val="center"/>
          </w:tcPr>
          <w:p w14:paraId="56B4BCAF" w14:textId="62D22CF0" w:rsidR="00E47630" w:rsidRPr="001911F7" w:rsidRDefault="00E47630" w:rsidP="00E47630">
            <w:pPr>
              <w:spacing w:before="0" w:after="0" w:line="240" w:lineRule="auto"/>
              <w:ind w:firstLine="0"/>
              <w:jc w:val="center"/>
            </w:pPr>
            <w:r w:rsidRPr="007A0BD1">
              <w:rPr>
                <w:sz w:val="22"/>
                <w:szCs w:val="22"/>
              </w:rPr>
              <w:t>51.59</w:t>
            </w:r>
          </w:p>
        </w:tc>
      </w:tr>
      <w:tr w:rsidR="001911F7" w:rsidRPr="001911F7" w14:paraId="3AEE0CDD" w14:textId="77777777" w:rsidTr="00E47630">
        <w:trPr>
          <w:trHeight w:val="360"/>
        </w:trPr>
        <w:tc>
          <w:tcPr>
            <w:tcW w:w="964" w:type="pct"/>
            <w:tcBorders>
              <w:top w:val="nil"/>
              <w:bottom w:val="single" w:sz="12" w:space="0" w:color="auto"/>
            </w:tcBorders>
            <w:shd w:val="clear" w:color="auto" w:fill="auto"/>
            <w:noWrap/>
            <w:vAlign w:val="center"/>
          </w:tcPr>
          <w:p w14:paraId="32ECC5A3" w14:textId="2F074F95" w:rsidR="00E47630" w:rsidRPr="001911F7" w:rsidRDefault="00E47630" w:rsidP="00E47630">
            <w:pPr>
              <w:spacing w:before="0" w:after="0" w:line="240" w:lineRule="auto"/>
              <w:ind w:firstLine="0"/>
              <w:jc w:val="left"/>
              <w:rPr>
                <w:rFonts w:eastAsia="Times New Roman"/>
                <w:lang w:bidi="bn-BD"/>
              </w:rPr>
            </w:pPr>
            <w:r w:rsidRPr="001911F7">
              <w:rPr>
                <w:i/>
                <w:iCs/>
              </w:rPr>
              <w:t>L</w:t>
            </w:r>
            <w:r w:rsidRPr="001911F7">
              <w:rPr>
                <w:i/>
                <w:iCs/>
                <w:vertAlign w:val="subscript"/>
              </w:rPr>
              <w:t>opt_m10</w:t>
            </w:r>
          </w:p>
        </w:tc>
        <w:tc>
          <w:tcPr>
            <w:tcW w:w="1345" w:type="pct"/>
            <w:tcBorders>
              <w:top w:val="nil"/>
              <w:bottom w:val="single" w:sz="12" w:space="0" w:color="auto"/>
            </w:tcBorders>
            <w:vAlign w:val="center"/>
          </w:tcPr>
          <w:p w14:paraId="4066D342" w14:textId="3412E8AD" w:rsidR="00E47630" w:rsidRPr="001911F7" w:rsidRDefault="00E47630" w:rsidP="00E47630">
            <w:pPr>
              <w:spacing w:before="0" w:after="0" w:line="240" w:lineRule="auto"/>
              <w:ind w:firstLine="0"/>
              <w:jc w:val="center"/>
            </w:pPr>
            <w:r w:rsidRPr="007A0BD1">
              <w:rPr>
                <w:sz w:val="22"/>
                <w:szCs w:val="22"/>
              </w:rPr>
              <w:t>40.29</w:t>
            </w:r>
          </w:p>
        </w:tc>
        <w:tc>
          <w:tcPr>
            <w:tcW w:w="1345" w:type="pct"/>
            <w:tcBorders>
              <w:top w:val="nil"/>
              <w:bottom w:val="single" w:sz="12" w:space="0" w:color="auto"/>
            </w:tcBorders>
            <w:vAlign w:val="center"/>
          </w:tcPr>
          <w:p w14:paraId="73660DFC" w14:textId="5475077E" w:rsidR="00E47630" w:rsidRPr="001911F7" w:rsidRDefault="00E47630" w:rsidP="00E47630">
            <w:pPr>
              <w:spacing w:before="0" w:after="0" w:line="240" w:lineRule="auto"/>
              <w:ind w:firstLine="0"/>
              <w:jc w:val="center"/>
            </w:pPr>
            <w:r w:rsidRPr="007A0BD1">
              <w:rPr>
                <w:sz w:val="22"/>
                <w:szCs w:val="22"/>
              </w:rPr>
              <w:t>34.49</w:t>
            </w:r>
          </w:p>
        </w:tc>
        <w:tc>
          <w:tcPr>
            <w:tcW w:w="1346" w:type="pct"/>
            <w:tcBorders>
              <w:top w:val="nil"/>
              <w:bottom w:val="single" w:sz="12" w:space="0" w:color="auto"/>
            </w:tcBorders>
            <w:shd w:val="clear" w:color="auto" w:fill="auto"/>
            <w:noWrap/>
            <w:vAlign w:val="center"/>
          </w:tcPr>
          <w:p w14:paraId="43C36B09" w14:textId="28AD5407" w:rsidR="00E47630" w:rsidRPr="001911F7" w:rsidRDefault="00E47630" w:rsidP="00E47630">
            <w:pPr>
              <w:spacing w:before="0" w:after="0" w:line="240" w:lineRule="auto"/>
              <w:ind w:firstLine="0"/>
              <w:jc w:val="center"/>
              <w:rPr>
                <w:rFonts w:eastAsia="Times New Roman"/>
                <w:lang w:bidi="bn-BD"/>
              </w:rPr>
            </w:pPr>
            <w:r w:rsidRPr="007A0BD1">
              <w:rPr>
                <w:sz w:val="22"/>
                <w:szCs w:val="22"/>
              </w:rPr>
              <w:t>42.21</w:t>
            </w:r>
          </w:p>
        </w:tc>
      </w:tr>
    </w:tbl>
    <w:p w14:paraId="4CB0C78D" w14:textId="003B23B7" w:rsidR="00C23478" w:rsidRPr="001911F7" w:rsidRDefault="00C23478" w:rsidP="007A0BD1">
      <w:pPr>
        <w:ind w:firstLine="0"/>
      </w:pPr>
    </w:p>
    <w:p w14:paraId="33B5CA79" w14:textId="1A510A04" w:rsidR="00A573C6" w:rsidRPr="001911F7" w:rsidRDefault="00A573C6" w:rsidP="00A573C6">
      <w:pPr>
        <w:pStyle w:val="Heading2"/>
      </w:pPr>
      <w:r w:rsidRPr="001911F7">
        <w:t>Scenario produced with different bin size</w:t>
      </w:r>
      <w:r w:rsidR="000A424F" w:rsidRPr="001911F7">
        <w:t xml:space="preserve"> for length parameters</w:t>
      </w:r>
    </w:p>
    <w:p w14:paraId="32D6AC5F" w14:textId="604E5CA5" w:rsidR="00147C34" w:rsidRPr="001911F7" w:rsidRDefault="00700E48" w:rsidP="007A0BD1">
      <w:pPr>
        <w:ind w:firstLine="0"/>
      </w:pPr>
      <w:r w:rsidRPr="001911F7">
        <w:t>The boxplot</w:t>
      </w:r>
      <w:r w:rsidR="00417035" w:rsidRPr="001911F7">
        <w:t xml:space="preserve"> (</w:t>
      </w:r>
      <w:r w:rsidRPr="001911F7">
        <w:t>Figure 6</w:t>
      </w:r>
      <w:r w:rsidR="00417035" w:rsidRPr="001911F7">
        <w:t>)</w:t>
      </w:r>
      <w:r w:rsidRPr="001911F7">
        <w:t xml:space="preserve"> </w:t>
      </w:r>
      <w:r w:rsidR="00417035" w:rsidRPr="001911F7">
        <w:t>illustrates</w:t>
      </w:r>
      <w:r w:rsidRPr="001911F7">
        <w:t xml:space="preserve"> the </w:t>
      </w:r>
      <w:r w:rsidR="00147C34" w:rsidRPr="001911F7">
        <w:t>consisten</w:t>
      </w:r>
      <w:r w:rsidRPr="001911F7">
        <w:t>cy of the estimated length parameters (</w:t>
      </w:r>
      <w:r w:rsidRPr="007A0BD1">
        <w:rPr>
          <w:i/>
          <w:iCs/>
        </w:rPr>
        <w:t>L</w:t>
      </w:r>
      <w:r w:rsidRPr="007A0BD1">
        <w:rPr>
          <w:i/>
          <w:iCs/>
          <w:vertAlign w:val="subscript"/>
        </w:rPr>
        <w:t>∞</w:t>
      </w:r>
      <w:r w:rsidRPr="001911F7">
        <w:t xml:space="preserve">, </w:t>
      </w:r>
      <w:r w:rsidRPr="007A0BD1">
        <w:rPr>
          <w:i/>
          <w:iCs/>
        </w:rPr>
        <w:t>L</w:t>
      </w:r>
      <w:r w:rsidRPr="007A0BD1">
        <w:rPr>
          <w:i/>
          <w:iCs/>
          <w:vertAlign w:val="subscript"/>
        </w:rPr>
        <w:t>mat</w:t>
      </w:r>
      <w:r w:rsidRPr="001911F7">
        <w:t xml:space="preserve">, </w:t>
      </w:r>
      <w:r w:rsidRPr="007A0BD1">
        <w:rPr>
          <w:i/>
          <w:iCs/>
        </w:rPr>
        <w:t>L</w:t>
      </w:r>
      <w:r w:rsidRPr="007A0BD1">
        <w:rPr>
          <w:i/>
          <w:iCs/>
          <w:vertAlign w:val="subscript"/>
        </w:rPr>
        <w:t>max</w:t>
      </w:r>
      <w:r w:rsidRPr="001911F7">
        <w:t xml:space="preserve">, </w:t>
      </w:r>
      <w:r w:rsidRPr="007A0BD1">
        <w:rPr>
          <w:i/>
          <w:iCs/>
        </w:rPr>
        <w:t>L</w:t>
      </w:r>
      <w:r w:rsidRPr="007A0BD1">
        <w:rPr>
          <w:i/>
          <w:iCs/>
          <w:vertAlign w:val="subscript"/>
        </w:rPr>
        <w:t>opt</w:t>
      </w:r>
      <w:r w:rsidRPr="001911F7">
        <w:t xml:space="preserve">, </w:t>
      </w:r>
      <w:r w:rsidRPr="007A0BD1">
        <w:rPr>
          <w:i/>
          <w:iCs/>
        </w:rPr>
        <w:t>L</w:t>
      </w:r>
      <w:r w:rsidRPr="007A0BD1">
        <w:rPr>
          <w:i/>
          <w:iCs/>
          <w:vertAlign w:val="subscript"/>
        </w:rPr>
        <w:t>opt_m10</w:t>
      </w:r>
      <w:r w:rsidRPr="001911F7">
        <w:t xml:space="preserve">, and </w:t>
      </w:r>
      <w:r w:rsidRPr="007A0BD1">
        <w:rPr>
          <w:i/>
          <w:iCs/>
        </w:rPr>
        <w:t>L</w:t>
      </w:r>
      <w:r w:rsidRPr="007A0BD1">
        <w:rPr>
          <w:i/>
          <w:iCs/>
          <w:vertAlign w:val="subscript"/>
        </w:rPr>
        <w:t>opt_p10</w:t>
      </w:r>
      <w:r w:rsidRPr="001911F7">
        <w:t>)</w:t>
      </w:r>
      <w:r w:rsidR="00417035" w:rsidRPr="001911F7">
        <w:t xml:space="preserve"> across different biz sizes (1 to 5, </w:t>
      </w:r>
      <w:r w:rsidR="00147C34" w:rsidRPr="001911F7">
        <w:t>with</w:t>
      </w:r>
      <w:r w:rsidR="00417035" w:rsidRPr="001911F7">
        <w:t xml:space="preserve"> </w:t>
      </w:r>
      <w:r w:rsidR="0065524C" w:rsidRPr="001911F7">
        <w:t>the</w:t>
      </w:r>
      <w:r w:rsidR="00147C34" w:rsidRPr="001911F7">
        <w:t xml:space="preserve"> base model bin size</w:t>
      </w:r>
      <w:r w:rsidR="00417035" w:rsidRPr="001911F7">
        <w:t xml:space="preserve"> of </w:t>
      </w:r>
      <w:r w:rsidR="00147C34" w:rsidRPr="001911F7">
        <w:t xml:space="preserve">3). The estimated values of </w:t>
      </w:r>
      <w:r w:rsidR="00147C34" w:rsidRPr="001911F7">
        <w:rPr>
          <w:i/>
        </w:rPr>
        <w:t>L</w:t>
      </w:r>
      <w:r w:rsidR="00147C34" w:rsidRPr="001911F7">
        <w:rPr>
          <w:i/>
          <w:vertAlign w:val="subscript"/>
        </w:rPr>
        <w:t xml:space="preserve">∞ </w:t>
      </w:r>
      <w:r w:rsidR="00147C34" w:rsidRPr="001911F7">
        <w:rPr>
          <w:iCs/>
        </w:rPr>
        <w:t xml:space="preserve">and </w:t>
      </w:r>
      <w:r w:rsidR="00147C34" w:rsidRPr="001911F7">
        <w:rPr>
          <w:i/>
          <w:iCs/>
        </w:rPr>
        <w:t>L</w:t>
      </w:r>
      <w:r w:rsidR="00147C34" w:rsidRPr="001911F7">
        <w:rPr>
          <w:i/>
          <w:iCs/>
          <w:vertAlign w:val="subscript"/>
        </w:rPr>
        <w:t xml:space="preserve">max </w:t>
      </w:r>
      <w:r w:rsidR="00147C34" w:rsidRPr="001911F7">
        <w:t xml:space="preserve">exhibited minimal deviations from the base model, ranging from +1.74% to -0.8%, while </w:t>
      </w:r>
      <w:r w:rsidR="00147C34" w:rsidRPr="007A0BD1">
        <w:rPr>
          <w:i/>
          <w:iCs/>
        </w:rPr>
        <w:t>L</w:t>
      </w:r>
      <w:r w:rsidR="00147C34" w:rsidRPr="007A0BD1">
        <w:rPr>
          <w:i/>
          <w:iCs/>
          <w:vertAlign w:val="subscript"/>
        </w:rPr>
        <w:t>ma</w:t>
      </w:r>
      <w:r w:rsidR="00147C34" w:rsidRPr="007A0BD1">
        <w:rPr>
          <w:vertAlign w:val="subscript"/>
        </w:rPr>
        <w:t>t</w:t>
      </w:r>
      <w:r w:rsidR="00147C34" w:rsidRPr="001911F7">
        <w:t xml:space="preserve"> and </w:t>
      </w:r>
      <w:r w:rsidR="00147C34" w:rsidRPr="007A0BD1">
        <w:rPr>
          <w:i/>
          <w:iCs/>
        </w:rPr>
        <w:t>L</w:t>
      </w:r>
      <w:r w:rsidR="00147C34" w:rsidRPr="007A0BD1">
        <w:rPr>
          <w:i/>
          <w:iCs/>
          <w:vertAlign w:val="subscript"/>
        </w:rPr>
        <w:t>opt</w:t>
      </w:r>
      <w:r w:rsidR="00147C34" w:rsidRPr="001911F7">
        <w:t xml:space="preserve"> showed deviations of +1.57% to -0.71% and +1.65% to -0.75%, respectively. Statistical analysis using One-Way ANOVA and Tukey's post-hoc test confirmed that the differences in estimated length parameters across different bin sizes were not significant (</w:t>
      </w:r>
      <w:r w:rsidR="00E02E2F" w:rsidRPr="001911F7">
        <w:rPr>
          <w:i/>
          <w:iCs/>
        </w:rPr>
        <w:t>p &gt; 0.05</w:t>
      </w:r>
      <w:r w:rsidR="00147C34" w:rsidRPr="001911F7">
        <w:t>).</w:t>
      </w:r>
    </w:p>
    <w:p w14:paraId="602550AF" w14:textId="77777777" w:rsidR="00A573C6" w:rsidRPr="001911F7" w:rsidRDefault="00A573C6" w:rsidP="00A573C6">
      <w:pPr>
        <w:ind w:firstLine="0"/>
      </w:pPr>
      <w:r w:rsidRPr="001911F7">
        <w:rPr>
          <w:noProof/>
          <w14:ligatures w14:val="standardContextual"/>
        </w:rPr>
        <w:drawing>
          <wp:inline distT="0" distB="0" distL="0" distR="0" wp14:anchorId="7E7C6B2D" wp14:editId="46A54A77">
            <wp:extent cx="5639422" cy="3640455"/>
            <wp:effectExtent l="19050" t="19050" r="19050" b="17145"/>
            <wp:docPr id="474504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04187"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39422" cy="3640455"/>
                    </a:xfrm>
                    <a:prstGeom prst="rect">
                      <a:avLst/>
                    </a:prstGeom>
                    <a:ln>
                      <a:solidFill>
                        <a:schemeClr val="tx1"/>
                      </a:solidFill>
                    </a:ln>
                  </pic:spPr>
                </pic:pic>
              </a:graphicData>
            </a:graphic>
          </wp:inline>
        </w:drawing>
      </w:r>
    </w:p>
    <w:p w14:paraId="7D072420" w14:textId="2ADE56EB" w:rsidR="00A573C6" w:rsidRPr="001911F7" w:rsidRDefault="00A573C6" w:rsidP="004719B0">
      <w:pPr>
        <w:ind w:firstLine="0"/>
        <w:rPr>
          <w:b/>
          <w:bCs/>
        </w:rPr>
      </w:pPr>
      <w:r w:rsidRPr="001911F7">
        <w:rPr>
          <w:b/>
          <w:bCs/>
        </w:rPr>
        <w:t xml:space="preserve">Figure </w:t>
      </w:r>
      <w:r w:rsidR="009A21A4" w:rsidRPr="001911F7">
        <w:rPr>
          <w:b/>
          <w:bCs/>
        </w:rPr>
        <w:t>6</w:t>
      </w:r>
      <w:r w:rsidRPr="001911F7">
        <w:rPr>
          <w:b/>
          <w:bCs/>
        </w:rPr>
        <w:t>: Distribution of length parameters with different bin size</w:t>
      </w:r>
      <w:r w:rsidR="00F90732" w:rsidRPr="001911F7">
        <w:rPr>
          <w:b/>
          <w:bCs/>
        </w:rPr>
        <w:t xml:space="preserve"> (base model bin size = 3)</w:t>
      </w:r>
      <w:r w:rsidRPr="001911F7">
        <w:rPr>
          <w:b/>
          <w:bCs/>
        </w:rPr>
        <w:t>, represented with the mean, lower and upper confidence intervals. Shared letter</w:t>
      </w:r>
      <w:r w:rsidR="00CF4209" w:rsidRPr="001911F7">
        <w:rPr>
          <w:b/>
          <w:bCs/>
        </w:rPr>
        <w:t xml:space="preserve"> (a)</w:t>
      </w:r>
      <w:r w:rsidRPr="001911F7">
        <w:rPr>
          <w:b/>
          <w:bCs/>
        </w:rPr>
        <w:t xml:space="preserve"> indicating no significant differences (</w:t>
      </w:r>
      <w:r w:rsidR="00E02E2F" w:rsidRPr="001911F7">
        <w:rPr>
          <w:b/>
          <w:bCs/>
          <w:i/>
          <w:iCs/>
        </w:rPr>
        <w:t>p &gt; 0.05</w:t>
      </w:r>
      <w:r w:rsidRPr="001911F7">
        <w:rPr>
          <w:b/>
          <w:bCs/>
        </w:rPr>
        <w:t>) in the estimation of length parameters with different bin size based on one-way ANOVA and Tukey’s HSD.</w:t>
      </w:r>
    </w:p>
    <w:p w14:paraId="6B1CD834" w14:textId="77777777" w:rsidR="006B294C" w:rsidRPr="007A0BD1" w:rsidRDefault="006B294C" w:rsidP="004719B0">
      <w:pPr>
        <w:ind w:firstLine="0"/>
        <w:rPr>
          <w:b/>
          <w:bCs/>
        </w:rPr>
      </w:pPr>
    </w:p>
    <w:p w14:paraId="542F4B56" w14:textId="56A006CF" w:rsidR="00172A95" w:rsidRPr="001911F7" w:rsidRDefault="004D1C65" w:rsidP="004719B0">
      <w:pPr>
        <w:pStyle w:val="Heading3"/>
      </w:pPr>
      <w:bookmarkStart w:id="54" w:name="_Toc171390635"/>
      <w:bookmarkStart w:id="55" w:name="_Toc171391908"/>
      <w:bookmarkStart w:id="56" w:name="_Toc171463506"/>
      <w:r w:rsidRPr="001911F7">
        <w:t>Length-Based Indicators (LBIs)</w:t>
      </w:r>
      <w:bookmarkEnd w:id="54"/>
      <w:bookmarkEnd w:id="55"/>
      <w:bookmarkEnd w:id="56"/>
    </w:p>
    <w:p w14:paraId="001FAB68" w14:textId="71DACF03" w:rsidR="006B294C" w:rsidRPr="001911F7" w:rsidRDefault="00E02E2F" w:rsidP="006B294C">
      <w:pPr>
        <w:spacing w:after="0"/>
        <w:ind w:firstLine="0"/>
      </w:pPr>
      <w:r w:rsidRPr="001911F7">
        <w:t xml:space="preserve">The </w:t>
      </w:r>
      <w:r w:rsidR="00931F9C" w:rsidRPr="001911F7">
        <w:t>simple set of indicators</w:t>
      </w:r>
      <w:r w:rsidRPr="001911F7">
        <w:t xml:space="preserve"> (</w:t>
      </w:r>
      <w:r w:rsidRPr="001911F7">
        <w:rPr>
          <w:i/>
        </w:rPr>
        <w:t>P</w:t>
      </w:r>
      <w:r w:rsidRPr="001911F7">
        <w:rPr>
          <w:i/>
          <w:vertAlign w:val="subscript"/>
        </w:rPr>
        <w:t>mat</w:t>
      </w:r>
      <w:r w:rsidRPr="001911F7">
        <w:t xml:space="preserve">. </w:t>
      </w:r>
      <w:r w:rsidRPr="001911F7">
        <w:rPr>
          <w:i/>
        </w:rPr>
        <w:t>P</w:t>
      </w:r>
      <w:r w:rsidRPr="001911F7">
        <w:rPr>
          <w:i/>
          <w:vertAlign w:val="subscript"/>
        </w:rPr>
        <w:t>opt</w:t>
      </w:r>
      <w:r w:rsidRPr="001911F7">
        <w:t xml:space="preserve">, </w:t>
      </w:r>
      <w:r w:rsidRPr="001911F7">
        <w:rPr>
          <w:i/>
        </w:rPr>
        <w:t>P</w:t>
      </w:r>
      <w:r w:rsidRPr="001911F7">
        <w:rPr>
          <w:i/>
          <w:vertAlign w:val="subscript"/>
        </w:rPr>
        <w:t>mega</w:t>
      </w:r>
      <w:r w:rsidRPr="001911F7">
        <w:t>)</w:t>
      </w:r>
      <w:r w:rsidR="00C02463" w:rsidRPr="001911F7">
        <w:t xml:space="preserve"> proposed by Froese (2004)</w:t>
      </w:r>
      <w:r w:rsidR="00524300" w:rsidRPr="001911F7">
        <w:t xml:space="preserve">, </w:t>
      </w:r>
      <w:r w:rsidR="00E979A6" w:rsidRPr="001911F7">
        <w:t xml:space="preserve">were </w:t>
      </w:r>
      <w:r w:rsidR="00906834" w:rsidRPr="001911F7">
        <w:t>estimated</w:t>
      </w:r>
      <w:r w:rsidR="00E979A6" w:rsidRPr="001911F7">
        <w:t xml:space="preserve"> for the stock of </w:t>
      </w:r>
      <w:r w:rsidR="00E979A6" w:rsidRPr="007A0BD1">
        <w:rPr>
          <w:i/>
          <w:iCs/>
        </w:rPr>
        <w:t>Sperate aor</w:t>
      </w:r>
      <w:r w:rsidR="00E979A6" w:rsidRPr="001911F7">
        <w:t xml:space="preserve"> (Table 3) </w:t>
      </w:r>
      <w:r w:rsidRPr="001911F7">
        <w:t>reveal</w:t>
      </w:r>
      <w:r w:rsidR="00E979A6" w:rsidRPr="001911F7">
        <w:t xml:space="preserve"> significant deviations from the target reference values. </w:t>
      </w:r>
      <w:r w:rsidR="006B294C" w:rsidRPr="001911F7">
        <w:t xml:space="preserve"> </w:t>
      </w:r>
      <w:r w:rsidR="00E979A6" w:rsidRPr="001911F7">
        <w:t xml:space="preserve">The </w:t>
      </w:r>
      <w:r w:rsidR="007C339C" w:rsidRPr="001911F7">
        <w:t>percentage</w:t>
      </w:r>
      <w:r w:rsidR="00E979A6" w:rsidRPr="001911F7">
        <w:t xml:space="preserve"> of sexually mature fish (</w:t>
      </w:r>
      <w:r w:rsidR="00E979A6" w:rsidRPr="007A0BD1">
        <w:rPr>
          <w:i/>
          <w:iCs/>
        </w:rPr>
        <w:t>P</w:t>
      </w:r>
      <w:r w:rsidR="00E979A6" w:rsidRPr="007A0BD1">
        <w:rPr>
          <w:i/>
          <w:iCs/>
          <w:vertAlign w:val="subscript"/>
        </w:rPr>
        <w:t>mat</w:t>
      </w:r>
      <w:r w:rsidR="00E979A6" w:rsidRPr="001911F7">
        <w:t>) was 12.48% (7.55–22.69%), far below the target of 100%, indicating heavy exploitation of immature fish and reduced reproductive potential. Similarly, the percentage of optimally sized fish (</w:t>
      </w:r>
      <w:r w:rsidR="00E979A6" w:rsidRPr="007A0BD1">
        <w:rPr>
          <w:i/>
          <w:iCs/>
        </w:rPr>
        <w:t>P</w:t>
      </w:r>
      <w:r w:rsidR="00E979A6" w:rsidRPr="007A0BD1">
        <w:rPr>
          <w:i/>
          <w:iCs/>
          <w:vertAlign w:val="subscript"/>
        </w:rPr>
        <w:t>opt</w:t>
      </w:r>
      <w:r w:rsidR="00E979A6" w:rsidRPr="001911F7">
        <w:t>) was 9.03% (5.14–17.24%), substantially below the 100% target, reflecting insufficient numbers of fish reaching their full growth potential. The proportion of mega-spawners (</w:t>
      </w:r>
      <w:r w:rsidR="00E979A6" w:rsidRPr="007A0BD1">
        <w:rPr>
          <w:i/>
          <w:iCs/>
        </w:rPr>
        <w:t>P</w:t>
      </w:r>
      <w:r w:rsidR="00E979A6" w:rsidRPr="007A0BD1">
        <w:rPr>
          <w:i/>
          <w:iCs/>
          <w:vertAlign w:val="subscript"/>
        </w:rPr>
        <w:t>mega</w:t>
      </w:r>
      <w:r w:rsidR="00E979A6" w:rsidRPr="001911F7">
        <w:t>), crucial for genetic diversity and population resilience, was only 5.09% (2.41–11.79%), compared to the target of 20%, highlighting</w:t>
      </w:r>
      <w:r w:rsidR="00B84F40" w:rsidRPr="001911F7">
        <w:t xml:space="preserve"> that this fishery has already removed major portion of its larger individuals</w:t>
      </w:r>
      <w:r w:rsidR="00E979A6" w:rsidRPr="001911F7">
        <w:t>. The combined indicator (</w:t>
      </w:r>
      <w:r w:rsidR="00E979A6" w:rsidRPr="007A0BD1">
        <w:rPr>
          <w:i/>
          <w:iCs/>
        </w:rPr>
        <w:t>P</w:t>
      </w:r>
      <w:r w:rsidR="00E979A6" w:rsidRPr="007A0BD1">
        <w:rPr>
          <w:i/>
          <w:iCs/>
          <w:vertAlign w:val="subscript"/>
        </w:rPr>
        <w:t>obj</w:t>
      </w:r>
      <w:r w:rsidR="00E979A6" w:rsidRPr="001911F7">
        <w:t>) was 26.61% (15.09–51.71%), further underscoring the stock's unsustainable status.</w:t>
      </w:r>
    </w:p>
    <w:p w14:paraId="37230132" w14:textId="48CB744C" w:rsidR="0029011F" w:rsidRPr="007A0BD1" w:rsidRDefault="0029011F" w:rsidP="006B294C">
      <w:pPr>
        <w:spacing w:after="0"/>
        <w:ind w:firstLine="0"/>
        <w:rPr>
          <w:b/>
          <w:bCs/>
        </w:rPr>
      </w:pPr>
      <w:r w:rsidRPr="007A0BD1">
        <w:rPr>
          <w:b/>
          <w:bCs/>
        </w:rPr>
        <w:t>Table 3: Estimated length-based indicators (LBIs)</w:t>
      </w:r>
    </w:p>
    <w:tbl>
      <w:tblPr>
        <w:tblW w:w="5000" w:type="pct"/>
        <w:tblBorders>
          <w:bottom w:val="single" w:sz="12" w:space="0" w:color="auto"/>
        </w:tblBorders>
        <w:tblLayout w:type="fixed"/>
        <w:tblLook w:val="04A0" w:firstRow="1" w:lastRow="0" w:firstColumn="1" w:lastColumn="0" w:noHBand="0" w:noVBand="1"/>
      </w:tblPr>
      <w:tblGrid>
        <w:gridCol w:w="1713"/>
        <w:gridCol w:w="2389"/>
        <w:gridCol w:w="2389"/>
        <w:gridCol w:w="2391"/>
      </w:tblGrid>
      <w:tr w:rsidR="001911F7" w:rsidRPr="001911F7" w14:paraId="4498FA9E" w14:textId="77777777" w:rsidTr="00582761">
        <w:trPr>
          <w:trHeight w:val="360"/>
        </w:trPr>
        <w:tc>
          <w:tcPr>
            <w:tcW w:w="964" w:type="pct"/>
            <w:tcBorders>
              <w:top w:val="single" w:sz="12" w:space="0" w:color="auto"/>
              <w:bottom w:val="single" w:sz="12" w:space="0" w:color="auto"/>
            </w:tcBorders>
            <w:shd w:val="clear" w:color="auto" w:fill="auto"/>
            <w:noWrap/>
            <w:vAlign w:val="center"/>
            <w:hideMark/>
          </w:tcPr>
          <w:p w14:paraId="53E10A4C" w14:textId="77777777" w:rsidR="0029011F" w:rsidRPr="001911F7" w:rsidRDefault="0029011F" w:rsidP="00582761">
            <w:pPr>
              <w:spacing w:before="0" w:after="0" w:line="240" w:lineRule="auto"/>
              <w:ind w:firstLine="0"/>
              <w:jc w:val="left"/>
              <w:rPr>
                <w:rFonts w:eastAsia="Times New Roman"/>
                <w:b/>
                <w:bCs/>
                <w:lang w:bidi="bn-BD"/>
              </w:rPr>
            </w:pPr>
            <w:r w:rsidRPr="001911F7">
              <w:rPr>
                <w:rFonts w:eastAsia="Times New Roman"/>
                <w:b/>
                <w:bCs/>
                <w:lang w:bidi="bn-BD"/>
              </w:rPr>
              <w:t>Parameters</w:t>
            </w:r>
          </w:p>
        </w:tc>
        <w:tc>
          <w:tcPr>
            <w:tcW w:w="1345" w:type="pct"/>
            <w:tcBorders>
              <w:top w:val="single" w:sz="12" w:space="0" w:color="auto"/>
              <w:bottom w:val="single" w:sz="12" w:space="0" w:color="auto"/>
            </w:tcBorders>
            <w:vAlign w:val="center"/>
          </w:tcPr>
          <w:p w14:paraId="7B54EEE1" w14:textId="76249F6C" w:rsidR="0029011F" w:rsidRPr="001911F7" w:rsidRDefault="0029011F" w:rsidP="00582761">
            <w:pPr>
              <w:spacing w:before="0" w:after="0" w:line="240" w:lineRule="auto"/>
              <w:ind w:firstLine="0"/>
              <w:jc w:val="center"/>
              <w:rPr>
                <w:rFonts w:eastAsia="Times New Roman"/>
                <w:b/>
                <w:bCs/>
                <w:lang w:bidi="bn-BD"/>
              </w:rPr>
            </w:pPr>
            <w:r w:rsidRPr="001911F7">
              <w:rPr>
                <w:rFonts w:eastAsia="Times New Roman"/>
                <w:b/>
                <w:bCs/>
                <w:lang w:bidi="bn-BD"/>
              </w:rPr>
              <w:t xml:space="preserve">Mean </w:t>
            </w:r>
            <w:r w:rsidR="0087780D" w:rsidRPr="001911F7">
              <w:rPr>
                <w:rFonts w:eastAsia="Times New Roman"/>
                <w:b/>
                <w:bCs/>
                <w:lang w:bidi="bn-BD"/>
              </w:rPr>
              <w:t>(%)</w:t>
            </w:r>
          </w:p>
        </w:tc>
        <w:tc>
          <w:tcPr>
            <w:tcW w:w="1345" w:type="pct"/>
            <w:tcBorders>
              <w:top w:val="single" w:sz="12" w:space="0" w:color="auto"/>
              <w:bottom w:val="single" w:sz="12" w:space="0" w:color="auto"/>
            </w:tcBorders>
          </w:tcPr>
          <w:p w14:paraId="045D35D0" w14:textId="77777777" w:rsidR="0029011F" w:rsidRPr="001911F7" w:rsidRDefault="0029011F" w:rsidP="00582761">
            <w:pPr>
              <w:spacing w:before="0" w:after="0" w:line="240" w:lineRule="auto"/>
              <w:ind w:firstLine="0"/>
              <w:jc w:val="center"/>
              <w:rPr>
                <w:rFonts w:eastAsia="Times New Roman"/>
                <w:b/>
                <w:bCs/>
                <w:lang w:bidi="bn-BD"/>
              </w:rPr>
            </w:pPr>
            <w:r w:rsidRPr="001911F7">
              <w:rPr>
                <w:rFonts w:eastAsia="Times New Roman"/>
                <w:b/>
                <w:bCs/>
                <w:lang w:bidi="bn-BD"/>
              </w:rPr>
              <w:t>LCI</w:t>
            </w:r>
          </w:p>
        </w:tc>
        <w:tc>
          <w:tcPr>
            <w:tcW w:w="1346" w:type="pct"/>
            <w:tcBorders>
              <w:top w:val="single" w:sz="12" w:space="0" w:color="auto"/>
              <w:bottom w:val="single" w:sz="12" w:space="0" w:color="auto"/>
            </w:tcBorders>
            <w:shd w:val="clear" w:color="auto" w:fill="auto"/>
            <w:noWrap/>
            <w:vAlign w:val="center"/>
          </w:tcPr>
          <w:p w14:paraId="06E61AA6" w14:textId="77777777" w:rsidR="0029011F" w:rsidRPr="001911F7" w:rsidRDefault="0029011F" w:rsidP="00582761">
            <w:pPr>
              <w:spacing w:before="0" w:after="0" w:line="240" w:lineRule="auto"/>
              <w:ind w:firstLine="0"/>
              <w:jc w:val="center"/>
              <w:rPr>
                <w:rFonts w:eastAsia="Times New Roman"/>
                <w:b/>
                <w:bCs/>
                <w:lang w:bidi="bn-BD"/>
              </w:rPr>
            </w:pPr>
            <w:r w:rsidRPr="001911F7">
              <w:rPr>
                <w:rFonts w:eastAsia="Times New Roman"/>
                <w:b/>
                <w:bCs/>
                <w:lang w:bidi="bn-BD"/>
              </w:rPr>
              <w:t>UCI</w:t>
            </w:r>
          </w:p>
        </w:tc>
      </w:tr>
      <w:tr w:rsidR="001911F7" w:rsidRPr="001911F7" w14:paraId="51B03E40" w14:textId="77777777" w:rsidTr="00582761">
        <w:trPr>
          <w:trHeight w:val="360"/>
        </w:trPr>
        <w:tc>
          <w:tcPr>
            <w:tcW w:w="964" w:type="pct"/>
            <w:tcBorders>
              <w:top w:val="single" w:sz="12" w:space="0" w:color="auto"/>
              <w:bottom w:val="nil"/>
            </w:tcBorders>
            <w:shd w:val="clear" w:color="auto" w:fill="auto"/>
            <w:noWrap/>
            <w:vAlign w:val="center"/>
          </w:tcPr>
          <w:p w14:paraId="3BD34E99" w14:textId="102CCE5B" w:rsidR="0029011F" w:rsidRPr="001911F7" w:rsidRDefault="0029011F" w:rsidP="0029011F">
            <w:pPr>
              <w:spacing w:before="0" w:after="0" w:line="240" w:lineRule="auto"/>
              <w:ind w:firstLine="0"/>
              <w:jc w:val="left"/>
              <w:rPr>
                <w:rFonts w:eastAsia="Times New Roman"/>
                <w:lang w:bidi="bn-BD"/>
              </w:rPr>
            </w:pPr>
            <w:r w:rsidRPr="001911F7">
              <w:rPr>
                <w:i/>
                <w:iCs/>
              </w:rPr>
              <w:t>P</w:t>
            </w:r>
            <w:r w:rsidRPr="001911F7">
              <w:rPr>
                <w:i/>
                <w:iCs/>
                <w:vertAlign w:val="subscript"/>
              </w:rPr>
              <w:t>mat</w:t>
            </w:r>
          </w:p>
        </w:tc>
        <w:tc>
          <w:tcPr>
            <w:tcW w:w="1345" w:type="pct"/>
            <w:tcBorders>
              <w:top w:val="single" w:sz="12" w:space="0" w:color="auto"/>
              <w:bottom w:val="nil"/>
            </w:tcBorders>
            <w:vAlign w:val="center"/>
          </w:tcPr>
          <w:p w14:paraId="347B1D33" w14:textId="29ACE94B" w:rsidR="0029011F" w:rsidRPr="001911F7" w:rsidRDefault="0029011F" w:rsidP="0029011F">
            <w:pPr>
              <w:spacing w:before="0" w:after="0" w:line="240" w:lineRule="auto"/>
              <w:ind w:firstLine="0"/>
              <w:jc w:val="center"/>
            </w:pPr>
            <w:r w:rsidRPr="007A0BD1">
              <w:rPr>
                <w:sz w:val="22"/>
                <w:szCs w:val="22"/>
              </w:rPr>
              <w:t>12.48</w:t>
            </w:r>
          </w:p>
        </w:tc>
        <w:tc>
          <w:tcPr>
            <w:tcW w:w="1345" w:type="pct"/>
            <w:tcBorders>
              <w:top w:val="single" w:sz="12" w:space="0" w:color="auto"/>
              <w:bottom w:val="nil"/>
            </w:tcBorders>
            <w:vAlign w:val="center"/>
          </w:tcPr>
          <w:p w14:paraId="721BEA4B" w14:textId="697EAFB8" w:rsidR="0029011F" w:rsidRPr="001911F7" w:rsidRDefault="0029011F" w:rsidP="0029011F">
            <w:pPr>
              <w:spacing w:before="0" w:after="0" w:line="240" w:lineRule="auto"/>
              <w:ind w:firstLine="0"/>
              <w:jc w:val="center"/>
            </w:pPr>
            <w:r w:rsidRPr="007A0BD1">
              <w:rPr>
                <w:sz w:val="22"/>
                <w:szCs w:val="22"/>
              </w:rPr>
              <w:t>7.55</w:t>
            </w:r>
          </w:p>
        </w:tc>
        <w:tc>
          <w:tcPr>
            <w:tcW w:w="1346" w:type="pct"/>
            <w:tcBorders>
              <w:top w:val="single" w:sz="12" w:space="0" w:color="auto"/>
              <w:bottom w:val="nil"/>
            </w:tcBorders>
            <w:shd w:val="clear" w:color="auto" w:fill="auto"/>
            <w:noWrap/>
            <w:vAlign w:val="center"/>
          </w:tcPr>
          <w:p w14:paraId="33F82500" w14:textId="3C281F01" w:rsidR="0029011F" w:rsidRPr="001911F7" w:rsidRDefault="0029011F" w:rsidP="0029011F">
            <w:pPr>
              <w:spacing w:before="0" w:after="0" w:line="240" w:lineRule="auto"/>
              <w:ind w:firstLine="0"/>
              <w:jc w:val="center"/>
              <w:rPr>
                <w:rFonts w:eastAsia="Times New Roman"/>
                <w:lang w:bidi="bn-BD"/>
              </w:rPr>
            </w:pPr>
            <w:r w:rsidRPr="007A0BD1">
              <w:rPr>
                <w:sz w:val="22"/>
                <w:szCs w:val="22"/>
              </w:rPr>
              <w:t>22.69</w:t>
            </w:r>
          </w:p>
        </w:tc>
      </w:tr>
      <w:tr w:rsidR="001911F7" w:rsidRPr="001911F7" w14:paraId="54D3A3A8" w14:textId="77777777" w:rsidTr="00582761">
        <w:trPr>
          <w:trHeight w:val="360"/>
        </w:trPr>
        <w:tc>
          <w:tcPr>
            <w:tcW w:w="964" w:type="pct"/>
            <w:tcBorders>
              <w:top w:val="nil"/>
            </w:tcBorders>
            <w:shd w:val="clear" w:color="auto" w:fill="auto"/>
            <w:noWrap/>
            <w:vAlign w:val="center"/>
          </w:tcPr>
          <w:p w14:paraId="71510180" w14:textId="6DCB01FB" w:rsidR="0029011F" w:rsidRPr="001911F7" w:rsidRDefault="0029011F" w:rsidP="0029011F">
            <w:pPr>
              <w:spacing w:before="0" w:after="0" w:line="240" w:lineRule="auto"/>
              <w:ind w:firstLine="0"/>
              <w:jc w:val="left"/>
            </w:pPr>
            <w:r w:rsidRPr="001911F7">
              <w:rPr>
                <w:i/>
                <w:iCs/>
              </w:rPr>
              <w:t>P</w:t>
            </w:r>
            <w:r w:rsidRPr="001911F7">
              <w:rPr>
                <w:i/>
                <w:iCs/>
                <w:vertAlign w:val="subscript"/>
              </w:rPr>
              <w:t>opt</w:t>
            </w:r>
          </w:p>
        </w:tc>
        <w:tc>
          <w:tcPr>
            <w:tcW w:w="1345" w:type="pct"/>
            <w:tcBorders>
              <w:top w:val="nil"/>
            </w:tcBorders>
            <w:vAlign w:val="center"/>
          </w:tcPr>
          <w:p w14:paraId="4BB38D0D" w14:textId="6A3A3830" w:rsidR="0029011F" w:rsidRPr="001911F7" w:rsidRDefault="0029011F" w:rsidP="0029011F">
            <w:pPr>
              <w:spacing w:before="0" w:after="0" w:line="240" w:lineRule="auto"/>
              <w:ind w:firstLine="0"/>
              <w:jc w:val="center"/>
            </w:pPr>
            <w:r w:rsidRPr="007A0BD1">
              <w:rPr>
                <w:sz w:val="22"/>
                <w:szCs w:val="22"/>
              </w:rPr>
              <w:t>9.03</w:t>
            </w:r>
          </w:p>
        </w:tc>
        <w:tc>
          <w:tcPr>
            <w:tcW w:w="1345" w:type="pct"/>
            <w:tcBorders>
              <w:top w:val="nil"/>
            </w:tcBorders>
            <w:vAlign w:val="center"/>
          </w:tcPr>
          <w:p w14:paraId="423707CF" w14:textId="568A6693" w:rsidR="0029011F" w:rsidRPr="001911F7" w:rsidRDefault="0029011F" w:rsidP="0029011F">
            <w:pPr>
              <w:spacing w:before="0" w:after="0" w:line="240" w:lineRule="auto"/>
              <w:ind w:firstLine="0"/>
              <w:jc w:val="center"/>
            </w:pPr>
            <w:r w:rsidRPr="007A0BD1">
              <w:rPr>
                <w:sz w:val="22"/>
                <w:szCs w:val="22"/>
              </w:rPr>
              <w:t>5.14</w:t>
            </w:r>
          </w:p>
        </w:tc>
        <w:tc>
          <w:tcPr>
            <w:tcW w:w="1346" w:type="pct"/>
            <w:tcBorders>
              <w:top w:val="nil"/>
            </w:tcBorders>
            <w:shd w:val="clear" w:color="auto" w:fill="auto"/>
            <w:noWrap/>
            <w:vAlign w:val="center"/>
          </w:tcPr>
          <w:p w14:paraId="5433731B" w14:textId="168DE6C7" w:rsidR="0029011F" w:rsidRPr="001911F7" w:rsidRDefault="0029011F" w:rsidP="0029011F">
            <w:pPr>
              <w:spacing w:before="0" w:after="0" w:line="240" w:lineRule="auto"/>
              <w:ind w:firstLine="0"/>
              <w:jc w:val="center"/>
            </w:pPr>
            <w:r w:rsidRPr="007A0BD1">
              <w:rPr>
                <w:sz w:val="22"/>
                <w:szCs w:val="22"/>
              </w:rPr>
              <w:t>17.24</w:t>
            </w:r>
          </w:p>
        </w:tc>
      </w:tr>
      <w:tr w:rsidR="001911F7" w:rsidRPr="001911F7" w14:paraId="670155E9" w14:textId="77777777" w:rsidTr="00582761">
        <w:trPr>
          <w:trHeight w:val="360"/>
        </w:trPr>
        <w:tc>
          <w:tcPr>
            <w:tcW w:w="964" w:type="pct"/>
            <w:tcBorders>
              <w:top w:val="nil"/>
            </w:tcBorders>
            <w:shd w:val="clear" w:color="auto" w:fill="auto"/>
            <w:noWrap/>
            <w:vAlign w:val="center"/>
          </w:tcPr>
          <w:p w14:paraId="563A3D7F" w14:textId="177B36D6" w:rsidR="0029011F" w:rsidRPr="001911F7" w:rsidRDefault="0029011F" w:rsidP="0029011F">
            <w:pPr>
              <w:spacing w:before="0" w:after="0" w:line="240" w:lineRule="auto"/>
              <w:ind w:firstLine="0"/>
              <w:jc w:val="left"/>
            </w:pPr>
            <w:r w:rsidRPr="001911F7">
              <w:rPr>
                <w:i/>
                <w:iCs/>
              </w:rPr>
              <w:t>P</w:t>
            </w:r>
            <w:r w:rsidRPr="001911F7">
              <w:rPr>
                <w:i/>
                <w:iCs/>
                <w:vertAlign w:val="subscript"/>
              </w:rPr>
              <w:t>mega</w:t>
            </w:r>
          </w:p>
        </w:tc>
        <w:tc>
          <w:tcPr>
            <w:tcW w:w="1345" w:type="pct"/>
            <w:tcBorders>
              <w:top w:val="nil"/>
            </w:tcBorders>
            <w:vAlign w:val="center"/>
          </w:tcPr>
          <w:p w14:paraId="13560655" w14:textId="5CDB1DCF" w:rsidR="0029011F" w:rsidRPr="001911F7" w:rsidRDefault="0029011F" w:rsidP="0029011F">
            <w:pPr>
              <w:spacing w:before="0" w:after="0" w:line="240" w:lineRule="auto"/>
              <w:ind w:firstLine="0"/>
              <w:jc w:val="center"/>
            </w:pPr>
            <w:r w:rsidRPr="007A0BD1">
              <w:rPr>
                <w:sz w:val="22"/>
                <w:szCs w:val="22"/>
              </w:rPr>
              <w:t>5.09</w:t>
            </w:r>
          </w:p>
        </w:tc>
        <w:tc>
          <w:tcPr>
            <w:tcW w:w="1345" w:type="pct"/>
            <w:tcBorders>
              <w:top w:val="nil"/>
            </w:tcBorders>
            <w:vAlign w:val="center"/>
          </w:tcPr>
          <w:p w14:paraId="663DB282" w14:textId="5D136CE8" w:rsidR="0029011F" w:rsidRPr="001911F7" w:rsidRDefault="0029011F" w:rsidP="0029011F">
            <w:pPr>
              <w:spacing w:before="0" w:after="0" w:line="240" w:lineRule="auto"/>
              <w:ind w:firstLine="0"/>
              <w:jc w:val="center"/>
            </w:pPr>
            <w:r w:rsidRPr="007A0BD1">
              <w:rPr>
                <w:sz w:val="22"/>
                <w:szCs w:val="22"/>
              </w:rPr>
              <w:t>2.41</w:t>
            </w:r>
          </w:p>
        </w:tc>
        <w:tc>
          <w:tcPr>
            <w:tcW w:w="1346" w:type="pct"/>
            <w:tcBorders>
              <w:top w:val="nil"/>
            </w:tcBorders>
            <w:shd w:val="clear" w:color="auto" w:fill="auto"/>
            <w:noWrap/>
            <w:vAlign w:val="center"/>
          </w:tcPr>
          <w:p w14:paraId="67F617F1" w14:textId="4D45F0E6" w:rsidR="0029011F" w:rsidRPr="001911F7" w:rsidRDefault="0029011F" w:rsidP="0029011F">
            <w:pPr>
              <w:spacing w:before="0" w:after="0" w:line="240" w:lineRule="auto"/>
              <w:ind w:firstLine="0"/>
              <w:jc w:val="center"/>
            </w:pPr>
            <w:r w:rsidRPr="007A0BD1">
              <w:rPr>
                <w:sz w:val="22"/>
                <w:szCs w:val="22"/>
              </w:rPr>
              <w:t>11.79</w:t>
            </w:r>
          </w:p>
        </w:tc>
      </w:tr>
      <w:tr w:rsidR="0029011F" w:rsidRPr="001911F7" w14:paraId="65E91F9C" w14:textId="77777777" w:rsidTr="00582761">
        <w:trPr>
          <w:trHeight w:val="360"/>
        </w:trPr>
        <w:tc>
          <w:tcPr>
            <w:tcW w:w="964" w:type="pct"/>
            <w:tcBorders>
              <w:top w:val="nil"/>
              <w:bottom w:val="single" w:sz="12" w:space="0" w:color="auto"/>
            </w:tcBorders>
            <w:shd w:val="clear" w:color="auto" w:fill="auto"/>
            <w:noWrap/>
            <w:vAlign w:val="center"/>
          </w:tcPr>
          <w:p w14:paraId="14D895B8" w14:textId="5FAF4A82" w:rsidR="0029011F" w:rsidRPr="001911F7" w:rsidRDefault="0029011F" w:rsidP="0029011F">
            <w:pPr>
              <w:spacing w:before="0" w:after="0" w:line="240" w:lineRule="auto"/>
              <w:ind w:firstLine="0"/>
              <w:jc w:val="left"/>
              <w:rPr>
                <w:rFonts w:eastAsia="Times New Roman"/>
                <w:lang w:bidi="bn-BD"/>
              </w:rPr>
            </w:pPr>
            <w:r w:rsidRPr="001911F7">
              <w:rPr>
                <w:i/>
                <w:iCs/>
              </w:rPr>
              <w:t>P</w:t>
            </w:r>
            <w:r w:rsidRPr="001911F7">
              <w:rPr>
                <w:i/>
                <w:iCs/>
                <w:vertAlign w:val="subscript"/>
              </w:rPr>
              <w:t>obj</w:t>
            </w:r>
          </w:p>
        </w:tc>
        <w:tc>
          <w:tcPr>
            <w:tcW w:w="1345" w:type="pct"/>
            <w:tcBorders>
              <w:top w:val="nil"/>
              <w:bottom w:val="single" w:sz="12" w:space="0" w:color="auto"/>
            </w:tcBorders>
            <w:vAlign w:val="center"/>
          </w:tcPr>
          <w:p w14:paraId="53F46D03" w14:textId="0F37819F" w:rsidR="0029011F" w:rsidRPr="001911F7" w:rsidRDefault="0029011F" w:rsidP="0029011F">
            <w:pPr>
              <w:spacing w:before="0" w:after="0" w:line="240" w:lineRule="auto"/>
              <w:ind w:firstLine="0"/>
              <w:jc w:val="center"/>
            </w:pPr>
            <w:r w:rsidRPr="007A0BD1">
              <w:rPr>
                <w:sz w:val="22"/>
                <w:szCs w:val="22"/>
              </w:rPr>
              <w:t>26.61</w:t>
            </w:r>
          </w:p>
        </w:tc>
        <w:tc>
          <w:tcPr>
            <w:tcW w:w="1345" w:type="pct"/>
            <w:tcBorders>
              <w:top w:val="nil"/>
              <w:bottom w:val="single" w:sz="12" w:space="0" w:color="auto"/>
            </w:tcBorders>
            <w:vAlign w:val="center"/>
          </w:tcPr>
          <w:p w14:paraId="6306FCA1" w14:textId="5F7470F9" w:rsidR="0029011F" w:rsidRPr="001911F7" w:rsidRDefault="0029011F" w:rsidP="0029011F">
            <w:pPr>
              <w:spacing w:before="0" w:after="0" w:line="240" w:lineRule="auto"/>
              <w:ind w:firstLine="0"/>
              <w:jc w:val="center"/>
            </w:pPr>
            <w:r w:rsidRPr="007A0BD1">
              <w:rPr>
                <w:sz w:val="22"/>
                <w:szCs w:val="22"/>
              </w:rPr>
              <w:t>15.09</w:t>
            </w:r>
          </w:p>
        </w:tc>
        <w:tc>
          <w:tcPr>
            <w:tcW w:w="1346" w:type="pct"/>
            <w:tcBorders>
              <w:top w:val="nil"/>
              <w:bottom w:val="single" w:sz="12" w:space="0" w:color="auto"/>
            </w:tcBorders>
            <w:shd w:val="clear" w:color="auto" w:fill="auto"/>
            <w:noWrap/>
            <w:vAlign w:val="center"/>
          </w:tcPr>
          <w:p w14:paraId="1E16A5F3" w14:textId="111EF3DA" w:rsidR="0029011F" w:rsidRPr="001911F7" w:rsidRDefault="0029011F" w:rsidP="0029011F">
            <w:pPr>
              <w:spacing w:before="0" w:after="0" w:line="240" w:lineRule="auto"/>
              <w:ind w:firstLine="0"/>
              <w:jc w:val="center"/>
              <w:rPr>
                <w:rFonts w:eastAsia="Times New Roman"/>
                <w:lang w:bidi="bn-BD"/>
              </w:rPr>
            </w:pPr>
            <w:r w:rsidRPr="007A0BD1">
              <w:rPr>
                <w:sz w:val="22"/>
                <w:szCs w:val="22"/>
              </w:rPr>
              <w:t>51.71</w:t>
            </w:r>
          </w:p>
        </w:tc>
      </w:tr>
    </w:tbl>
    <w:p w14:paraId="731D57F4" w14:textId="77777777" w:rsidR="00D965C1" w:rsidRPr="001911F7" w:rsidRDefault="00D965C1" w:rsidP="006B294C">
      <w:pPr>
        <w:ind w:firstLine="0"/>
        <w:rPr>
          <w:b/>
          <w:bCs/>
        </w:rPr>
      </w:pPr>
    </w:p>
    <w:p w14:paraId="4D6B91BB" w14:textId="36B0DCD5" w:rsidR="0063681D" w:rsidRPr="001911F7" w:rsidRDefault="0063681D" w:rsidP="007A0BD1">
      <w:pPr>
        <w:pStyle w:val="Heading3"/>
      </w:pPr>
      <w:r w:rsidRPr="001911F7">
        <w:t xml:space="preserve">Scenario produced with different biz size for the aLBI indicators </w:t>
      </w:r>
    </w:p>
    <w:p w14:paraId="3DA29A6D" w14:textId="57EC9768" w:rsidR="001F6E69" w:rsidRPr="007A0BD1" w:rsidRDefault="00A771C1" w:rsidP="007A0BD1">
      <w:pPr>
        <w:ind w:firstLine="0"/>
        <w:rPr>
          <w:noProof/>
          <w14:ligatures w14:val="standardContextual"/>
        </w:rPr>
      </w:pPr>
      <w:r w:rsidRPr="001911F7">
        <w:t xml:space="preserve">The boxplot (Figure 8) illustrates the </w:t>
      </w:r>
      <w:r w:rsidR="00B2375A" w:rsidRPr="001911F7">
        <w:t>robustness</w:t>
      </w:r>
      <w:r w:rsidRPr="001911F7">
        <w:t xml:space="preserve"> of </w:t>
      </w:r>
      <w:r w:rsidR="00B2375A" w:rsidRPr="001911F7">
        <w:t xml:space="preserve">the </w:t>
      </w:r>
      <w:r w:rsidR="0026141E" w:rsidRPr="001911F7">
        <w:t>method by producing identical results for</w:t>
      </w:r>
      <w:r w:rsidRPr="001911F7">
        <w:t xml:space="preserve"> (</w:t>
      </w:r>
      <w:r w:rsidRPr="001911F7">
        <w:rPr>
          <w:i/>
          <w:iCs/>
        </w:rPr>
        <w:t>P</w:t>
      </w:r>
      <w:r w:rsidRPr="007A0BD1">
        <w:rPr>
          <w:i/>
          <w:iCs/>
          <w:vertAlign w:val="subscript"/>
        </w:rPr>
        <w:t>mat</w:t>
      </w:r>
      <w:r w:rsidRPr="001911F7">
        <w:rPr>
          <w:i/>
          <w:iCs/>
        </w:rPr>
        <w:t>, P</w:t>
      </w:r>
      <w:r w:rsidRPr="007A0BD1">
        <w:rPr>
          <w:i/>
          <w:iCs/>
          <w:vertAlign w:val="subscript"/>
        </w:rPr>
        <w:t>opt</w:t>
      </w:r>
      <w:r w:rsidRPr="001911F7">
        <w:rPr>
          <w:i/>
          <w:iCs/>
        </w:rPr>
        <w:t>, P</w:t>
      </w:r>
      <w:r w:rsidRPr="007A0BD1">
        <w:rPr>
          <w:i/>
          <w:iCs/>
          <w:vertAlign w:val="subscript"/>
        </w:rPr>
        <w:t>mega</w:t>
      </w:r>
      <w:r w:rsidRPr="001911F7">
        <w:t>)</w:t>
      </w:r>
      <w:r w:rsidR="00B2375A" w:rsidRPr="001911F7">
        <w:t xml:space="preserve"> </w:t>
      </w:r>
      <w:r w:rsidRPr="001911F7">
        <w:t xml:space="preserve">across different biz sizes (1 to 5, with a base model bin size of 3) </w:t>
      </w:r>
      <w:r w:rsidR="00B2375A" w:rsidRPr="001911F7">
        <w:t xml:space="preserve">using </w:t>
      </w:r>
      <w:r w:rsidR="002152AC" w:rsidRPr="001911F7">
        <w:t>aLBI package</w:t>
      </w:r>
      <w:r w:rsidRPr="001911F7">
        <w:t>.</w:t>
      </w:r>
      <w:r w:rsidR="0063681D" w:rsidRPr="001911F7">
        <w:t xml:space="preserve"> The propagated uncertainty from the length parameters (</w:t>
      </w:r>
      <w:r w:rsidR="0063681D" w:rsidRPr="001911F7">
        <w:rPr>
          <w:i/>
          <w:iCs/>
        </w:rPr>
        <w:t>L</w:t>
      </w:r>
      <w:r w:rsidR="0063681D" w:rsidRPr="001911F7">
        <w:rPr>
          <w:i/>
          <w:iCs/>
          <w:vertAlign w:val="subscript"/>
        </w:rPr>
        <w:t>ma</w:t>
      </w:r>
      <w:r w:rsidR="0063681D" w:rsidRPr="001911F7">
        <w:rPr>
          <w:vertAlign w:val="subscript"/>
        </w:rPr>
        <w:t xml:space="preserve">t, </w:t>
      </w:r>
      <w:r w:rsidR="0063681D" w:rsidRPr="001911F7">
        <w:rPr>
          <w:i/>
          <w:iCs/>
        </w:rPr>
        <w:t>L</w:t>
      </w:r>
      <w:r w:rsidR="0063681D" w:rsidRPr="001911F7">
        <w:rPr>
          <w:i/>
          <w:iCs/>
          <w:vertAlign w:val="subscript"/>
        </w:rPr>
        <w:t>opt</w:t>
      </w:r>
      <w:r w:rsidR="0063681D" w:rsidRPr="001911F7">
        <w:t xml:space="preserve"> and </w:t>
      </w:r>
      <w:r w:rsidR="0063681D" w:rsidRPr="001911F7">
        <w:rPr>
          <w:i/>
          <w:iCs/>
        </w:rPr>
        <w:t>L</w:t>
      </w:r>
      <w:r w:rsidR="0063681D" w:rsidRPr="001911F7">
        <w:rPr>
          <w:i/>
          <w:iCs/>
          <w:vertAlign w:val="subscript"/>
        </w:rPr>
        <w:t>max</w:t>
      </w:r>
      <w:r w:rsidR="0063681D" w:rsidRPr="001911F7">
        <w:t>) resulted in minor deviations from the base model. Specifically,</w:t>
      </w:r>
      <w:r w:rsidR="00B50043" w:rsidRPr="001911F7">
        <w:t xml:space="preserve"> the deviation for</w:t>
      </w:r>
      <w:r w:rsidR="0063681D" w:rsidRPr="001911F7">
        <w:t xml:space="preserve"> </w:t>
      </w:r>
      <w:r w:rsidR="0063681D" w:rsidRPr="001911F7">
        <w:rPr>
          <w:i/>
          <w:iCs/>
        </w:rPr>
        <w:t>P</w:t>
      </w:r>
      <w:r w:rsidR="0063681D" w:rsidRPr="001911F7">
        <w:rPr>
          <w:i/>
          <w:iCs/>
          <w:vertAlign w:val="subscript"/>
        </w:rPr>
        <w:t>ma</w:t>
      </w:r>
      <w:r w:rsidR="0063681D" w:rsidRPr="001911F7">
        <w:rPr>
          <w:vertAlign w:val="subscript"/>
        </w:rPr>
        <w:t>t</w:t>
      </w:r>
      <w:r w:rsidR="0026141E" w:rsidRPr="001911F7">
        <w:rPr>
          <w:vertAlign w:val="subscript"/>
        </w:rPr>
        <w:t xml:space="preserve"> </w:t>
      </w:r>
      <w:r w:rsidR="0026141E" w:rsidRPr="001911F7">
        <w:t>ranges from</w:t>
      </w:r>
      <w:r w:rsidR="00B50043" w:rsidRPr="001911F7">
        <w:rPr>
          <w:vertAlign w:val="subscript"/>
        </w:rPr>
        <w:t xml:space="preserve"> </w:t>
      </w:r>
      <w:r w:rsidR="00B50043" w:rsidRPr="001911F7">
        <w:t xml:space="preserve">+0.13% to -2.60%, for </w:t>
      </w:r>
      <w:r w:rsidR="00B50043" w:rsidRPr="001911F7">
        <w:rPr>
          <w:i/>
          <w:iCs/>
        </w:rPr>
        <w:t>P</w:t>
      </w:r>
      <w:r w:rsidR="00B50043" w:rsidRPr="001911F7">
        <w:rPr>
          <w:i/>
          <w:iCs/>
          <w:vertAlign w:val="subscript"/>
        </w:rPr>
        <w:t xml:space="preserve">opt </w:t>
      </w:r>
      <w:r w:rsidR="00C94223" w:rsidRPr="001911F7">
        <w:t xml:space="preserve">-0.4% to -3.25% and for </w:t>
      </w:r>
      <w:r w:rsidR="00C94223" w:rsidRPr="001911F7">
        <w:rPr>
          <w:i/>
          <w:iCs/>
        </w:rPr>
        <w:t>P</w:t>
      </w:r>
      <w:r w:rsidR="00C94223" w:rsidRPr="001911F7">
        <w:rPr>
          <w:i/>
          <w:iCs/>
          <w:vertAlign w:val="subscript"/>
        </w:rPr>
        <w:t xml:space="preserve">mega </w:t>
      </w:r>
      <w:r w:rsidR="00C94223" w:rsidRPr="001911F7">
        <w:t xml:space="preserve">-1.07% to 1.53%. </w:t>
      </w:r>
      <w:r w:rsidRPr="001911F7">
        <w:t>Statistical analysis using One-Way ANOVA and Tukey's post-hoc test confirmed that the differences in estimated length parameters across different bin sizes were not significant (</w:t>
      </w:r>
      <w:r w:rsidR="00E02E2F" w:rsidRPr="001911F7">
        <w:rPr>
          <w:i/>
          <w:iCs/>
        </w:rPr>
        <w:t>p &gt; 0.05</w:t>
      </w:r>
      <w:r w:rsidRPr="001911F7">
        <w:t>)</w:t>
      </w:r>
      <w:bookmarkStart w:id="57" w:name="_Ref171310932"/>
      <w:bookmarkStart w:id="58" w:name="_Toc171475237"/>
      <w:r w:rsidR="008C37DC" w:rsidRPr="001911F7">
        <w:t>.</w:t>
      </w:r>
      <w:bookmarkEnd w:id="57"/>
      <w:bookmarkEnd w:id="58"/>
    </w:p>
    <w:p w14:paraId="17573A22" w14:textId="62EA166C" w:rsidR="001F6E69" w:rsidRPr="001911F7" w:rsidRDefault="005E721B" w:rsidP="005E721B">
      <w:pPr>
        <w:ind w:firstLine="0"/>
      </w:pPr>
      <w:r w:rsidRPr="001911F7">
        <w:rPr>
          <w:noProof/>
          <w14:ligatures w14:val="standardContextual"/>
        </w:rPr>
        <w:drawing>
          <wp:inline distT="0" distB="0" distL="0" distR="0" wp14:anchorId="496B1E27" wp14:editId="2A0CB759">
            <wp:extent cx="5639800" cy="3648710"/>
            <wp:effectExtent l="19050" t="19050" r="18415" b="27940"/>
            <wp:docPr id="179522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2736" name="Picture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39800" cy="3648710"/>
                    </a:xfrm>
                    <a:prstGeom prst="rect">
                      <a:avLst/>
                    </a:prstGeom>
                    <a:ln>
                      <a:solidFill>
                        <a:schemeClr val="tx1"/>
                      </a:solidFill>
                    </a:ln>
                  </pic:spPr>
                </pic:pic>
              </a:graphicData>
            </a:graphic>
          </wp:inline>
        </w:drawing>
      </w:r>
    </w:p>
    <w:p w14:paraId="1BFED8E1" w14:textId="198434E7" w:rsidR="00E2796C" w:rsidRPr="007A0BD1" w:rsidRDefault="00E2796C" w:rsidP="007A0BD1">
      <w:pPr>
        <w:ind w:firstLine="0"/>
        <w:rPr>
          <w:b/>
          <w:bCs/>
        </w:rPr>
      </w:pPr>
      <w:r w:rsidRPr="001911F7">
        <w:rPr>
          <w:b/>
          <w:bCs/>
        </w:rPr>
        <w:t xml:space="preserve">Figure </w:t>
      </w:r>
      <w:r w:rsidR="00A771C1" w:rsidRPr="001911F7">
        <w:rPr>
          <w:b/>
          <w:bCs/>
        </w:rPr>
        <w:t>8</w:t>
      </w:r>
      <w:r w:rsidRPr="001911F7">
        <w:rPr>
          <w:b/>
          <w:bCs/>
        </w:rPr>
        <w:t>: Distribution of LBIs with different bin size, represented with the mean, lower and upper confidence intervals. Shared letter</w:t>
      </w:r>
      <w:r w:rsidR="00CF4209" w:rsidRPr="001911F7">
        <w:rPr>
          <w:b/>
          <w:bCs/>
        </w:rPr>
        <w:t xml:space="preserve"> (a)</w:t>
      </w:r>
      <w:r w:rsidRPr="001911F7">
        <w:rPr>
          <w:b/>
          <w:bCs/>
        </w:rPr>
        <w:t xml:space="preserve"> indicating no significant differences (</w:t>
      </w:r>
      <w:r w:rsidR="00E02E2F" w:rsidRPr="001911F7">
        <w:rPr>
          <w:b/>
          <w:bCs/>
          <w:i/>
          <w:iCs/>
        </w:rPr>
        <w:t>p &gt; 0.05</w:t>
      </w:r>
      <w:r w:rsidRPr="001911F7">
        <w:rPr>
          <w:b/>
          <w:bCs/>
        </w:rPr>
        <w:t>) in the estimation of length parameters with different bin size based on one-way ANOVA and Tukey’s HSD.</w:t>
      </w:r>
    </w:p>
    <w:p w14:paraId="7335F521" w14:textId="4BC80EFA" w:rsidR="00E37F45" w:rsidRPr="001911F7" w:rsidRDefault="00835140" w:rsidP="004719B0">
      <w:pPr>
        <w:pStyle w:val="Heading2"/>
        <w:rPr>
          <w:sz w:val="24"/>
          <w:szCs w:val="24"/>
        </w:rPr>
      </w:pPr>
      <w:bookmarkStart w:id="59" w:name="_Toc171390636"/>
      <w:bookmarkStart w:id="60" w:name="_Toc171391909"/>
      <w:bookmarkStart w:id="61" w:name="_Toc171463507"/>
      <w:r w:rsidRPr="001911F7">
        <w:rPr>
          <w:sz w:val="24"/>
          <w:szCs w:val="24"/>
        </w:rPr>
        <w:t>Observed stock status of FishSS function</w:t>
      </w:r>
      <w:bookmarkEnd w:id="59"/>
      <w:bookmarkEnd w:id="60"/>
      <w:bookmarkEnd w:id="61"/>
    </w:p>
    <w:p w14:paraId="46DDD53E" w14:textId="60CBC9C0" w:rsidR="002F6188" w:rsidRPr="001911F7" w:rsidRDefault="00B63084" w:rsidP="004719B0">
      <w:pPr>
        <w:ind w:firstLine="0"/>
      </w:pPr>
      <w:r w:rsidRPr="001911F7">
        <w:t>Fis</w:t>
      </w:r>
      <w:r w:rsidR="00801F87" w:rsidRPr="001911F7">
        <w:t xml:space="preserve">hSS function facilitate the evaluation of stock status </w:t>
      </w:r>
      <w:r w:rsidR="001B6DDB" w:rsidRPr="001911F7">
        <w:t>by quantifying the decision tree process</w:t>
      </w:r>
      <w:r w:rsidR="00C1452D" w:rsidRPr="001911F7">
        <w:t xml:space="preserve">. </w:t>
      </w:r>
      <w:r w:rsidR="00CC38BA" w:rsidRPr="001911F7">
        <w:t xml:space="preserve">The sum of the all the three proportions </w:t>
      </w:r>
      <w:r w:rsidR="007B5F9D" w:rsidRPr="001911F7">
        <w:t>(</w:t>
      </w:r>
      <w:r w:rsidR="008B3E4B" w:rsidRPr="001911F7">
        <w:rPr>
          <w:rFonts w:eastAsia="Times New Roman"/>
          <w:i/>
          <w:iCs/>
          <w:lang w:bidi="bn-BD"/>
        </w:rPr>
        <w:t>P</w:t>
      </w:r>
      <w:r w:rsidR="008B3E4B" w:rsidRPr="001911F7">
        <w:rPr>
          <w:rFonts w:eastAsia="Times New Roman"/>
          <w:i/>
          <w:iCs/>
          <w:vertAlign w:val="subscript"/>
          <w:lang w:bidi="bn-BD"/>
        </w:rPr>
        <w:t>mat</w:t>
      </w:r>
      <w:r w:rsidR="008B3E4B" w:rsidRPr="001911F7">
        <w:rPr>
          <w:rFonts w:eastAsia="Times New Roman"/>
          <w:i/>
          <w:iCs/>
          <w:lang w:bidi="bn-BD"/>
        </w:rPr>
        <w:t>, P</w:t>
      </w:r>
      <w:r w:rsidR="008B3E4B" w:rsidRPr="001911F7">
        <w:rPr>
          <w:rFonts w:eastAsia="Times New Roman"/>
          <w:i/>
          <w:iCs/>
          <w:vertAlign w:val="subscript"/>
          <w:lang w:bidi="bn-BD"/>
        </w:rPr>
        <w:t>opt</w:t>
      </w:r>
      <w:r w:rsidR="008B3E4B" w:rsidRPr="001911F7">
        <w:rPr>
          <w:rFonts w:eastAsia="Times New Roman"/>
          <w:i/>
          <w:iCs/>
          <w:lang w:bidi="bn-BD"/>
        </w:rPr>
        <w:t>, P</w:t>
      </w:r>
      <w:r w:rsidR="008B3E4B" w:rsidRPr="001911F7">
        <w:rPr>
          <w:rFonts w:eastAsia="Times New Roman"/>
          <w:i/>
          <w:iCs/>
          <w:vertAlign w:val="subscript"/>
          <w:lang w:bidi="bn-BD"/>
        </w:rPr>
        <w:t>mega</w:t>
      </w:r>
      <w:r w:rsidR="007B5F9D" w:rsidRPr="001911F7">
        <w:t xml:space="preserve">), termed as </w:t>
      </w:r>
      <w:r w:rsidR="007B5F9D" w:rsidRPr="001911F7">
        <w:rPr>
          <w:i/>
        </w:rPr>
        <w:t>P</w:t>
      </w:r>
      <w:r w:rsidR="007B5F9D" w:rsidRPr="001911F7">
        <w:rPr>
          <w:i/>
          <w:vertAlign w:val="subscript"/>
        </w:rPr>
        <w:t>obj</w:t>
      </w:r>
      <w:r w:rsidR="00E6452B" w:rsidRPr="001911F7">
        <w:t>, provides compre</w:t>
      </w:r>
      <w:r w:rsidR="00DD611C" w:rsidRPr="001911F7">
        <w:t xml:space="preserve">hensive information to distinguish the selectivity patterns. However, </w:t>
      </w:r>
      <w:r w:rsidR="001F46CC" w:rsidRPr="001911F7">
        <w:t xml:space="preserve">the </w:t>
      </w:r>
      <w:r w:rsidR="00634C09" w:rsidRPr="001911F7">
        <w:t>findings</w:t>
      </w:r>
      <w:r w:rsidR="00732212" w:rsidRPr="001911F7">
        <w:t xml:space="preserve"> (Table 4)</w:t>
      </w:r>
      <w:r w:rsidR="00634C09" w:rsidRPr="001911F7">
        <w:t xml:space="preserve"> suggest</w:t>
      </w:r>
      <w:r w:rsidR="001F46CC" w:rsidRPr="001911F7">
        <w:t xml:space="preserve"> </w:t>
      </w:r>
      <w:r w:rsidR="00D965C1" w:rsidRPr="001911F7">
        <w:t xml:space="preserve">that there is a </w:t>
      </w:r>
      <w:r w:rsidR="001F46CC" w:rsidRPr="001911F7">
        <w:t>probability that the stock biomass</w:t>
      </w:r>
      <w:r w:rsidR="00980859" w:rsidRPr="001911F7">
        <w:t xml:space="preserve"> below the target reference points</w:t>
      </w:r>
      <w:r w:rsidR="001F46CC" w:rsidRPr="001911F7">
        <w:t xml:space="preserve"> or exceed both the target biomass level (</w:t>
      </w:r>
      <w:r w:rsidR="001F46CC" w:rsidRPr="007A0BD1">
        <w:rPr>
          <w:i/>
          <w:iCs/>
        </w:rPr>
        <w:t>TSB40</w:t>
      </w:r>
      <w:r w:rsidR="001F46CC" w:rsidRPr="001911F7">
        <w:t>) and the limit biomass level (</w:t>
      </w:r>
      <w:r w:rsidR="001F46CC" w:rsidRPr="007A0BD1">
        <w:rPr>
          <w:i/>
          <w:iCs/>
        </w:rPr>
        <w:t>LSB25</w:t>
      </w:r>
      <w:r w:rsidR="001F46CC" w:rsidRPr="001911F7">
        <w:t>).</w:t>
      </w:r>
      <w:r w:rsidR="00D965C1" w:rsidRPr="001911F7">
        <w:t xml:space="preserve"> These reference points were also found below the target reference points with different bin size</w:t>
      </w:r>
      <w:r w:rsidR="00732212" w:rsidRPr="001911F7">
        <w:t>.</w:t>
      </w:r>
    </w:p>
    <w:p w14:paraId="2EDE9E2F" w14:textId="51EE6033" w:rsidR="006E1EC7" w:rsidRPr="001911F7" w:rsidRDefault="007E4864" w:rsidP="004719B0">
      <w:pPr>
        <w:pStyle w:val="Caption"/>
      </w:pPr>
      <w:bookmarkStart w:id="62" w:name="_Toc171462802"/>
      <w:r w:rsidRPr="001911F7">
        <w:t xml:space="preserve">Table </w:t>
      </w:r>
      <w:r w:rsidR="004F7D94" w:rsidRPr="001911F7">
        <w:t>4.</w:t>
      </w:r>
      <w:r w:rsidRPr="001911F7">
        <w:t xml:space="preserve"> Estimated stock status of the </w:t>
      </w:r>
      <w:r w:rsidRPr="001911F7">
        <w:rPr>
          <w:i/>
          <w:iCs/>
        </w:rPr>
        <w:t xml:space="preserve">Sperata aor </w:t>
      </w:r>
      <w:r w:rsidRPr="001911F7">
        <w:t>by aLBI package</w:t>
      </w:r>
      <w:bookmarkEnd w:id="62"/>
    </w:p>
    <w:tbl>
      <w:tblPr>
        <w:tblW w:w="5000" w:type="pct"/>
        <w:tblBorders>
          <w:bottom w:val="single" w:sz="12" w:space="0" w:color="auto"/>
        </w:tblBorders>
        <w:tblLayout w:type="fixed"/>
        <w:tblLook w:val="04A0" w:firstRow="1" w:lastRow="0" w:firstColumn="1" w:lastColumn="0" w:noHBand="0" w:noVBand="1"/>
      </w:tblPr>
      <w:tblGrid>
        <w:gridCol w:w="1080"/>
        <w:gridCol w:w="4125"/>
        <w:gridCol w:w="3677"/>
        <w:tblGridChange w:id="63">
          <w:tblGrid>
            <w:gridCol w:w="1080"/>
            <w:gridCol w:w="4125"/>
            <w:gridCol w:w="3677"/>
          </w:tblGrid>
        </w:tblGridChange>
      </w:tblGrid>
      <w:tr w:rsidR="001911F7" w:rsidRPr="001911F7" w14:paraId="303F34FA" w14:textId="77777777" w:rsidTr="00DF30B7">
        <w:trPr>
          <w:trHeight w:val="360"/>
        </w:trPr>
        <w:tc>
          <w:tcPr>
            <w:tcW w:w="608" w:type="pct"/>
            <w:tcBorders>
              <w:top w:val="single" w:sz="12" w:space="0" w:color="auto"/>
              <w:bottom w:val="single" w:sz="12" w:space="0" w:color="auto"/>
            </w:tcBorders>
            <w:shd w:val="clear" w:color="auto" w:fill="auto"/>
            <w:noWrap/>
            <w:vAlign w:val="center"/>
            <w:hideMark/>
          </w:tcPr>
          <w:p w14:paraId="69FEDDF3" w14:textId="0507A8CA" w:rsidR="00E2796C" w:rsidRPr="001911F7" w:rsidRDefault="00E2796C" w:rsidP="007A0BD1">
            <w:pPr>
              <w:spacing w:before="0" w:after="0" w:line="240" w:lineRule="auto"/>
              <w:ind w:firstLine="0"/>
              <w:jc w:val="left"/>
              <w:rPr>
                <w:rFonts w:eastAsia="Times New Roman"/>
                <w:b/>
                <w:bCs/>
                <w:lang w:bidi="bn-BD"/>
              </w:rPr>
            </w:pPr>
            <w:r w:rsidRPr="001911F7">
              <w:rPr>
                <w:rFonts w:eastAsia="Times New Roman"/>
                <w:b/>
                <w:bCs/>
                <w:lang w:bidi="bn-BD"/>
              </w:rPr>
              <w:t>Bin size</w:t>
            </w:r>
          </w:p>
        </w:tc>
        <w:tc>
          <w:tcPr>
            <w:tcW w:w="2322" w:type="pct"/>
            <w:tcBorders>
              <w:top w:val="single" w:sz="12" w:space="0" w:color="auto"/>
              <w:bottom w:val="single" w:sz="12" w:space="0" w:color="auto"/>
            </w:tcBorders>
            <w:vAlign w:val="center"/>
          </w:tcPr>
          <w:p w14:paraId="694066A3" w14:textId="778A3AAB" w:rsidR="00E2796C" w:rsidRPr="001911F7" w:rsidRDefault="00E2796C" w:rsidP="00501CBD">
            <w:pPr>
              <w:spacing w:before="0" w:after="0" w:line="240" w:lineRule="auto"/>
              <w:ind w:firstLine="0"/>
              <w:jc w:val="center"/>
              <w:rPr>
                <w:rFonts w:eastAsia="Times New Roman"/>
                <w:b/>
                <w:bCs/>
                <w:lang w:bidi="bn-BD"/>
              </w:rPr>
            </w:pPr>
            <w:r w:rsidRPr="001911F7">
              <w:rPr>
                <w:rFonts w:eastAsia="Times New Roman"/>
                <w:b/>
                <w:bCs/>
                <w:lang w:bidi="bn-BD"/>
              </w:rPr>
              <w:t>Probability (%) of TSB40</w:t>
            </w:r>
          </w:p>
        </w:tc>
        <w:tc>
          <w:tcPr>
            <w:tcW w:w="2070" w:type="pct"/>
            <w:tcBorders>
              <w:top w:val="single" w:sz="12" w:space="0" w:color="auto"/>
              <w:bottom w:val="single" w:sz="12" w:space="0" w:color="auto"/>
            </w:tcBorders>
            <w:shd w:val="clear" w:color="auto" w:fill="auto"/>
            <w:noWrap/>
            <w:vAlign w:val="center"/>
          </w:tcPr>
          <w:p w14:paraId="7195B546" w14:textId="41522100" w:rsidR="00E2796C" w:rsidRPr="001911F7" w:rsidRDefault="00E2796C" w:rsidP="00501CBD">
            <w:pPr>
              <w:spacing w:before="0" w:after="0" w:line="240" w:lineRule="auto"/>
              <w:ind w:firstLine="0"/>
              <w:jc w:val="center"/>
              <w:rPr>
                <w:rFonts w:eastAsia="Times New Roman"/>
                <w:b/>
                <w:bCs/>
                <w:lang w:bidi="bn-BD"/>
              </w:rPr>
            </w:pPr>
            <w:r w:rsidRPr="001911F7">
              <w:rPr>
                <w:rFonts w:eastAsia="Times New Roman"/>
                <w:b/>
                <w:bCs/>
                <w:lang w:bidi="bn-BD"/>
              </w:rPr>
              <w:t>Probability (%) of LSB25</w:t>
            </w:r>
          </w:p>
        </w:tc>
      </w:tr>
      <w:tr w:rsidR="001911F7" w:rsidRPr="001911F7" w14:paraId="3F6031B4" w14:textId="77777777" w:rsidTr="00DF30B7">
        <w:trPr>
          <w:trHeight w:val="360"/>
        </w:trPr>
        <w:tc>
          <w:tcPr>
            <w:tcW w:w="608" w:type="pct"/>
            <w:tcBorders>
              <w:top w:val="single" w:sz="12" w:space="0" w:color="auto"/>
              <w:bottom w:val="nil"/>
            </w:tcBorders>
            <w:shd w:val="clear" w:color="auto" w:fill="auto"/>
            <w:noWrap/>
            <w:vAlign w:val="center"/>
          </w:tcPr>
          <w:p w14:paraId="03E0199D" w14:textId="11E2FF4A" w:rsidR="00E2796C" w:rsidRPr="001911F7" w:rsidRDefault="00E2796C" w:rsidP="004719B0">
            <w:pPr>
              <w:spacing w:before="0" w:after="0" w:line="240" w:lineRule="auto"/>
              <w:ind w:firstLine="0"/>
              <w:jc w:val="left"/>
              <w:rPr>
                <w:rFonts w:eastAsia="Times New Roman"/>
                <w:lang w:bidi="bn-BD"/>
              </w:rPr>
            </w:pPr>
            <w:r w:rsidRPr="001911F7">
              <w:t>1</w:t>
            </w:r>
          </w:p>
        </w:tc>
        <w:tc>
          <w:tcPr>
            <w:tcW w:w="2322" w:type="pct"/>
            <w:tcBorders>
              <w:top w:val="single" w:sz="12" w:space="0" w:color="auto"/>
              <w:bottom w:val="nil"/>
            </w:tcBorders>
            <w:vAlign w:val="center"/>
          </w:tcPr>
          <w:p w14:paraId="4CB940F3" w14:textId="6F614CA6" w:rsidR="00E2796C" w:rsidRPr="001911F7" w:rsidRDefault="00E2796C" w:rsidP="00501CBD">
            <w:pPr>
              <w:spacing w:before="0" w:after="0" w:line="240" w:lineRule="auto"/>
              <w:ind w:firstLine="0"/>
              <w:jc w:val="center"/>
            </w:pPr>
            <w:r w:rsidRPr="001911F7">
              <w:t>67</w:t>
            </w:r>
          </w:p>
        </w:tc>
        <w:tc>
          <w:tcPr>
            <w:tcW w:w="2070" w:type="pct"/>
            <w:tcBorders>
              <w:top w:val="single" w:sz="12" w:space="0" w:color="auto"/>
              <w:bottom w:val="nil"/>
            </w:tcBorders>
            <w:shd w:val="clear" w:color="auto" w:fill="auto"/>
            <w:noWrap/>
            <w:vAlign w:val="center"/>
          </w:tcPr>
          <w:p w14:paraId="474357C1" w14:textId="66AE6DDA" w:rsidR="00E2796C" w:rsidRPr="001911F7" w:rsidRDefault="00E2796C" w:rsidP="00501CBD">
            <w:pPr>
              <w:spacing w:before="0" w:after="0" w:line="240" w:lineRule="auto"/>
              <w:ind w:firstLine="0"/>
              <w:jc w:val="center"/>
              <w:rPr>
                <w:rFonts w:eastAsia="Times New Roman"/>
                <w:lang w:bidi="bn-BD"/>
              </w:rPr>
            </w:pPr>
            <w:r w:rsidRPr="001911F7">
              <w:t>67</w:t>
            </w:r>
          </w:p>
        </w:tc>
      </w:tr>
      <w:tr w:rsidR="001911F7" w:rsidRPr="001911F7" w14:paraId="69881ED2" w14:textId="77777777" w:rsidTr="00DF30B7">
        <w:trPr>
          <w:trHeight w:val="360"/>
        </w:trPr>
        <w:tc>
          <w:tcPr>
            <w:tcW w:w="608" w:type="pct"/>
            <w:tcBorders>
              <w:top w:val="nil"/>
            </w:tcBorders>
            <w:shd w:val="clear" w:color="auto" w:fill="auto"/>
            <w:noWrap/>
            <w:vAlign w:val="center"/>
          </w:tcPr>
          <w:p w14:paraId="491A2CD2" w14:textId="08265AC0" w:rsidR="00E2796C" w:rsidRPr="001911F7" w:rsidRDefault="00E2796C" w:rsidP="004719B0">
            <w:pPr>
              <w:spacing w:before="0" w:after="0" w:line="240" w:lineRule="auto"/>
              <w:ind w:firstLine="0"/>
              <w:jc w:val="left"/>
            </w:pPr>
            <w:r w:rsidRPr="001911F7">
              <w:t>2</w:t>
            </w:r>
          </w:p>
        </w:tc>
        <w:tc>
          <w:tcPr>
            <w:tcW w:w="2322" w:type="pct"/>
            <w:tcBorders>
              <w:top w:val="nil"/>
            </w:tcBorders>
            <w:vAlign w:val="center"/>
          </w:tcPr>
          <w:p w14:paraId="0C365DDE" w14:textId="403D0710" w:rsidR="00E2796C" w:rsidRPr="001911F7" w:rsidRDefault="00E2796C" w:rsidP="00501CBD">
            <w:pPr>
              <w:spacing w:before="0" w:after="0" w:line="240" w:lineRule="auto"/>
              <w:ind w:firstLine="0"/>
              <w:jc w:val="center"/>
            </w:pPr>
            <w:r w:rsidRPr="001911F7">
              <w:t>67</w:t>
            </w:r>
          </w:p>
        </w:tc>
        <w:tc>
          <w:tcPr>
            <w:tcW w:w="2070" w:type="pct"/>
            <w:tcBorders>
              <w:top w:val="nil"/>
            </w:tcBorders>
            <w:shd w:val="clear" w:color="auto" w:fill="auto"/>
            <w:noWrap/>
            <w:vAlign w:val="center"/>
          </w:tcPr>
          <w:p w14:paraId="1CBBBE81" w14:textId="02984351" w:rsidR="00E2796C" w:rsidRPr="001911F7" w:rsidRDefault="00E2796C" w:rsidP="00501CBD">
            <w:pPr>
              <w:spacing w:before="0" w:after="0" w:line="240" w:lineRule="auto"/>
              <w:ind w:firstLine="0"/>
              <w:jc w:val="center"/>
            </w:pPr>
            <w:r w:rsidRPr="001911F7">
              <w:t>67</w:t>
            </w:r>
          </w:p>
        </w:tc>
      </w:tr>
      <w:tr w:rsidR="001911F7" w:rsidRPr="001911F7" w14:paraId="5A6CCE7B" w14:textId="77777777" w:rsidTr="00DF30B7">
        <w:trPr>
          <w:trHeight w:val="360"/>
        </w:trPr>
        <w:tc>
          <w:tcPr>
            <w:tcW w:w="608" w:type="pct"/>
            <w:tcBorders>
              <w:top w:val="nil"/>
            </w:tcBorders>
            <w:shd w:val="clear" w:color="auto" w:fill="auto"/>
            <w:noWrap/>
            <w:vAlign w:val="center"/>
          </w:tcPr>
          <w:p w14:paraId="4A2A67B3" w14:textId="5B4A1639" w:rsidR="00E2796C" w:rsidRPr="007A0BD1" w:rsidRDefault="00E2796C" w:rsidP="004719B0">
            <w:pPr>
              <w:spacing w:before="0" w:after="0" w:line="240" w:lineRule="auto"/>
              <w:ind w:firstLine="0"/>
              <w:jc w:val="left"/>
              <w:rPr>
                <w:b/>
                <w:bCs/>
              </w:rPr>
            </w:pPr>
            <w:r w:rsidRPr="007A0BD1">
              <w:rPr>
                <w:b/>
                <w:bCs/>
              </w:rPr>
              <w:t>3</w:t>
            </w:r>
          </w:p>
        </w:tc>
        <w:tc>
          <w:tcPr>
            <w:tcW w:w="2322" w:type="pct"/>
            <w:tcBorders>
              <w:top w:val="nil"/>
            </w:tcBorders>
            <w:vAlign w:val="center"/>
          </w:tcPr>
          <w:p w14:paraId="57D90894" w14:textId="4356377A" w:rsidR="00E2796C" w:rsidRPr="007A0BD1" w:rsidRDefault="00E2796C" w:rsidP="00501CBD">
            <w:pPr>
              <w:spacing w:before="0" w:after="0" w:line="240" w:lineRule="auto"/>
              <w:ind w:firstLine="0"/>
              <w:jc w:val="center"/>
              <w:rPr>
                <w:b/>
                <w:bCs/>
              </w:rPr>
            </w:pPr>
            <w:r w:rsidRPr="007A0BD1">
              <w:rPr>
                <w:b/>
                <w:bCs/>
              </w:rPr>
              <w:t>67</w:t>
            </w:r>
          </w:p>
        </w:tc>
        <w:tc>
          <w:tcPr>
            <w:tcW w:w="2070" w:type="pct"/>
            <w:tcBorders>
              <w:top w:val="nil"/>
            </w:tcBorders>
            <w:shd w:val="clear" w:color="auto" w:fill="auto"/>
            <w:noWrap/>
            <w:vAlign w:val="center"/>
          </w:tcPr>
          <w:p w14:paraId="3C2B0BB4" w14:textId="5FF4F0F9" w:rsidR="00E2796C" w:rsidRPr="007A0BD1" w:rsidRDefault="00E2796C" w:rsidP="00501CBD">
            <w:pPr>
              <w:spacing w:before="0" w:after="0" w:line="240" w:lineRule="auto"/>
              <w:ind w:firstLine="0"/>
              <w:jc w:val="center"/>
              <w:rPr>
                <w:b/>
                <w:bCs/>
              </w:rPr>
            </w:pPr>
            <w:r w:rsidRPr="007A0BD1">
              <w:rPr>
                <w:b/>
                <w:bCs/>
              </w:rPr>
              <w:t>67</w:t>
            </w:r>
          </w:p>
        </w:tc>
      </w:tr>
      <w:tr w:rsidR="001911F7" w:rsidRPr="001911F7" w14:paraId="0C707193" w14:textId="77777777" w:rsidTr="005133B6">
        <w:trPr>
          <w:trHeight w:val="360"/>
        </w:trPr>
        <w:tc>
          <w:tcPr>
            <w:tcW w:w="608" w:type="pct"/>
            <w:tcBorders>
              <w:top w:val="nil"/>
              <w:bottom w:val="nil"/>
            </w:tcBorders>
            <w:shd w:val="clear" w:color="auto" w:fill="auto"/>
            <w:noWrap/>
            <w:vAlign w:val="center"/>
          </w:tcPr>
          <w:p w14:paraId="15C88866" w14:textId="0552AF28" w:rsidR="00E2796C" w:rsidRPr="001911F7" w:rsidRDefault="00E2796C" w:rsidP="00E2796C">
            <w:pPr>
              <w:spacing w:before="0" w:after="0" w:line="240" w:lineRule="auto"/>
              <w:ind w:firstLine="0"/>
              <w:jc w:val="left"/>
            </w:pPr>
            <w:r w:rsidRPr="001911F7">
              <w:t>4</w:t>
            </w:r>
          </w:p>
        </w:tc>
        <w:tc>
          <w:tcPr>
            <w:tcW w:w="2322" w:type="pct"/>
            <w:tcBorders>
              <w:top w:val="nil"/>
              <w:bottom w:val="nil"/>
            </w:tcBorders>
            <w:vAlign w:val="center"/>
          </w:tcPr>
          <w:p w14:paraId="492573AA" w14:textId="0CF3F9DA" w:rsidR="00E2796C" w:rsidRPr="001911F7" w:rsidRDefault="00E2796C" w:rsidP="00501CBD">
            <w:pPr>
              <w:spacing w:before="0" w:after="0" w:line="240" w:lineRule="auto"/>
              <w:ind w:firstLine="0"/>
              <w:jc w:val="center"/>
            </w:pPr>
            <w:r w:rsidRPr="001911F7">
              <w:t>52</w:t>
            </w:r>
          </w:p>
        </w:tc>
        <w:tc>
          <w:tcPr>
            <w:tcW w:w="2070" w:type="pct"/>
            <w:tcBorders>
              <w:top w:val="nil"/>
              <w:bottom w:val="nil"/>
            </w:tcBorders>
            <w:shd w:val="clear" w:color="auto" w:fill="auto"/>
            <w:noWrap/>
            <w:vAlign w:val="center"/>
          </w:tcPr>
          <w:p w14:paraId="3CD32CF4" w14:textId="3635FFA7" w:rsidR="00E2796C" w:rsidRPr="001911F7" w:rsidRDefault="00E2796C" w:rsidP="00501CBD">
            <w:pPr>
              <w:spacing w:before="0" w:after="0" w:line="240" w:lineRule="auto"/>
              <w:ind w:firstLine="0"/>
              <w:jc w:val="center"/>
            </w:pPr>
            <w:r w:rsidRPr="001911F7">
              <w:t>44</w:t>
            </w:r>
          </w:p>
        </w:tc>
      </w:tr>
      <w:tr w:rsidR="001911F7" w:rsidRPr="001911F7" w14:paraId="6B461D3B" w14:textId="77777777" w:rsidTr="005133B6">
        <w:trPr>
          <w:trHeight w:val="360"/>
        </w:trPr>
        <w:tc>
          <w:tcPr>
            <w:tcW w:w="608" w:type="pct"/>
            <w:tcBorders>
              <w:top w:val="nil"/>
              <w:bottom w:val="single" w:sz="12" w:space="0" w:color="auto"/>
            </w:tcBorders>
            <w:shd w:val="clear" w:color="auto" w:fill="auto"/>
            <w:noWrap/>
            <w:vAlign w:val="center"/>
          </w:tcPr>
          <w:p w14:paraId="685F9789" w14:textId="4C686C4F" w:rsidR="00E2796C" w:rsidRPr="001911F7" w:rsidRDefault="00E2796C" w:rsidP="00E2796C">
            <w:pPr>
              <w:spacing w:before="0" w:after="0" w:line="240" w:lineRule="auto"/>
              <w:ind w:firstLine="0"/>
              <w:jc w:val="left"/>
              <w:rPr>
                <w:rFonts w:eastAsia="Times New Roman"/>
                <w:lang w:bidi="bn-BD"/>
              </w:rPr>
            </w:pPr>
            <w:r w:rsidRPr="001911F7">
              <w:t>5</w:t>
            </w:r>
          </w:p>
        </w:tc>
        <w:tc>
          <w:tcPr>
            <w:tcW w:w="2322" w:type="pct"/>
            <w:tcBorders>
              <w:top w:val="nil"/>
              <w:bottom w:val="single" w:sz="12" w:space="0" w:color="auto"/>
            </w:tcBorders>
            <w:vAlign w:val="center"/>
          </w:tcPr>
          <w:p w14:paraId="103D87FE" w14:textId="33577563" w:rsidR="00E2796C" w:rsidRPr="001911F7" w:rsidRDefault="00E2796C" w:rsidP="00501CBD">
            <w:pPr>
              <w:spacing w:before="0" w:after="0" w:line="240" w:lineRule="auto"/>
              <w:ind w:firstLine="0"/>
              <w:jc w:val="center"/>
            </w:pPr>
            <w:r w:rsidRPr="001911F7">
              <w:t>67</w:t>
            </w:r>
          </w:p>
        </w:tc>
        <w:tc>
          <w:tcPr>
            <w:tcW w:w="2070" w:type="pct"/>
            <w:tcBorders>
              <w:top w:val="nil"/>
              <w:bottom w:val="single" w:sz="12" w:space="0" w:color="auto"/>
            </w:tcBorders>
            <w:shd w:val="clear" w:color="auto" w:fill="auto"/>
            <w:noWrap/>
            <w:vAlign w:val="center"/>
          </w:tcPr>
          <w:p w14:paraId="3645581C" w14:textId="5D0FF5E7" w:rsidR="00E2796C" w:rsidRPr="001911F7" w:rsidRDefault="00E2796C" w:rsidP="00501CBD">
            <w:pPr>
              <w:spacing w:before="0" w:after="0" w:line="240" w:lineRule="auto"/>
              <w:ind w:firstLine="0"/>
              <w:jc w:val="center"/>
              <w:rPr>
                <w:rFonts w:eastAsia="Times New Roman"/>
                <w:lang w:bidi="bn-BD"/>
              </w:rPr>
            </w:pPr>
            <w:r w:rsidRPr="001911F7">
              <w:t>67</w:t>
            </w:r>
          </w:p>
        </w:tc>
      </w:tr>
    </w:tbl>
    <w:p w14:paraId="6C1595F4" w14:textId="77777777" w:rsidR="00BC4F54" w:rsidRPr="007A0BD1" w:rsidRDefault="00BC4F54" w:rsidP="004719B0">
      <w:pPr>
        <w:ind w:firstLine="0"/>
        <w:rPr>
          <w:b/>
          <w:bCs/>
        </w:rPr>
      </w:pPr>
    </w:p>
    <w:p w14:paraId="6C0C0EA9" w14:textId="7938CDD3" w:rsidR="00751711" w:rsidRPr="001911F7" w:rsidRDefault="00FB130F" w:rsidP="004719B0">
      <w:pPr>
        <w:pStyle w:val="Heading1"/>
        <w:rPr>
          <w:sz w:val="24"/>
          <w:szCs w:val="24"/>
        </w:rPr>
      </w:pPr>
      <w:bookmarkStart w:id="64" w:name="_Toc171390637"/>
      <w:bookmarkStart w:id="65" w:name="_Toc171391910"/>
      <w:bookmarkStart w:id="66" w:name="_Toc171463508"/>
      <w:r w:rsidRPr="001911F7">
        <w:rPr>
          <w:sz w:val="24"/>
          <w:szCs w:val="24"/>
        </w:rPr>
        <w:t>DISCUSSION</w:t>
      </w:r>
      <w:bookmarkEnd w:id="64"/>
      <w:bookmarkEnd w:id="65"/>
      <w:bookmarkEnd w:id="66"/>
    </w:p>
    <w:p w14:paraId="4E992934" w14:textId="7D848780" w:rsidR="00493A92" w:rsidRPr="001911F7" w:rsidRDefault="00343B3F" w:rsidP="004719B0">
      <w:pPr>
        <w:pStyle w:val="Heading2"/>
        <w:rPr>
          <w:sz w:val="24"/>
          <w:szCs w:val="24"/>
        </w:rPr>
      </w:pPr>
      <w:bookmarkStart w:id="67" w:name="_Toc171463509"/>
      <w:r w:rsidRPr="001911F7">
        <w:rPr>
          <w:sz w:val="24"/>
          <w:szCs w:val="24"/>
        </w:rPr>
        <w:t xml:space="preserve">Development and </w:t>
      </w:r>
      <w:r w:rsidR="00236F0F" w:rsidRPr="001911F7">
        <w:rPr>
          <w:sz w:val="24"/>
          <w:szCs w:val="24"/>
        </w:rPr>
        <w:t>a</w:t>
      </w:r>
      <w:r w:rsidRPr="001911F7">
        <w:rPr>
          <w:sz w:val="24"/>
          <w:szCs w:val="24"/>
        </w:rPr>
        <w:t xml:space="preserve">pplication of the aLBI </w:t>
      </w:r>
      <w:r w:rsidR="00236F0F" w:rsidRPr="001911F7">
        <w:rPr>
          <w:sz w:val="24"/>
          <w:szCs w:val="24"/>
        </w:rPr>
        <w:t>p</w:t>
      </w:r>
      <w:r w:rsidRPr="001911F7">
        <w:rPr>
          <w:sz w:val="24"/>
          <w:szCs w:val="24"/>
        </w:rPr>
        <w:t>ackage</w:t>
      </w:r>
      <w:bookmarkEnd w:id="67"/>
    </w:p>
    <w:p w14:paraId="5821F6A0" w14:textId="3DE122E3" w:rsidR="0077578C" w:rsidRPr="001911F7" w:rsidRDefault="006D367B" w:rsidP="007A0BD1">
      <w:pPr>
        <w:ind w:firstLine="0"/>
      </w:pPr>
      <w:bookmarkStart w:id="68" w:name="_Hlk171538239"/>
      <w:r w:rsidRPr="001911F7">
        <w:t xml:space="preserve">Especially in data-limited conditions, the development of the aLBI package was motivated by the need of robust tools to evaluate fish stock situation using length-based indicators. Applying methods </w:t>
      </w:r>
      <w:r w:rsidR="0004331E" w:rsidRPr="001911F7">
        <w:t xml:space="preserve">proposed </w:t>
      </w:r>
      <w:r w:rsidRPr="001911F7">
        <w:t>by</w:t>
      </w:r>
      <w:bookmarkEnd w:id="68"/>
      <w:r w:rsidR="0004331E" w:rsidRPr="001911F7">
        <w:t xml:space="preserve"> </w:t>
      </w:r>
      <w:r w:rsidR="0004331E" w:rsidRPr="001911F7">
        <w:fldChar w:fldCharType="begin"/>
      </w:r>
      <w:r w:rsidR="0004331E" w:rsidRPr="001911F7">
        <w:instrText xml:space="preserve"> ADDIN ZOTERO_ITEM CSL_CITATION {"citationID":"iafLBPt2","properties":{"formattedCitation":"(Froese, 2004b)","plainCitation":"(Froese, 2004b)","dontUpdate":true,"noteIndex":0},"citationItems":[{"id":"akTDLTE7/OCa4d7Il","uris":["http://zotero.org/users/local/X5k6H2lV/items/T3PEKHDH"],"itemData":{"id":"51XkC2P0/OTLTZRNS","type":"article-journal","abstract":"Three simple ﬁsheries indicators are presented: (i) percentage of mature ﬁsh in catch, with 100% as target; (ii) percent of specimens with optimum length in catch, with 100% as target; and (iii) percentage of ‘mega-spawners‘ in catch, with 0% as target, and 30–40% as representative of reasonable stock structure if no upper size limit exists. Application of these indicators to stocks of Gadus morhua, Sardinella aurita and Epinephelus aeneus demonstrate their usefulness. It is argued that such simple indicators have the potential to allow more stakeholders such as ﬁshers, ﬁsh dealers, supermarket managers, consumers and politicians to participate in ﬁsheries management and eventually hold and reverse the global pattern of convenience overﬁshing, which is deﬁned here as deliberate overﬁshing sanctioned by ofﬁcial bodies who ﬁnd it more convenient to risk eventual collapse of ﬁsh stocks than to risk social and political conﬂicts.","container-title":"Fish and Fisheries","DOI":"10.1111/j.1467-2979.2004.00144.x","ISSN":"1467-2960, 1467-2979","issue":"1","journalAbbreviation":"Fish and Fisheries","language":"en","license":"http://onlinelibrary.wiley.com/termsAndConditions#vor","page":"86-91","source":"DOI.org (Crossref)","title":"Keep it simple: three indicators to deal with overfishing: &lt;b&gt;Ghoti papers&lt;/b&gt; Ghoti aims to serve as a forum for stimulating and pertinent ideas. Ghoti publishes succinct commentary and opinion that addresses important areas in fish and fisheries science. Ghoti contributions will be innovative and have a perspective that may lead to fresh and productive insight of concepts, issues and research agendas. All Ghoti contributions will be selected by the editors and peer reviewed. &lt;b&gt;Ethimology of Ghoti&lt;/b&gt; George Bernard Shaw (1856‐1950), polymath, playwright, Nobel prize winner, and the most prolific letter writer in history, was an advocate of English spelling reform. He was reportedly fond of pointing out its absurdities by proving that ‘fish’ could be spelt ‘ghoti’. That is: ‘gh’ as in ‘rough’, ‘o’ as in ‘women’ and ‘ti’ as in palatial.","title-short":"Keep it simple","volume":"5","author":[{"family":"Froese","given":"Rainer"}],"issued":{"date-parts":[["2004",3]]}}}],"schema":"https://github.com/citation-style-language/schema/raw/master/csl-citation.json"} </w:instrText>
      </w:r>
      <w:r w:rsidR="0004331E" w:rsidRPr="001911F7">
        <w:fldChar w:fldCharType="separate"/>
      </w:r>
      <w:r w:rsidR="0004331E" w:rsidRPr="001911F7">
        <w:t>Froese (2004)</w:t>
      </w:r>
      <w:r w:rsidR="0004331E" w:rsidRPr="001911F7">
        <w:fldChar w:fldCharType="end"/>
      </w:r>
      <w:r w:rsidR="0004331E" w:rsidRPr="001911F7">
        <w:t xml:space="preserve"> and</w:t>
      </w:r>
      <w:r w:rsidRPr="001911F7">
        <w:t xml:space="preserve"> </w:t>
      </w:r>
      <w:r w:rsidR="002E4B04" w:rsidRPr="001911F7">
        <w:fldChar w:fldCharType="begin"/>
      </w:r>
      <w:r w:rsidR="00B16BCE" w:rsidRPr="001911F7">
        <w:instrText xml:space="preserve"> ADDIN ZOTERO_ITEM CSL_CITATION {"citationID":"H9SR818x","properties":{"formattedCitation":"(Cope &amp; Punt, 2009a)","plainCitation":"(Cope &amp; Punt, 2009a)","dontUpdate":true,"noteIndex":0},"citationItems":[{"id":204,"uris":["http://zotero.org/users/local/X5k6H2lV/items/DCIAHG6X"],"itemData":{"id":204,"type":"article-journal","abstract":"Current fisheries management policies generally require an assessment of stock status, which is a difficult task when population and fisheries data are limited. Three simple metrics based on catch length compositions (i.e., that reflect exclusive take of mature individuals, Pmat; that consist primarily of fish of optimal size, the size at which the highest yield from a cohort occurs, Popt; and that demonstrate the conservation of large, mature individuals, Pmega) can be used to monitor population status relative to exploitation. The metrics (collectively referred to as Px) were intended to avoid growth and recruitment overfishing, but there was no quantitative linkage to stock status and calculation of future sustainable catches. We attempt to make this connection by exploring the relationship of Px measures to fishing mortality and spawning biomass (SB). The relationships are compared specifically to the current target reference point (0.4 times the virgin, or unfished, SB [SB0]) and limit reference point (0.25SB0) used for the U.S. West Coast groundfish fishery by using simulations based on a deterministic age-structured population dynamics model. Sensitivity to fishery selectivity, life history traits, and recruitment compensation (steepness) is explored. Each Px measure showed a wide range of possible values depending on fishery selectivity, steepness, and the ratio of the length at maturity (Lmat) to the optimal fishing length (Lopt). Although the values of Px may be compatible with sustainable fishing, these values are not always sufficient to ensure stock protection from overfishing. Moreover, values for Px cannot be interpreted adequately without knowledge of the selectivity pattern. A new measure, Pobj (the sum of Pmat, Popt, and Pmega), is introduced to distinguish selectivity patterns and construct a decision tree for development of stock status indicators. Heuristic indicator values are presented to demonstrate the utility of this approach. Although several caveats remain, this approach builds on the recommendations of previous literature by giving further guidance related to interpreting catch length composition data under variable fishery conditions without collecting additional information. It also provides a link to developing harvest control rules that inform proactive fisheries management under data-limited conditions.","container-title":"Marine and Coastal Fisheries","DOI":"10.1577/C08-025.1","ISSN":"1942-5120, 1942-5120","issue":"1","journalAbbreviation":"Mar Coast Fish","language":"en","license":"http://onlinelibrary.wiley.com/termsAndConditions#vor","page":"169-186","source":"DOI.org (Crossref)","title":"Length</w:instrText>
      </w:r>
      <w:r w:rsidR="00B16BCE" w:rsidRPr="001911F7">
        <w:rPr>
          <w:rFonts w:ascii="Cambria Math" w:hAnsi="Cambria Math" w:cs="Cambria Math"/>
        </w:rPr>
        <w:instrText>‐</w:instrText>
      </w:r>
      <w:r w:rsidR="00B16BCE" w:rsidRPr="001911F7">
        <w:instrText>Based Reference Points for Data</w:instrText>
      </w:r>
      <w:r w:rsidR="00B16BCE" w:rsidRPr="001911F7">
        <w:rPr>
          <w:rFonts w:ascii="Cambria Math" w:hAnsi="Cambria Math" w:cs="Cambria Math"/>
        </w:rPr>
        <w:instrText>‐</w:instrText>
      </w:r>
      <w:r w:rsidR="00B16BCE" w:rsidRPr="001911F7">
        <w:instrText>Limited Situations: Applications and Restrictions","title-short":"Length</w:instrText>
      </w:r>
      <w:r w:rsidR="00B16BCE" w:rsidRPr="001911F7">
        <w:rPr>
          <w:rFonts w:ascii="Cambria Math" w:hAnsi="Cambria Math" w:cs="Cambria Math"/>
        </w:rPr>
        <w:instrText>‐</w:instrText>
      </w:r>
      <w:r w:rsidR="00B16BCE" w:rsidRPr="001911F7">
        <w:instrText>Based Reference Points for Data</w:instrText>
      </w:r>
      <w:r w:rsidR="00B16BCE" w:rsidRPr="001911F7">
        <w:rPr>
          <w:rFonts w:ascii="Cambria Math" w:hAnsi="Cambria Math" w:cs="Cambria Math"/>
        </w:rPr>
        <w:instrText>‐</w:instrText>
      </w:r>
      <w:r w:rsidR="00B16BCE" w:rsidRPr="001911F7">
        <w:instrText xml:space="preserve">Limited Situations","volume":"1","author":[{"family":"Cope","given":"Jason M."},{"family":"Punt","given":"André E."}],"issued":{"date-parts":[["2009",1]]}}}],"schema":"https://github.com/citation-style-language/schema/raw/master/csl-citation.json"} </w:instrText>
      </w:r>
      <w:r w:rsidR="002E4B04" w:rsidRPr="001911F7">
        <w:fldChar w:fldCharType="separate"/>
      </w:r>
      <w:r w:rsidR="002E4B04" w:rsidRPr="001911F7">
        <w:t>Cope &amp; Punt</w:t>
      </w:r>
      <w:r w:rsidR="000F1808" w:rsidRPr="001911F7">
        <w:t xml:space="preserve"> (</w:t>
      </w:r>
      <w:r w:rsidR="002E4B04" w:rsidRPr="001911F7">
        <w:t>2009)</w:t>
      </w:r>
      <w:r w:rsidR="002E4B04" w:rsidRPr="001911F7">
        <w:fldChar w:fldCharType="end"/>
      </w:r>
      <w:r w:rsidR="002F2EF3" w:rsidRPr="001911F7">
        <w:t xml:space="preserve">, </w:t>
      </w:r>
      <w:r w:rsidRPr="001911F7">
        <w:t xml:space="preserve">the </w:t>
      </w:r>
      <w:r w:rsidR="00ED5D35" w:rsidRPr="001911F7">
        <w:t xml:space="preserve">package </w:t>
      </w:r>
      <w:r w:rsidRPr="001911F7">
        <w:t xml:space="preserve">generates a whole framework for computing significant parameters like </w:t>
      </w:r>
      <w:r w:rsidRPr="001911F7">
        <w:rPr>
          <w:i/>
        </w:rPr>
        <w:t>L</w:t>
      </w:r>
      <w:r w:rsidRPr="001911F7">
        <w:rPr>
          <w:i/>
          <w:vertAlign w:val="subscript"/>
        </w:rPr>
        <w:t>max</w:t>
      </w:r>
      <w:r w:rsidRPr="001911F7">
        <w:t xml:space="preserve">, </w:t>
      </w:r>
      <w:r w:rsidRPr="001911F7">
        <w:rPr>
          <w:i/>
        </w:rPr>
        <w:t>L</w:t>
      </w:r>
      <w:r w:rsidRPr="001911F7">
        <w:rPr>
          <w:i/>
          <w:vertAlign w:val="subscript"/>
        </w:rPr>
        <w:t>∞</w:t>
      </w:r>
      <w:r w:rsidRPr="001911F7">
        <w:t xml:space="preserve">, </w:t>
      </w:r>
      <w:r w:rsidRPr="001911F7">
        <w:rPr>
          <w:i/>
        </w:rPr>
        <w:t>L</w:t>
      </w:r>
      <w:r w:rsidRPr="001911F7">
        <w:rPr>
          <w:i/>
          <w:vertAlign w:val="subscript"/>
        </w:rPr>
        <w:t>mat</w:t>
      </w:r>
      <w:r w:rsidRPr="001911F7">
        <w:t xml:space="preserve">, and </w:t>
      </w:r>
      <w:r w:rsidRPr="001911F7">
        <w:rPr>
          <w:i/>
        </w:rPr>
        <w:t>L</w:t>
      </w:r>
      <w:r w:rsidRPr="001911F7">
        <w:rPr>
          <w:i/>
          <w:vertAlign w:val="subscript"/>
        </w:rPr>
        <w:t>opt</w:t>
      </w:r>
      <w:r w:rsidRPr="001911F7">
        <w:t xml:space="preserve"> as well as percentage indicators including </w:t>
      </w:r>
      <w:r w:rsidR="008B3E4B" w:rsidRPr="001911F7">
        <w:rPr>
          <w:rFonts w:eastAsia="Times New Roman"/>
          <w:i/>
          <w:iCs/>
          <w:lang w:bidi="bn-BD"/>
        </w:rPr>
        <w:t>P</w:t>
      </w:r>
      <w:r w:rsidR="008B3E4B" w:rsidRPr="001911F7">
        <w:rPr>
          <w:rFonts w:eastAsia="Times New Roman"/>
          <w:i/>
          <w:iCs/>
          <w:vertAlign w:val="subscript"/>
          <w:lang w:bidi="bn-BD"/>
        </w:rPr>
        <w:t>mat</w:t>
      </w:r>
      <w:r w:rsidR="008B3E4B" w:rsidRPr="001911F7">
        <w:rPr>
          <w:rFonts w:eastAsia="Times New Roman"/>
          <w:i/>
          <w:iCs/>
          <w:lang w:bidi="bn-BD"/>
        </w:rPr>
        <w:t>, P</w:t>
      </w:r>
      <w:r w:rsidR="008B3E4B" w:rsidRPr="001911F7">
        <w:rPr>
          <w:rFonts w:eastAsia="Times New Roman"/>
          <w:i/>
          <w:iCs/>
          <w:vertAlign w:val="subscript"/>
          <w:lang w:bidi="bn-BD"/>
        </w:rPr>
        <w:t>opt</w:t>
      </w:r>
      <w:r w:rsidR="008B3E4B" w:rsidRPr="001911F7">
        <w:rPr>
          <w:rFonts w:eastAsia="Times New Roman"/>
          <w:i/>
          <w:iCs/>
          <w:lang w:bidi="bn-BD"/>
        </w:rPr>
        <w:t>, and P</w:t>
      </w:r>
      <w:r w:rsidR="008B3E4B" w:rsidRPr="001911F7">
        <w:rPr>
          <w:rFonts w:eastAsia="Times New Roman"/>
          <w:i/>
          <w:iCs/>
          <w:vertAlign w:val="subscript"/>
          <w:lang w:bidi="bn-BD"/>
        </w:rPr>
        <w:t>mega</w:t>
      </w:r>
      <w:r w:rsidRPr="001911F7">
        <w:t>. These tools enable data-driven insights capable of guiding sustainable fisheries management. The ability of the program to visualize length frequency distributions and calculate confidence intervals helps managers and fisheries researchers</w:t>
      </w:r>
      <w:r w:rsidR="00C93EBF" w:rsidRPr="001911F7">
        <w:t xml:space="preserve"> to evaluate the health of any fish stock along with the uncertainties associate with the estimated parameters</w:t>
      </w:r>
      <w:r w:rsidR="00167104" w:rsidRPr="001911F7">
        <w:t>. By allowing managers to use effective conservation measures and reach sustainable exploitation rates, the package helps decision-making by means of clear, pragmatic indicators</w:t>
      </w:r>
      <w:r w:rsidR="002F2EF3" w:rsidRPr="001911F7">
        <w:t>.</w:t>
      </w:r>
    </w:p>
    <w:p w14:paraId="3EF51E18" w14:textId="0D5C6CEA" w:rsidR="008E1F2B" w:rsidRPr="001911F7" w:rsidRDefault="009B0081" w:rsidP="004719B0">
      <w:pPr>
        <w:pStyle w:val="Heading2"/>
        <w:rPr>
          <w:sz w:val="24"/>
          <w:szCs w:val="24"/>
        </w:rPr>
      </w:pPr>
      <w:bookmarkStart w:id="69" w:name="_Toc171463510"/>
      <w:r w:rsidRPr="001911F7">
        <w:rPr>
          <w:sz w:val="24"/>
          <w:szCs w:val="24"/>
        </w:rPr>
        <w:t>Performance</w:t>
      </w:r>
      <w:r w:rsidR="00833DEA" w:rsidRPr="001911F7">
        <w:rPr>
          <w:sz w:val="24"/>
          <w:szCs w:val="24"/>
        </w:rPr>
        <w:t xml:space="preserve"> evaluation</w:t>
      </w:r>
      <w:r w:rsidR="007D10D2" w:rsidRPr="001911F7">
        <w:rPr>
          <w:sz w:val="24"/>
          <w:szCs w:val="24"/>
        </w:rPr>
        <w:t xml:space="preserve"> </w:t>
      </w:r>
      <w:r w:rsidRPr="001911F7">
        <w:rPr>
          <w:sz w:val="24"/>
          <w:szCs w:val="24"/>
        </w:rPr>
        <w:t>of aLBI package</w:t>
      </w:r>
      <w:bookmarkEnd w:id="69"/>
    </w:p>
    <w:p w14:paraId="6A817061" w14:textId="526A60B2" w:rsidR="0038739B" w:rsidRPr="001911F7" w:rsidRDefault="003434BC" w:rsidP="003434BC">
      <w:pPr>
        <w:pStyle w:val="Heading3"/>
      </w:pPr>
      <w:r w:rsidRPr="001911F7">
        <w:t xml:space="preserve">Frequency table and distribution curve </w:t>
      </w:r>
    </w:p>
    <w:p w14:paraId="09CAA1E4" w14:textId="46517294" w:rsidR="004445B0" w:rsidRPr="001911F7" w:rsidRDefault="007561A3" w:rsidP="004445B0">
      <w:pPr>
        <w:ind w:firstLine="0"/>
      </w:pPr>
      <w:r w:rsidRPr="001911F7">
        <w:t xml:space="preserve">In addition to calculating the default optimum bin size using the formula proposed by Wang et al. (2020), the FrequencyTable function in the </w:t>
      </w:r>
      <w:r w:rsidRPr="007A0BD1">
        <w:t>aLBI</w:t>
      </w:r>
      <w:r w:rsidRPr="001911F7">
        <w:t xml:space="preserve"> package allows users to specify a custom bin size. This feature significantly enhances the package's flexibility, enabling users to tailor the frequency table construction to their specific dataset or analytical needs. In this study, the optimum bin size was calculated to be 3.07, which was rounded to 3 for practical purposes and used as the base model bin size. Using this bin size, the FishPar function constructed the frequency distribution curve</w:t>
      </w:r>
      <w:r w:rsidR="00EB0D56" w:rsidRPr="001911F7">
        <w:t xml:space="preserve"> for </w:t>
      </w:r>
      <w:r w:rsidR="00EB0D56" w:rsidRPr="007A0BD1">
        <w:rPr>
          <w:i/>
          <w:iCs/>
        </w:rPr>
        <w:t>S.</w:t>
      </w:r>
      <w:r w:rsidR="00EB0D56" w:rsidRPr="001911F7">
        <w:rPr>
          <w:i/>
          <w:iCs/>
        </w:rPr>
        <w:t xml:space="preserve"> </w:t>
      </w:r>
      <w:r w:rsidR="00EB0D56" w:rsidRPr="007A0BD1">
        <w:rPr>
          <w:i/>
          <w:iCs/>
        </w:rPr>
        <w:t>aor</w:t>
      </w:r>
      <w:r w:rsidRPr="001911F7">
        <w:t xml:space="preserve">. The curve demonstrates a gradual decline in frequency beyond the 30 cm length class, indicating a reduced number of individuals in larger size categories. </w:t>
      </w:r>
      <w:r w:rsidR="00F24D4A" w:rsidRPr="001911F7">
        <w:t xml:space="preserve">The dominance </w:t>
      </w:r>
      <w:r w:rsidR="00EB0D56" w:rsidRPr="001911F7">
        <w:t>with</w:t>
      </w:r>
      <w:r w:rsidR="00F24D4A" w:rsidRPr="001911F7">
        <w:t xml:space="preserve"> smaller-length individuals</w:t>
      </w:r>
      <w:r w:rsidR="00EB0D56" w:rsidRPr="001911F7">
        <w:t xml:space="preserve"> (Juveniles)</w:t>
      </w:r>
      <w:r w:rsidR="00F24D4A" w:rsidRPr="001911F7">
        <w:t xml:space="preserve"> indicates</w:t>
      </w:r>
      <w:r w:rsidR="00EB0D56" w:rsidRPr="001911F7">
        <w:t xml:space="preserve"> this fishery mainly targeting the juveniles. </w:t>
      </w:r>
      <w:r w:rsidR="00357DB5" w:rsidRPr="001911F7">
        <w:t>Mia</w:t>
      </w:r>
      <w:r w:rsidR="00EB0D56" w:rsidRPr="001911F7">
        <w:t xml:space="preserve"> et al. (2024) and </w:t>
      </w:r>
      <w:r w:rsidR="00357DB5" w:rsidRPr="001911F7">
        <w:t>Bashar et al. (2021)</w:t>
      </w:r>
      <w:r w:rsidR="00EB0D56" w:rsidRPr="001911F7">
        <w:t xml:space="preserve"> reported a similar</w:t>
      </w:r>
      <w:r w:rsidR="00377BF9" w:rsidRPr="001911F7">
        <w:t xml:space="preserve"> selectivity</w:t>
      </w:r>
      <w:r w:rsidR="00EB0D56" w:rsidRPr="001911F7">
        <w:t xml:space="preserve"> pattern for</w:t>
      </w:r>
      <w:r w:rsidR="00377BF9" w:rsidRPr="001911F7">
        <w:t xml:space="preserve"> </w:t>
      </w:r>
      <w:r w:rsidR="00377BF9" w:rsidRPr="001911F7">
        <w:rPr>
          <w:i/>
          <w:iCs/>
        </w:rPr>
        <w:t xml:space="preserve">Ailia </w:t>
      </w:r>
      <w:r w:rsidR="007D579C" w:rsidRPr="001911F7">
        <w:rPr>
          <w:i/>
          <w:iCs/>
        </w:rPr>
        <w:t>coila</w:t>
      </w:r>
      <w:r w:rsidR="007D579C" w:rsidRPr="001911F7">
        <w:t xml:space="preserve"> and</w:t>
      </w:r>
      <w:r w:rsidR="00377BF9" w:rsidRPr="001911F7">
        <w:t xml:space="preserve"> </w:t>
      </w:r>
      <w:r w:rsidR="00377BF9" w:rsidRPr="001911F7">
        <w:rPr>
          <w:i/>
          <w:iCs/>
        </w:rPr>
        <w:t xml:space="preserve">Eutropiichthys vacha </w:t>
      </w:r>
      <w:r w:rsidR="004445B0" w:rsidRPr="001911F7">
        <w:t xml:space="preserve">in this </w:t>
      </w:r>
      <w:r w:rsidR="00377BF9" w:rsidRPr="001911F7">
        <w:t>Kaptai Lake</w:t>
      </w:r>
      <w:r w:rsidR="00F24D4A" w:rsidRPr="001911F7">
        <w:t>.</w:t>
      </w:r>
      <w:r w:rsidR="004445B0" w:rsidRPr="001911F7">
        <w:t xml:space="preserve"> </w:t>
      </w:r>
      <w:r w:rsidR="004445B0" w:rsidRPr="007A0BD1">
        <w:t>According to the “The Protection and Conservation of Fish Act, 1950”, catching fish with a length smaller than 23 cm is prohibited in this Lake (</w:t>
      </w:r>
      <w:r w:rsidR="004445B0" w:rsidRPr="001911F7">
        <w:fldChar w:fldCharType="begin"/>
      </w:r>
      <w:r w:rsidR="004445B0" w:rsidRPr="001911F7">
        <w:instrText xml:space="preserve"> ADDIN ZOTERO_ITEM CSL_CITATION {"citationID":"PhgqDKhd","properties":{"formattedCitation":"(Rayhan et al., 2021)","plainCitation":"(Rayhan et al., 2021)","noteIndex":0},"citationItems":[{"id":886,"uris":["http://zotero.org/users/local/X5k6H2lV/items/5TX92UX8"],"itemData":{"id":886,"type":"article-journal","abstract":"Kaptai Lake (KL), the largest inland watershed in Bangladesh (ca. 700 km2) and one of Southeast Asia’s largest artiﬁcial reservoirs, features an abundant variety of indigenous ﬁshery species. Moreover, it provides a plethora of ecological beneﬁts to society. Nevertheless, the KL is suffering from multidimensional natural and anthropogenic stressors that threaten these wetlands’ sustainability. Though the legal framework assures sustainable conservation of ﬁsheries resources, the implementation scenarios of ﬁsheries laws, regulations, and policies in the KL wetland are insufﬁcient. This study aimed at assessing the ﬁsher’s perception of the regulation implementation efﬁciency of the Protection and Conservation Fish Act of 1950, while analyzing the effectiveness of the legal framework in the context of biodiversity conservation and the management sustainability of KL. By integrating qualitative and quantitative data collected through participatory Rural Appraisal (PRA) tools viz. 225 interviews with ﬁshers, four focus group discussions, and 12 key informant interviews, the investigation was performed in four selected areas in KL. The ﬁndings show that ﬁshers routinely disregard laws and restrictions of the Protection and Conservation of Fish Act 1950 due to various socioeconomic and political forces. Although the annual ﬁsh harvest rate from KL appears to be increasing, the lake is losing its charismatic biological diversity primarily due to inappropriate and ineffective enforcement of ﬁshing regulations. Many ﬁshers believe that they still follow the act’s signiﬁcant laws and regulations while being involved in several destructive and prohibited ﬁshing practices. There is a link between community awareness, the scope of the act’s provisions, the effectiveness of its enforcement, and the strength of its execution. One of the leading causes of biodiversity loss in the KL is inadequate and ineffective ﬁshing regulations. Improvement in the enforcement of the ﬁshing act may be the prominent option to ensure better biodiversity conservation and sustainable management of this wetland. This result calls for functional and policy attention to revising the regulations to account for socioeconomic and political elements contributing to environmental degradation. This study also highlights the urgent need for transdisciplinary collaboration initiatives and synchronous cooperation among the agencies in order to effectively implement the ﬁshing laws and contribute to better conservation and sustainability of the Kaptai lake ﬁsheries resources.","container-title":"Water","DOI":"10.3390/w13202835","ISSN":"2073-4441","issue":"20","journalAbbreviation":"Water","language":"en","license":"https://creativecommons.org/licenses/by/4.0/","page":"2835","source":"DOI.org (Crossref)","title":"Analyses of Protection and Conservation According to the Fish Act 1950 in Bangladesh’s Kaptai Lake Fisheries Management","volume":"13","author":[{"family":"Rayhan","given":"Nafis"},{"family":"Schneider","given":"Petra"},{"family":"Islam","given":"Md. Shahidul"},{"family":"Rashid","given":"Aminur"},{"family":"Mozumder","given":"Mohammad Mojibul Hoque"},{"family":"Hossain","given":"Mohammad Mosarof"},{"family":"Begum","given":"Amany"},{"family":"Shamsuzzaman","given":"Md. Mostafa"}],"issued":{"date-parts":[["2021",10,12]]}}}],"schema":"https://github.com/citation-style-language/schema/raw/master/csl-citation.json"} </w:instrText>
      </w:r>
      <w:r w:rsidR="004445B0" w:rsidRPr="001911F7">
        <w:fldChar w:fldCharType="separate"/>
      </w:r>
      <w:r w:rsidR="004445B0" w:rsidRPr="001911F7">
        <w:t>Rayhan et al., 2021)</w:t>
      </w:r>
      <w:r w:rsidR="004445B0" w:rsidRPr="001911F7">
        <w:fldChar w:fldCharType="end"/>
      </w:r>
      <w:r w:rsidR="004445B0" w:rsidRPr="001911F7">
        <w:t xml:space="preserve">. </w:t>
      </w:r>
      <w:r w:rsidR="004445B0" w:rsidRPr="007A0BD1">
        <w:t>However, present and previous findings (</w:t>
      </w:r>
      <w:r w:rsidR="004445B0" w:rsidRPr="001911F7">
        <w:t>Mia et al., 2024; Bashar et al., 2021</w:t>
      </w:r>
      <w:r w:rsidR="004445B0" w:rsidRPr="007A0BD1">
        <w:t>) revealed the violation of this rules because of the absence of proper monitoring settings.</w:t>
      </w:r>
    </w:p>
    <w:p w14:paraId="42DD7074" w14:textId="1BED3AAF" w:rsidR="007561A3" w:rsidRPr="001911F7" w:rsidRDefault="007561A3" w:rsidP="007561A3">
      <w:pPr>
        <w:pStyle w:val="Heading3"/>
      </w:pPr>
      <w:r w:rsidRPr="001911F7">
        <w:t>Different length parameters and their uncertainty</w:t>
      </w:r>
    </w:p>
    <w:p w14:paraId="21D68E28" w14:textId="0B9AB8B4" w:rsidR="00182F44" w:rsidRPr="007A0BD1" w:rsidRDefault="00E722CA" w:rsidP="004D0A81">
      <w:pPr>
        <w:ind w:firstLine="0"/>
      </w:pPr>
      <w:r w:rsidRPr="001911F7">
        <w:t xml:space="preserve">The </w:t>
      </w:r>
      <w:r w:rsidR="002E5A25" w:rsidRPr="001911F7">
        <w:t xml:space="preserve">length </w:t>
      </w:r>
      <w:r w:rsidR="004D0A81" w:rsidRPr="007A0BD1">
        <w:t xml:space="preserve">parameters such as </w:t>
      </w:r>
      <w:r w:rsidR="004D0A81" w:rsidRPr="007A0BD1">
        <w:rPr>
          <w:i/>
        </w:rPr>
        <w:t>L</w:t>
      </w:r>
      <w:r w:rsidR="004D0A81" w:rsidRPr="007A0BD1">
        <w:rPr>
          <w:i/>
          <w:vertAlign w:val="subscript"/>
        </w:rPr>
        <w:t>max</w:t>
      </w:r>
      <w:r w:rsidR="004D0A81" w:rsidRPr="007A0BD1">
        <w:t xml:space="preserve">, </w:t>
      </w:r>
      <w:r w:rsidR="004D0A81" w:rsidRPr="007A0BD1">
        <w:rPr>
          <w:i/>
        </w:rPr>
        <w:t>L</w:t>
      </w:r>
      <w:r w:rsidR="004D0A81" w:rsidRPr="007A0BD1">
        <w:rPr>
          <w:i/>
          <w:vertAlign w:val="subscript"/>
        </w:rPr>
        <w:t>∞</w:t>
      </w:r>
      <w:r w:rsidR="004D0A81" w:rsidRPr="007A0BD1">
        <w:t xml:space="preserve">, </w:t>
      </w:r>
      <w:r w:rsidR="004D0A81" w:rsidRPr="007A0BD1">
        <w:rPr>
          <w:i/>
        </w:rPr>
        <w:t>L</w:t>
      </w:r>
      <w:r w:rsidR="004D0A81" w:rsidRPr="007A0BD1">
        <w:rPr>
          <w:i/>
          <w:vertAlign w:val="subscript"/>
        </w:rPr>
        <w:t>mat</w:t>
      </w:r>
      <w:r w:rsidR="004D0A81" w:rsidRPr="007A0BD1">
        <w:rPr>
          <w:i/>
        </w:rPr>
        <w:t>,</w:t>
      </w:r>
      <w:r w:rsidR="004D0A81" w:rsidRPr="007A0BD1">
        <w:t xml:space="preserve"> and </w:t>
      </w:r>
      <w:r w:rsidR="004D0A81" w:rsidRPr="007A0BD1">
        <w:rPr>
          <w:i/>
        </w:rPr>
        <w:t>L</w:t>
      </w:r>
      <w:r w:rsidR="004D0A81" w:rsidRPr="007A0BD1">
        <w:rPr>
          <w:i/>
          <w:vertAlign w:val="subscript"/>
        </w:rPr>
        <w:t>opt</w:t>
      </w:r>
      <w:r w:rsidRPr="001911F7">
        <w:rPr>
          <w:iCs/>
        </w:rPr>
        <w:t xml:space="preserve"> </w:t>
      </w:r>
      <w:r w:rsidR="004445B0" w:rsidRPr="007A0BD1">
        <w:t xml:space="preserve">are important matrices for fisheries management. </w:t>
      </w:r>
      <w:r w:rsidR="004445B0" w:rsidRPr="001911F7">
        <w:rPr>
          <w:i/>
        </w:rPr>
        <w:t>L</w:t>
      </w:r>
      <w:r w:rsidR="004445B0" w:rsidRPr="001911F7">
        <w:rPr>
          <w:i/>
          <w:vertAlign w:val="subscript"/>
        </w:rPr>
        <w:t>max</w:t>
      </w:r>
      <w:r w:rsidR="004445B0" w:rsidRPr="007A0BD1">
        <w:t xml:space="preserve"> </w:t>
      </w:r>
      <w:r w:rsidR="0007101A" w:rsidRPr="007A0BD1">
        <w:t>serves as an indicator</w:t>
      </w:r>
      <w:r w:rsidR="004445B0" w:rsidRPr="007A0BD1">
        <w:t xml:space="preserve"> of the population structure </w:t>
      </w:r>
      <w:r w:rsidR="0007101A" w:rsidRPr="007A0BD1">
        <w:t>and</w:t>
      </w:r>
      <w:r w:rsidR="004445B0" w:rsidRPr="007A0BD1">
        <w:t xml:space="preserve"> is closely </w:t>
      </w:r>
      <w:r w:rsidR="0007101A" w:rsidRPr="007A0BD1">
        <w:t>associate</w:t>
      </w:r>
      <w:r w:rsidR="004445B0" w:rsidRPr="007A0BD1">
        <w:t xml:space="preserve"> with the fishing activities. </w:t>
      </w:r>
      <w:r w:rsidR="004445B0" w:rsidRPr="001911F7">
        <w:t>The mean length at maturity (</w:t>
      </w:r>
      <w:r w:rsidR="004445B0" w:rsidRPr="001911F7">
        <w:rPr>
          <w:i/>
        </w:rPr>
        <w:t>L</w:t>
      </w:r>
      <w:r w:rsidR="004445B0" w:rsidRPr="001911F7">
        <w:rPr>
          <w:i/>
          <w:vertAlign w:val="subscript"/>
        </w:rPr>
        <w:t>mat</w:t>
      </w:r>
      <w:r w:rsidR="004445B0" w:rsidRPr="001911F7">
        <w:t xml:space="preserve">) underscores the critical threshold for reproductive capacity, while catching fish </w:t>
      </w:r>
      <w:r w:rsidR="0007101A" w:rsidRPr="001911F7">
        <w:t xml:space="preserve">at the </w:t>
      </w:r>
      <w:r w:rsidR="004445B0" w:rsidRPr="001911F7">
        <w:t>optimum length (</w:t>
      </w:r>
      <w:r w:rsidR="004445B0" w:rsidRPr="001911F7">
        <w:rPr>
          <w:i/>
        </w:rPr>
        <w:t>L</w:t>
      </w:r>
      <w:r w:rsidR="004445B0" w:rsidRPr="001911F7">
        <w:rPr>
          <w:i/>
          <w:vertAlign w:val="subscript"/>
        </w:rPr>
        <w:t>opt</w:t>
      </w:r>
      <w:r w:rsidR="004445B0" w:rsidRPr="001911F7">
        <w:t>) maximizes biological yield.</w:t>
      </w:r>
      <w:r w:rsidR="004445B0" w:rsidRPr="007A0BD1">
        <w:t xml:space="preserve"> </w:t>
      </w:r>
      <w:r w:rsidR="004445B0" w:rsidRPr="001911F7">
        <w:t xml:space="preserve">These metrics </w:t>
      </w:r>
      <w:r w:rsidR="0007101A" w:rsidRPr="001911F7">
        <w:t>emphasize the necessity of implementing</w:t>
      </w:r>
      <w:r w:rsidR="004445B0" w:rsidRPr="001911F7">
        <w:t xml:space="preserve"> size limits to protect</w:t>
      </w:r>
      <w:r w:rsidR="0007101A" w:rsidRPr="001911F7">
        <w:t xml:space="preserve"> both</w:t>
      </w:r>
      <w:r w:rsidR="004445B0" w:rsidRPr="001911F7">
        <w:t xml:space="preserve"> juveniles and mature fish. </w:t>
      </w:r>
      <w:r w:rsidR="0007101A" w:rsidRPr="007A0BD1">
        <w:t xml:space="preserve">no prior studies have investigated these parameters for </w:t>
      </w:r>
      <w:r w:rsidR="0007101A" w:rsidRPr="007A0BD1">
        <w:rPr>
          <w:i/>
          <w:iCs/>
        </w:rPr>
        <w:t>S. aor</w:t>
      </w:r>
      <w:r w:rsidR="0007101A" w:rsidRPr="007A0BD1">
        <w:t xml:space="preserve"> in Kaptai Lake</w:t>
      </w:r>
      <w:r w:rsidR="00782EBA" w:rsidRPr="007A0BD1">
        <w:t>.</w:t>
      </w:r>
    </w:p>
    <w:p w14:paraId="0985D1A6" w14:textId="6A6026A0" w:rsidR="00182F44" w:rsidRPr="007A0BD1" w:rsidRDefault="00182F44" w:rsidP="004D0A81">
      <w:pPr>
        <w:ind w:firstLine="0"/>
      </w:pPr>
      <w:r w:rsidRPr="007A0BD1">
        <w:t>Table 4: Estimated length parameters from different region of South Asia.</w:t>
      </w:r>
    </w:p>
    <w:tbl>
      <w:tblPr>
        <w:tblW w:w="4947" w:type="pct"/>
        <w:tblBorders>
          <w:bottom w:val="single" w:sz="12" w:space="0" w:color="auto"/>
        </w:tblBorders>
        <w:tblLayout w:type="fixed"/>
        <w:tblLook w:val="04A0" w:firstRow="1" w:lastRow="0" w:firstColumn="1" w:lastColumn="0" w:noHBand="0" w:noVBand="1"/>
      </w:tblPr>
      <w:tblGrid>
        <w:gridCol w:w="1709"/>
        <w:gridCol w:w="1018"/>
        <w:gridCol w:w="1018"/>
        <w:gridCol w:w="1018"/>
        <w:gridCol w:w="1018"/>
        <w:gridCol w:w="3007"/>
      </w:tblGrid>
      <w:tr w:rsidR="001911F7" w:rsidRPr="001911F7" w14:paraId="1236C3C7" w14:textId="77777777" w:rsidTr="00737BE7">
        <w:trPr>
          <w:trHeight w:val="390"/>
        </w:trPr>
        <w:tc>
          <w:tcPr>
            <w:tcW w:w="972" w:type="pct"/>
            <w:tcBorders>
              <w:top w:val="single" w:sz="12" w:space="0" w:color="auto"/>
              <w:bottom w:val="single" w:sz="12" w:space="0" w:color="auto"/>
            </w:tcBorders>
            <w:shd w:val="clear" w:color="auto" w:fill="auto"/>
            <w:noWrap/>
            <w:vAlign w:val="center"/>
          </w:tcPr>
          <w:p w14:paraId="16151433" w14:textId="77777777" w:rsidR="00182F44" w:rsidRPr="001911F7" w:rsidRDefault="00182F44" w:rsidP="00737BE7">
            <w:pPr>
              <w:spacing w:before="0" w:after="0" w:line="240" w:lineRule="auto"/>
              <w:ind w:firstLine="0"/>
              <w:jc w:val="left"/>
              <w:rPr>
                <w:rFonts w:eastAsia="Times New Roman"/>
                <w:b/>
                <w:bCs/>
                <w:lang w:bidi="bn-BD"/>
              </w:rPr>
            </w:pPr>
            <w:r w:rsidRPr="001911F7">
              <w:rPr>
                <w:rFonts w:eastAsia="Times New Roman"/>
                <w:b/>
                <w:bCs/>
                <w:lang w:bidi="bn-BD"/>
              </w:rPr>
              <w:t>Regions</w:t>
            </w:r>
          </w:p>
        </w:tc>
        <w:tc>
          <w:tcPr>
            <w:tcW w:w="579" w:type="pct"/>
            <w:tcBorders>
              <w:top w:val="single" w:sz="12" w:space="0" w:color="auto"/>
              <w:bottom w:val="single" w:sz="12" w:space="0" w:color="auto"/>
            </w:tcBorders>
            <w:vAlign w:val="center"/>
          </w:tcPr>
          <w:p w14:paraId="41B49B54" w14:textId="77777777" w:rsidR="00182F44" w:rsidRPr="001911F7" w:rsidRDefault="00182F44" w:rsidP="00737BE7">
            <w:pPr>
              <w:spacing w:before="0" w:after="0" w:line="240" w:lineRule="auto"/>
              <w:ind w:firstLine="0"/>
              <w:jc w:val="left"/>
              <w:rPr>
                <w:rFonts w:eastAsia="Times New Roman"/>
                <w:b/>
                <w:bCs/>
                <w:lang w:bidi="bn-BD"/>
              </w:rPr>
            </w:pPr>
            <w:r w:rsidRPr="001911F7">
              <w:rPr>
                <w:b/>
                <w:bCs/>
                <w:i/>
                <w:iCs/>
              </w:rPr>
              <w:t>L</w:t>
            </w:r>
            <w:r w:rsidRPr="001911F7">
              <w:rPr>
                <w:b/>
                <w:bCs/>
                <w:i/>
                <w:iCs/>
                <w:vertAlign w:val="subscript"/>
              </w:rPr>
              <w:t>∞</w:t>
            </w:r>
          </w:p>
        </w:tc>
        <w:tc>
          <w:tcPr>
            <w:tcW w:w="579" w:type="pct"/>
            <w:tcBorders>
              <w:top w:val="single" w:sz="12" w:space="0" w:color="auto"/>
              <w:bottom w:val="single" w:sz="12" w:space="0" w:color="auto"/>
            </w:tcBorders>
            <w:vAlign w:val="center"/>
          </w:tcPr>
          <w:p w14:paraId="48B7C533" w14:textId="77777777" w:rsidR="00182F44" w:rsidRPr="001911F7" w:rsidRDefault="00182F44" w:rsidP="00737BE7">
            <w:pPr>
              <w:spacing w:before="0" w:after="0" w:line="240" w:lineRule="auto"/>
              <w:ind w:firstLine="0"/>
              <w:jc w:val="left"/>
              <w:rPr>
                <w:rFonts w:eastAsia="Times New Roman"/>
                <w:b/>
                <w:bCs/>
                <w:lang w:bidi="bn-BD"/>
              </w:rPr>
            </w:pPr>
            <w:r w:rsidRPr="001911F7">
              <w:rPr>
                <w:b/>
                <w:bCs/>
                <w:i/>
              </w:rPr>
              <w:t>L</w:t>
            </w:r>
            <w:r w:rsidRPr="001911F7">
              <w:rPr>
                <w:b/>
                <w:bCs/>
                <w:i/>
                <w:vertAlign w:val="subscript"/>
              </w:rPr>
              <w:t>max</w:t>
            </w:r>
          </w:p>
        </w:tc>
        <w:tc>
          <w:tcPr>
            <w:tcW w:w="579" w:type="pct"/>
            <w:tcBorders>
              <w:top w:val="single" w:sz="12" w:space="0" w:color="auto"/>
              <w:bottom w:val="single" w:sz="12" w:space="0" w:color="auto"/>
            </w:tcBorders>
            <w:vAlign w:val="center"/>
          </w:tcPr>
          <w:p w14:paraId="4D150DA4" w14:textId="77777777" w:rsidR="00182F44" w:rsidRPr="001911F7" w:rsidRDefault="00182F44" w:rsidP="00737BE7">
            <w:pPr>
              <w:spacing w:before="0" w:after="0" w:line="240" w:lineRule="auto"/>
              <w:ind w:firstLine="0"/>
              <w:jc w:val="left"/>
              <w:rPr>
                <w:rFonts w:eastAsia="Times New Roman"/>
                <w:b/>
                <w:bCs/>
                <w:lang w:bidi="bn-BD"/>
              </w:rPr>
            </w:pPr>
            <w:r w:rsidRPr="001911F7">
              <w:rPr>
                <w:b/>
                <w:bCs/>
                <w:i/>
              </w:rPr>
              <w:t>L</w:t>
            </w:r>
            <w:r w:rsidRPr="001911F7">
              <w:rPr>
                <w:b/>
                <w:bCs/>
                <w:i/>
                <w:vertAlign w:val="subscript"/>
              </w:rPr>
              <w:t>opt</w:t>
            </w:r>
          </w:p>
        </w:tc>
        <w:tc>
          <w:tcPr>
            <w:tcW w:w="579" w:type="pct"/>
            <w:tcBorders>
              <w:top w:val="single" w:sz="12" w:space="0" w:color="auto"/>
              <w:bottom w:val="single" w:sz="12" w:space="0" w:color="auto"/>
            </w:tcBorders>
            <w:vAlign w:val="center"/>
          </w:tcPr>
          <w:p w14:paraId="3BB93DCC" w14:textId="77777777" w:rsidR="00182F44" w:rsidRPr="001911F7" w:rsidRDefault="00182F44" w:rsidP="00737BE7">
            <w:pPr>
              <w:spacing w:before="0" w:after="0" w:line="240" w:lineRule="auto"/>
              <w:ind w:firstLine="0"/>
              <w:jc w:val="left"/>
              <w:rPr>
                <w:rFonts w:eastAsia="Times New Roman"/>
                <w:b/>
                <w:bCs/>
                <w:lang w:bidi="bn-BD"/>
              </w:rPr>
            </w:pPr>
            <w:r w:rsidRPr="001911F7">
              <w:rPr>
                <w:b/>
                <w:bCs/>
                <w:i/>
              </w:rPr>
              <w:t>L</w:t>
            </w:r>
            <w:r w:rsidRPr="001911F7">
              <w:rPr>
                <w:b/>
                <w:bCs/>
                <w:i/>
                <w:vertAlign w:val="subscript"/>
              </w:rPr>
              <w:t>mat</w:t>
            </w:r>
          </w:p>
        </w:tc>
        <w:tc>
          <w:tcPr>
            <w:tcW w:w="1711" w:type="pct"/>
            <w:tcBorders>
              <w:top w:val="single" w:sz="12" w:space="0" w:color="auto"/>
              <w:bottom w:val="single" w:sz="12" w:space="0" w:color="auto"/>
            </w:tcBorders>
            <w:vAlign w:val="center"/>
          </w:tcPr>
          <w:p w14:paraId="4C848031" w14:textId="77777777" w:rsidR="00182F44" w:rsidRPr="001911F7" w:rsidRDefault="00182F44" w:rsidP="00737BE7">
            <w:pPr>
              <w:spacing w:before="0" w:after="0" w:line="240" w:lineRule="auto"/>
              <w:ind w:firstLine="0"/>
              <w:jc w:val="center"/>
              <w:rPr>
                <w:rFonts w:eastAsia="Times New Roman"/>
                <w:b/>
                <w:bCs/>
                <w:lang w:bidi="bn-BD"/>
              </w:rPr>
            </w:pPr>
            <w:r w:rsidRPr="001911F7">
              <w:rPr>
                <w:rFonts w:eastAsia="Times New Roman"/>
                <w:b/>
                <w:bCs/>
                <w:lang w:bidi="bn-BD"/>
              </w:rPr>
              <w:t>Reference</w:t>
            </w:r>
          </w:p>
        </w:tc>
      </w:tr>
      <w:tr w:rsidR="001911F7" w:rsidRPr="001911F7" w14:paraId="4AA873A8" w14:textId="77777777" w:rsidTr="00737BE7">
        <w:trPr>
          <w:trHeight w:val="390"/>
        </w:trPr>
        <w:tc>
          <w:tcPr>
            <w:tcW w:w="972" w:type="pct"/>
            <w:tcBorders>
              <w:top w:val="nil"/>
            </w:tcBorders>
            <w:shd w:val="clear" w:color="auto" w:fill="auto"/>
            <w:noWrap/>
            <w:vAlign w:val="center"/>
          </w:tcPr>
          <w:p w14:paraId="5A0152F4" w14:textId="77777777" w:rsidR="00182F44" w:rsidRPr="001911F7" w:rsidRDefault="00182F44" w:rsidP="00737BE7">
            <w:pPr>
              <w:spacing w:before="0" w:after="0" w:line="240" w:lineRule="auto"/>
              <w:ind w:firstLine="0"/>
              <w:jc w:val="left"/>
            </w:pPr>
            <w:r w:rsidRPr="001911F7">
              <w:rPr>
                <w:rFonts w:eastAsia="Times New Roman"/>
                <w:lang w:bidi="bn-BD"/>
              </w:rPr>
              <w:t>Bangladesh</w:t>
            </w:r>
          </w:p>
        </w:tc>
        <w:tc>
          <w:tcPr>
            <w:tcW w:w="579" w:type="pct"/>
            <w:tcBorders>
              <w:top w:val="nil"/>
            </w:tcBorders>
            <w:vAlign w:val="center"/>
          </w:tcPr>
          <w:p w14:paraId="7FD8342D" w14:textId="77777777" w:rsidR="00182F44" w:rsidRPr="001911F7" w:rsidRDefault="00182F44" w:rsidP="00737BE7">
            <w:pPr>
              <w:spacing w:before="0" w:after="0" w:line="240" w:lineRule="auto"/>
              <w:ind w:firstLine="0"/>
              <w:jc w:val="left"/>
            </w:pPr>
            <w:r w:rsidRPr="001911F7">
              <w:t>98.95</w:t>
            </w:r>
          </w:p>
        </w:tc>
        <w:tc>
          <w:tcPr>
            <w:tcW w:w="579" w:type="pct"/>
            <w:tcBorders>
              <w:top w:val="nil"/>
            </w:tcBorders>
            <w:vAlign w:val="center"/>
          </w:tcPr>
          <w:p w14:paraId="2456A4E0" w14:textId="77777777" w:rsidR="00182F44" w:rsidRPr="001911F7" w:rsidRDefault="00182F44" w:rsidP="00737BE7">
            <w:pPr>
              <w:spacing w:before="0" w:after="0" w:line="240" w:lineRule="auto"/>
              <w:ind w:firstLine="0"/>
              <w:jc w:val="left"/>
            </w:pPr>
            <w:r w:rsidRPr="001911F7">
              <w:t>94.00</w:t>
            </w:r>
          </w:p>
        </w:tc>
        <w:tc>
          <w:tcPr>
            <w:tcW w:w="579" w:type="pct"/>
            <w:tcBorders>
              <w:top w:val="nil"/>
            </w:tcBorders>
            <w:vAlign w:val="center"/>
          </w:tcPr>
          <w:p w14:paraId="2AFFE909" w14:textId="77777777" w:rsidR="00182F44" w:rsidRPr="001911F7" w:rsidRDefault="00182F44" w:rsidP="00737BE7">
            <w:pPr>
              <w:spacing w:before="0" w:after="0" w:line="240" w:lineRule="auto"/>
              <w:ind w:firstLine="0"/>
              <w:jc w:val="left"/>
            </w:pPr>
            <w:r w:rsidRPr="001911F7">
              <w:t>56.65</w:t>
            </w:r>
          </w:p>
        </w:tc>
        <w:tc>
          <w:tcPr>
            <w:tcW w:w="579" w:type="pct"/>
            <w:tcBorders>
              <w:top w:val="nil"/>
            </w:tcBorders>
            <w:vAlign w:val="center"/>
          </w:tcPr>
          <w:p w14:paraId="369BD8EF" w14:textId="77777777" w:rsidR="00182F44" w:rsidRPr="001911F7" w:rsidRDefault="00182F44" w:rsidP="00737BE7">
            <w:pPr>
              <w:spacing w:before="0" w:after="0" w:line="240" w:lineRule="auto"/>
              <w:ind w:firstLine="0"/>
              <w:jc w:val="left"/>
            </w:pPr>
            <w:r w:rsidRPr="001911F7">
              <w:t>52.66</w:t>
            </w:r>
          </w:p>
        </w:tc>
        <w:tc>
          <w:tcPr>
            <w:tcW w:w="1711" w:type="pct"/>
            <w:tcBorders>
              <w:top w:val="nil"/>
            </w:tcBorders>
            <w:vAlign w:val="center"/>
          </w:tcPr>
          <w:p w14:paraId="13DE1A6D" w14:textId="77777777" w:rsidR="00182F44" w:rsidRPr="001911F7" w:rsidRDefault="00182F44" w:rsidP="00737BE7">
            <w:pPr>
              <w:spacing w:before="0" w:after="0" w:line="240" w:lineRule="auto"/>
              <w:ind w:firstLine="0"/>
              <w:jc w:val="left"/>
            </w:pPr>
            <w:r w:rsidRPr="001911F7">
              <w:t>Rahman, 2005</w:t>
            </w:r>
          </w:p>
        </w:tc>
      </w:tr>
      <w:tr w:rsidR="001911F7" w:rsidRPr="001911F7" w14:paraId="052D4F15" w14:textId="77777777" w:rsidTr="00737BE7">
        <w:trPr>
          <w:trHeight w:val="390"/>
        </w:trPr>
        <w:tc>
          <w:tcPr>
            <w:tcW w:w="972" w:type="pct"/>
            <w:tcBorders>
              <w:top w:val="nil"/>
            </w:tcBorders>
            <w:shd w:val="clear" w:color="auto" w:fill="auto"/>
            <w:noWrap/>
            <w:vAlign w:val="center"/>
          </w:tcPr>
          <w:p w14:paraId="3B69C661" w14:textId="77777777" w:rsidR="00182F44" w:rsidRPr="001911F7" w:rsidRDefault="00182F44" w:rsidP="00737BE7">
            <w:pPr>
              <w:spacing w:before="0" w:after="0" w:line="240" w:lineRule="auto"/>
              <w:ind w:firstLine="0"/>
              <w:jc w:val="left"/>
            </w:pPr>
            <w:r w:rsidRPr="001911F7">
              <w:t>India</w:t>
            </w:r>
          </w:p>
        </w:tc>
        <w:tc>
          <w:tcPr>
            <w:tcW w:w="579" w:type="pct"/>
            <w:tcBorders>
              <w:top w:val="nil"/>
            </w:tcBorders>
            <w:vAlign w:val="center"/>
          </w:tcPr>
          <w:p w14:paraId="63EC429D" w14:textId="77777777" w:rsidR="00182F44" w:rsidRPr="001911F7" w:rsidRDefault="00182F44" w:rsidP="00737BE7">
            <w:pPr>
              <w:spacing w:before="0" w:after="0" w:line="240" w:lineRule="auto"/>
              <w:ind w:firstLine="0"/>
              <w:jc w:val="left"/>
            </w:pPr>
            <w:r w:rsidRPr="001911F7">
              <w:t>125.26</w:t>
            </w:r>
          </w:p>
        </w:tc>
        <w:tc>
          <w:tcPr>
            <w:tcW w:w="579" w:type="pct"/>
            <w:tcBorders>
              <w:top w:val="nil"/>
            </w:tcBorders>
            <w:vAlign w:val="center"/>
          </w:tcPr>
          <w:p w14:paraId="79C476E5" w14:textId="77777777" w:rsidR="00182F44" w:rsidRPr="001911F7" w:rsidRDefault="00182F44" w:rsidP="00737BE7">
            <w:pPr>
              <w:spacing w:before="0" w:after="0" w:line="240" w:lineRule="auto"/>
              <w:ind w:firstLine="0"/>
              <w:jc w:val="left"/>
              <w:rPr>
                <w:sz w:val="22"/>
                <w:szCs w:val="22"/>
              </w:rPr>
            </w:pPr>
            <w:r w:rsidRPr="001911F7">
              <w:t>119</w:t>
            </w:r>
          </w:p>
        </w:tc>
        <w:tc>
          <w:tcPr>
            <w:tcW w:w="579" w:type="pct"/>
            <w:tcBorders>
              <w:top w:val="nil"/>
            </w:tcBorders>
            <w:vAlign w:val="center"/>
          </w:tcPr>
          <w:p w14:paraId="011224AF" w14:textId="77777777" w:rsidR="00182F44" w:rsidRPr="001911F7" w:rsidRDefault="00182F44" w:rsidP="00737BE7">
            <w:pPr>
              <w:spacing w:before="0" w:after="0" w:line="240" w:lineRule="auto"/>
              <w:ind w:firstLine="0"/>
              <w:jc w:val="left"/>
            </w:pPr>
            <w:r w:rsidRPr="001911F7">
              <w:t>70.80</w:t>
            </w:r>
          </w:p>
        </w:tc>
        <w:tc>
          <w:tcPr>
            <w:tcW w:w="579" w:type="pct"/>
            <w:tcBorders>
              <w:top w:val="nil"/>
            </w:tcBorders>
            <w:vAlign w:val="center"/>
          </w:tcPr>
          <w:p w14:paraId="3015F9DC" w14:textId="77777777" w:rsidR="00182F44" w:rsidRPr="001911F7" w:rsidRDefault="00182F44" w:rsidP="00737BE7">
            <w:pPr>
              <w:spacing w:before="0" w:after="0" w:line="240" w:lineRule="auto"/>
              <w:ind w:firstLine="0"/>
              <w:jc w:val="left"/>
            </w:pPr>
            <w:r w:rsidRPr="001911F7">
              <w:t>65.08</w:t>
            </w:r>
          </w:p>
        </w:tc>
        <w:tc>
          <w:tcPr>
            <w:tcW w:w="1711" w:type="pct"/>
            <w:tcBorders>
              <w:top w:val="nil"/>
            </w:tcBorders>
            <w:vAlign w:val="center"/>
          </w:tcPr>
          <w:p w14:paraId="561F2DCF" w14:textId="77777777" w:rsidR="00182F44" w:rsidRPr="007A0BD1" w:rsidRDefault="00182F44" w:rsidP="00737BE7">
            <w:pPr>
              <w:spacing w:before="0" w:after="0" w:line="240" w:lineRule="auto"/>
              <w:ind w:firstLine="0"/>
              <w:jc w:val="left"/>
            </w:pPr>
            <w:r w:rsidRPr="007A0BD1">
              <w:t>Khan et al., 2019</w:t>
            </w:r>
          </w:p>
        </w:tc>
      </w:tr>
      <w:tr w:rsidR="001911F7" w:rsidRPr="001911F7" w14:paraId="00CF723D" w14:textId="77777777" w:rsidTr="00737BE7">
        <w:trPr>
          <w:trHeight w:val="390"/>
        </w:trPr>
        <w:tc>
          <w:tcPr>
            <w:tcW w:w="972" w:type="pct"/>
            <w:tcBorders>
              <w:top w:val="nil"/>
            </w:tcBorders>
            <w:shd w:val="clear" w:color="auto" w:fill="auto"/>
            <w:noWrap/>
            <w:vAlign w:val="center"/>
          </w:tcPr>
          <w:p w14:paraId="363F9193" w14:textId="77777777" w:rsidR="00182F44" w:rsidRPr="001911F7" w:rsidRDefault="00182F44" w:rsidP="00737BE7">
            <w:pPr>
              <w:spacing w:before="0" w:after="0" w:line="240" w:lineRule="auto"/>
              <w:ind w:firstLine="0"/>
              <w:jc w:val="left"/>
            </w:pPr>
            <w:r w:rsidRPr="001911F7">
              <w:t>India</w:t>
            </w:r>
          </w:p>
        </w:tc>
        <w:tc>
          <w:tcPr>
            <w:tcW w:w="579" w:type="pct"/>
            <w:tcBorders>
              <w:top w:val="nil"/>
            </w:tcBorders>
            <w:vAlign w:val="center"/>
          </w:tcPr>
          <w:p w14:paraId="3FC0900A" w14:textId="77777777" w:rsidR="00182F44" w:rsidRPr="001911F7" w:rsidRDefault="00182F44" w:rsidP="00737BE7">
            <w:pPr>
              <w:spacing w:before="0" w:after="0" w:line="240" w:lineRule="auto"/>
              <w:ind w:firstLine="0"/>
              <w:jc w:val="left"/>
            </w:pPr>
            <w:r w:rsidRPr="001911F7">
              <w:t>192.42</w:t>
            </w:r>
          </w:p>
        </w:tc>
        <w:tc>
          <w:tcPr>
            <w:tcW w:w="579" w:type="pct"/>
            <w:tcBorders>
              <w:top w:val="nil"/>
            </w:tcBorders>
            <w:vAlign w:val="center"/>
          </w:tcPr>
          <w:p w14:paraId="5962AF17" w14:textId="77777777" w:rsidR="00182F44" w:rsidRPr="001911F7" w:rsidRDefault="00182F44" w:rsidP="00737BE7">
            <w:pPr>
              <w:spacing w:before="0" w:after="0" w:line="240" w:lineRule="auto"/>
              <w:ind w:firstLine="0"/>
              <w:jc w:val="left"/>
            </w:pPr>
            <w:r w:rsidRPr="001911F7">
              <w:t>182.8</w:t>
            </w:r>
          </w:p>
        </w:tc>
        <w:tc>
          <w:tcPr>
            <w:tcW w:w="579" w:type="pct"/>
            <w:tcBorders>
              <w:top w:val="nil"/>
            </w:tcBorders>
            <w:vAlign w:val="center"/>
          </w:tcPr>
          <w:p w14:paraId="39E3EEEE" w14:textId="77777777" w:rsidR="00182F44" w:rsidRPr="001911F7" w:rsidRDefault="00182F44" w:rsidP="00737BE7">
            <w:pPr>
              <w:spacing w:before="0" w:after="0" w:line="240" w:lineRule="auto"/>
              <w:ind w:firstLine="0"/>
              <w:jc w:val="left"/>
            </w:pPr>
            <w:r w:rsidRPr="001911F7">
              <w:t>106.24</w:t>
            </w:r>
          </w:p>
        </w:tc>
        <w:tc>
          <w:tcPr>
            <w:tcW w:w="579" w:type="pct"/>
            <w:tcBorders>
              <w:top w:val="nil"/>
            </w:tcBorders>
            <w:vAlign w:val="center"/>
          </w:tcPr>
          <w:p w14:paraId="7851F7AD" w14:textId="77777777" w:rsidR="00182F44" w:rsidRPr="001911F7" w:rsidRDefault="00182F44" w:rsidP="00737BE7">
            <w:pPr>
              <w:spacing w:before="0" w:after="0" w:line="240" w:lineRule="auto"/>
              <w:ind w:firstLine="0"/>
              <w:jc w:val="left"/>
            </w:pPr>
            <w:r w:rsidRPr="001911F7">
              <w:t>95.68</w:t>
            </w:r>
          </w:p>
        </w:tc>
        <w:tc>
          <w:tcPr>
            <w:tcW w:w="1711" w:type="pct"/>
            <w:tcBorders>
              <w:top w:val="nil"/>
            </w:tcBorders>
            <w:vAlign w:val="center"/>
          </w:tcPr>
          <w:p w14:paraId="7B97922B" w14:textId="77777777" w:rsidR="00182F44" w:rsidRPr="001911F7" w:rsidRDefault="00182F44" w:rsidP="00737BE7">
            <w:pPr>
              <w:spacing w:before="0" w:after="0" w:line="240" w:lineRule="auto"/>
              <w:ind w:firstLine="0"/>
              <w:jc w:val="left"/>
            </w:pPr>
            <w:r w:rsidRPr="001911F7">
              <w:t>Day, 1878; Misra, 1959</w:t>
            </w:r>
          </w:p>
        </w:tc>
      </w:tr>
      <w:tr w:rsidR="001911F7" w:rsidRPr="001911F7" w14:paraId="135ADFDB" w14:textId="77777777" w:rsidTr="00737BE7">
        <w:trPr>
          <w:trHeight w:val="390"/>
        </w:trPr>
        <w:tc>
          <w:tcPr>
            <w:tcW w:w="972" w:type="pct"/>
            <w:tcBorders>
              <w:top w:val="nil"/>
            </w:tcBorders>
            <w:shd w:val="clear" w:color="auto" w:fill="auto"/>
            <w:noWrap/>
            <w:vAlign w:val="center"/>
          </w:tcPr>
          <w:p w14:paraId="315E2FF4" w14:textId="77777777" w:rsidR="00182F44" w:rsidRPr="001911F7" w:rsidRDefault="00182F44" w:rsidP="00737BE7">
            <w:pPr>
              <w:spacing w:before="0" w:after="0" w:line="240" w:lineRule="auto"/>
              <w:ind w:firstLine="0"/>
              <w:jc w:val="left"/>
            </w:pPr>
            <w:r w:rsidRPr="001911F7">
              <w:t>India</w:t>
            </w:r>
          </w:p>
        </w:tc>
        <w:tc>
          <w:tcPr>
            <w:tcW w:w="579" w:type="pct"/>
            <w:tcBorders>
              <w:top w:val="nil"/>
            </w:tcBorders>
            <w:vAlign w:val="center"/>
          </w:tcPr>
          <w:p w14:paraId="05627A6A" w14:textId="77777777" w:rsidR="00182F44" w:rsidRPr="001911F7" w:rsidRDefault="00182F44" w:rsidP="00737BE7">
            <w:pPr>
              <w:spacing w:before="0" w:after="0" w:line="240" w:lineRule="auto"/>
              <w:ind w:firstLine="0"/>
              <w:jc w:val="left"/>
            </w:pPr>
            <w:r w:rsidRPr="001911F7">
              <w:t>128.42</w:t>
            </w:r>
          </w:p>
        </w:tc>
        <w:tc>
          <w:tcPr>
            <w:tcW w:w="579" w:type="pct"/>
            <w:tcBorders>
              <w:top w:val="nil"/>
            </w:tcBorders>
            <w:vAlign w:val="center"/>
          </w:tcPr>
          <w:p w14:paraId="2DFEDA29" w14:textId="77777777" w:rsidR="00182F44" w:rsidRPr="001911F7" w:rsidRDefault="00182F44" w:rsidP="00737BE7">
            <w:pPr>
              <w:spacing w:before="0" w:after="0" w:line="240" w:lineRule="auto"/>
              <w:ind w:firstLine="0"/>
              <w:jc w:val="left"/>
            </w:pPr>
            <w:r w:rsidRPr="001911F7">
              <w:t>122.00</w:t>
            </w:r>
          </w:p>
        </w:tc>
        <w:tc>
          <w:tcPr>
            <w:tcW w:w="579" w:type="pct"/>
            <w:tcBorders>
              <w:top w:val="nil"/>
            </w:tcBorders>
            <w:vAlign w:val="center"/>
          </w:tcPr>
          <w:p w14:paraId="25042815" w14:textId="77777777" w:rsidR="00182F44" w:rsidRPr="001911F7" w:rsidRDefault="00182F44" w:rsidP="00737BE7">
            <w:pPr>
              <w:spacing w:before="0" w:after="0" w:line="240" w:lineRule="auto"/>
              <w:ind w:firstLine="0"/>
              <w:jc w:val="left"/>
            </w:pPr>
            <w:r w:rsidRPr="001911F7">
              <w:t>72.49</w:t>
            </w:r>
          </w:p>
        </w:tc>
        <w:tc>
          <w:tcPr>
            <w:tcW w:w="579" w:type="pct"/>
            <w:tcBorders>
              <w:top w:val="nil"/>
            </w:tcBorders>
            <w:vAlign w:val="center"/>
          </w:tcPr>
          <w:p w14:paraId="2B826CE8" w14:textId="77777777" w:rsidR="00182F44" w:rsidRPr="001911F7" w:rsidRDefault="00182F44" w:rsidP="00737BE7">
            <w:pPr>
              <w:spacing w:before="0" w:after="0" w:line="240" w:lineRule="auto"/>
              <w:ind w:firstLine="0"/>
              <w:jc w:val="left"/>
            </w:pPr>
            <w:r w:rsidRPr="001911F7">
              <w:t>66.55</w:t>
            </w:r>
          </w:p>
        </w:tc>
        <w:tc>
          <w:tcPr>
            <w:tcW w:w="1711" w:type="pct"/>
            <w:tcBorders>
              <w:top w:val="nil"/>
            </w:tcBorders>
            <w:vAlign w:val="center"/>
          </w:tcPr>
          <w:p w14:paraId="4598D61D" w14:textId="77777777" w:rsidR="00182F44" w:rsidRPr="001911F7" w:rsidRDefault="00182F44" w:rsidP="00737BE7">
            <w:pPr>
              <w:spacing w:before="0" w:after="0" w:line="240" w:lineRule="auto"/>
              <w:ind w:firstLine="0"/>
              <w:jc w:val="left"/>
            </w:pPr>
            <w:r w:rsidRPr="001911F7">
              <w:t>Job et al., 1955</w:t>
            </w:r>
          </w:p>
        </w:tc>
      </w:tr>
      <w:tr w:rsidR="001911F7" w:rsidRPr="001911F7" w14:paraId="6A8FEC42" w14:textId="77777777" w:rsidTr="00737BE7">
        <w:trPr>
          <w:trHeight w:val="390"/>
        </w:trPr>
        <w:tc>
          <w:tcPr>
            <w:tcW w:w="972" w:type="pct"/>
            <w:tcBorders>
              <w:top w:val="nil"/>
            </w:tcBorders>
            <w:shd w:val="clear" w:color="auto" w:fill="auto"/>
            <w:noWrap/>
            <w:vAlign w:val="center"/>
          </w:tcPr>
          <w:p w14:paraId="204A911A" w14:textId="77777777" w:rsidR="00182F44" w:rsidRPr="001911F7" w:rsidRDefault="00182F44" w:rsidP="00737BE7">
            <w:pPr>
              <w:spacing w:before="0" w:after="0" w:line="240" w:lineRule="auto"/>
              <w:ind w:firstLine="0"/>
              <w:jc w:val="left"/>
            </w:pPr>
            <w:r w:rsidRPr="001911F7">
              <w:t>India</w:t>
            </w:r>
          </w:p>
        </w:tc>
        <w:tc>
          <w:tcPr>
            <w:tcW w:w="579" w:type="pct"/>
            <w:tcBorders>
              <w:top w:val="nil"/>
            </w:tcBorders>
            <w:vAlign w:val="center"/>
          </w:tcPr>
          <w:p w14:paraId="67AD634A" w14:textId="77777777" w:rsidR="00182F44" w:rsidRPr="001911F7" w:rsidRDefault="00182F44" w:rsidP="00737BE7">
            <w:pPr>
              <w:spacing w:before="0" w:after="0" w:line="240" w:lineRule="auto"/>
              <w:ind w:firstLine="0"/>
              <w:jc w:val="left"/>
            </w:pPr>
            <w:r w:rsidRPr="001911F7">
              <w:t>166.44</w:t>
            </w:r>
          </w:p>
        </w:tc>
        <w:tc>
          <w:tcPr>
            <w:tcW w:w="579" w:type="pct"/>
            <w:tcBorders>
              <w:top w:val="nil"/>
            </w:tcBorders>
            <w:vAlign w:val="center"/>
          </w:tcPr>
          <w:p w14:paraId="01C70DB7" w14:textId="77777777" w:rsidR="00182F44" w:rsidRPr="001911F7" w:rsidRDefault="00182F44" w:rsidP="00737BE7">
            <w:pPr>
              <w:spacing w:before="0" w:after="0" w:line="240" w:lineRule="auto"/>
              <w:ind w:firstLine="0"/>
              <w:jc w:val="left"/>
            </w:pPr>
            <w:r w:rsidRPr="001911F7">
              <w:t>158.12</w:t>
            </w:r>
          </w:p>
        </w:tc>
        <w:tc>
          <w:tcPr>
            <w:tcW w:w="579" w:type="pct"/>
            <w:tcBorders>
              <w:top w:val="nil"/>
            </w:tcBorders>
            <w:vAlign w:val="center"/>
          </w:tcPr>
          <w:p w14:paraId="4C65D44F" w14:textId="77777777" w:rsidR="00182F44" w:rsidRPr="001911F7" w:rsidRDefault="00182F44" w:rsidP="00737BE7">
            <w:pPr>
              <w:spacing w:before="0" w:after="0" w:line="240" w:lineRule="auto"/>
              <w:ind w:firstLine="0"/>
              <w:jc w:val="left"/>
            </w:pPr>
            <w:r w:rsidRPr="001911F7">
              <w:t>92.63</w:t>
            </w:r>
          </w:p>
        </w:tc>
        <w:tc>
          <w:tcPr>
            <w:tcW w:w="579" w:type="pct"/>
            <w:tcBorders>
              <w:top w:val="nil"/>
            </w:tcBorders>
            <w:vAlign w:val="center"/>
          </w:tcPr>
          <w:p w14:paraId="798EC8B1" w14:textId="77777777" w:rsidR="00182F44" w:rsidRPr="001911F7" w:rsidRDefault="00182F44" w:rsidP="00737BE7">
            <w:pPr>
              <w:spacing w:before="0" w:after="0" w:line="240" w:lineRule="auto"/>
              <w:ind w:firstLine="0"/>
              <w:jc w:val="left"/>
            </w:pPr>
            <w:r w:rsidRPr="001911F7">
              <w:t>84.00</w:t>
            </w:r>
          </w:p>
        </w:tc>
        <w:tc>
          <w:tcPr>
            <w:tcW w:w="1711" w:type="pct"/>
            <w:tcBorders>
              <w:top w:val="nil"/>
            </w:tcBorders>
            <w:vAlign w:val="center"/>
          </w:tcPr>
          <w:p w14:paraId="75B63804" w14:textId="77777777" w:rsidR="00182F44" w:rsidRPr="001911F7" w:rsidRDefault="00182F44" w:rsidP="00737BE7">
            <w:pPr>
              <w:spacing w:before="0" w:after="0" w:line="240" w:lineRule="auto"/>
              <w:ind w:firstLine="0"/>
              <w:jc w:val="left"/>
            </w:pPr>
            <w:r w:rsidRPr="001911F7">
              <w:t>Saigal, 1964</w:t>
            </w:r>
          </w:p>
        </w:tc>
      </w:tr>
      <w:tr w:rsidR="001911F7" w:rsidRPr="001911F7" w14:paraId="1E00D5C0" w14:textId="77777777" w:rsidTr="00737BE7">
        <w:trPr>
          <w:trHeight w:val="390"/>
        </w:trPr>
        <w:tc>
          <w:tcPr>
            <w:tcW w:w="972" w:type="pct"/>
            <w:tcBorders>
              <w:top w:val="nil"/>
            </w:tcBorders>
            <w:shd w:val="clear" w:color="auto" w:fill="auto"/>
            <w:noWrap/>
            <w:vAlign w:val="center"/>
          </w:tcPr>
          <w:p w14:paraId="2E679517" w14:textId="77777777" w:rsidR="00182F44" w:rsidRPr="001911F7" w:rsidRDefault="00182F44" w:rsidP="00737BE7">
            <w:pPr>
              <w:spacing w:before="0" w:after="0" w:line="240" w:lineRule="auto"/>
              <w:ind w:firstLine="0"/>
              <w:jc w:val="left"/>
              <w:rPr>
                <w:b/>
                <w:bCs/>
              </w:rPr>
            </w:pPr>
            <w:r w:rsidRPr="001911F7">
              <w:t>India</w:t>
            </w:r>
          </w:p>
        </w:tc>
        <w:tc>
          <w:tcPr>
            <w:tcW w:w="579" w:type="pct"/>
            <w:tcBorders>
              <w:top w:val="nil"/>
            </w:tcBorders>
            <w:vAlign w:val="center"/>
          </w:tcPr>
          <w:p w14:paraId="56CF6986" w14:textId="77777777" w:rsidR="00182F44" w:rsidRPr="001911F7" w:rsidRDefault="00182F44" w:rsidP="00737BE7">
            <w:pPr>
              <w:spacing w:before="0" w:after="0" w:line="240" w:lineRule="auto"/>
              <w:ind w:firstLine="0"/>
              <w:jc w:val="left"/>
            </w:pPr>
            <w:r w:rsidRPr="001911F7">
              <w:t>108.72</w:t>
            </w:r>
          </w:p>
        </w:tc>
        <w:tc>
          <w:tcPr>
            <w:tcW w:w="579" w:type="pct"/>
            <w:tcBorders>
              <w:top w:val="nil"/>
            </w:tcBorders>
            <w:vAlign w:val="center"/>
          </w:tcPr>
          <w:p w14:paraId="6E100F2C" w14:textId="77777777" w:rsidR="00182F44" w:rsidRPr="001911F7" w:rsidRDefault="00182F44" w:rsidP="00737BE7">
            <w:pPr>
              <w:spacing w:before="0" w:after="0" w:line="240" w:lineRule="auto"/>
              <w:ind w:firstLine="0"/>
              <w:jc w:val="left"/>
            </w:pPr>
            <w:r w:rsidRPr="001911F7">
              <w:t>103.28</w:t>
            </w:r>
          </w:p>
        </w:tc>
        <w:tc>
          <w:tcPr>
            <w:tcW w:w="579" w:type="pct"/>
            <w:tcBorders>
              <w:top w:val="nil"/>
            </w:tcBorders>
            <w:vAlign w:val="center"/>
          </w:tcPr>
          <w:p w14:paraId="7922EE7C" w14:textId="77777777" w:rsidR="00182F44" w:rsidRPr="001911F7" w:rsidRDefault="00182F44" w:rsidP="00737BE7">
            <w:pPr>
              <w:spacing w:before="0" w:after="0" w:line="240" w:lineRule="auto"/>
              <w:ind w:firstLine="0"/>
              <w:jc w:val="left"/>
            </w:pPr>
            <w:r w:rsidRPr="001911F7">
              <w:t>61.92</w:t>
            </w:r>
          </w:p>
        </w:tc>
        <w:tc>
          <w:tcPr>
            <w:tcW w:w="579" w:type="pct"/>
            <w:tcBorders>
              <w:top w:val="nil"/>
            </w:tcBorders>
            <w:vAlign w:val="center"/>
          </w:tcPr>
          <w:p w14:paraId="4C2413A4" w14:textId="77777777" w:rsidR="00182F44" w:rsidRPr="001911F7" w:rsidRDefault="00182F44" w:rsidP="00737BE7">
            <w:pPr>
              <w:spacing w:before="0" w:after="0" w:line="240" w:lineRule="auto"/>
              <w:ind w:firstLine="0"/>
              <w:jc w:val="left"/>
            </w:pPr>
            <w:r w:rsidRPr="001911F7">
              <w:t>57.30</w:t>
            </w:r>
          </w:p>
        </w:tc>
        <w:tc>
          <w:tcPr>
            <w:tcW w:w="1711" w:type="pct"/>
            <w:tcBorders>
              <w:top w:val="nil"/>
            </w:tcBorders>
            <w:vAlign w:val="center"/>
          </w:tcPr>
          <w:p w14:paraId="1F125984" w14:textId="77777777" w:rsidR="00182F44" w:rsidRPr="001911F7" w:rsidRDefault="00182F44" w:rsidP="00737BE7">
            <w:pPr>
              <w:spacing w:before="0" w:after="0" w:line="240" w:lineRule="auto"/>
              <w:ind w:firstLine="0"/>
              <w:jc w:val="left"/>
            </w:pPr>
            <w:r w:rsidRPr="001911F7">
              <w:t>Ramakrishniah, 1992</w:t>
            </w:r>
          </w:p>
        </w:tc>
      </w:tr>
      <w:tr w:rsidR="001911F7" w:rsidRPr="001911F7" w14:paraId="133901C1" w14:textId="77777777" w:rsidTr="00737BE7">
        <w:trPr>
          <w:trHeight w:val="390"/>
        </w:trPr>
        <w:tc>
          <w:tcPr>
            <w:tcW w:w="972" w:type="pct"/>
            <w:tcBorders>
              <w:top w:val="nil"/>
            </w:tcBorders>
            <w:shd w:val="clear" w:color="auto" w:fill="auto"/>
            <w:noWrap/>
            <w:vAlign w:val="center"/>
          </w:tcPr>
          <w:p w14:paraId="2114F474" w14:textId="77777777" w:rsidR="00182F44" w:rsidRPr="001911F7" w:rsidRDefault="00182F44" w:rsidP="00737BE7">
            <w:pPr>
              <w:spacing w:before="0" w:after="0" w:line="240" w:lineRule="auto"/>
              <w:ind w:firstLine="0"/>
              <w:jc w:val="left"/>
            </w:pPr>
            <w:r w:rsidRPr="001911F7">
              <w:t>India</w:t>
            </w:r>
          </w:p>
        </w:tc>
        <w:tc>
          <w:tcPr>
            <w:tcW w:w="579" w:type="pct"/>
            <w:tcBorders>
              <w:top w:val="nil"/>
            </w:tcBorders>
            <w:vAlign w:val="center"/>
          </w:tcPr>
          <w:p w14:paraId="3BF2C77B" w14:textId="77777777" w:rsidR="00182F44" w:rsidRPr="001911F7" w:rsidRDefault="00182F44" w:rsidP="00737BE7">
            <w:pPr>
              <w:spacing w:before="0" w:after="0" w:line="240" w:lineRule="auto"/>
              <w:ind w:firstLine="0"/>
              <w:jc w:val="left"/>
            </w:pPr>
            <w:r w:rsidRPr="001911F7">
              <w:t>89.89</w:t>
            </w:r>
          </w:p>
        </w:tc>
        <w:tc>
          <w:tcPr>
            <w:tcW w:w="579" w:type="pct"/>
            <w:tcBorders>
              <w:top w:val="nil"/>
            </w:tcBorders>
            <w:vAlign w:val="center"/>
          </w:tcPr>
          <w:p w14:paraId="6BDB7C25" w14:textId="77777777" w:rsidR="00182F44" w:rsidRPr="001911F7" w:rsidRDefault="00182F44" w:rsidP="00737BE7">
            <w:pPr>
              <w:spacing w:before="0" w:after="0" w:line="240" w:lineRule="auto"/>
              <w:ind w:firstLine="0"/>
              <w:jc w:val="left"/>
            </w:pPr>
            <w:r w:rsidRPr="001911F7">
              <w:t>85.40</w:t>
            </w:r>
          </w:p>
        </w:tc>
        <w:tc>
          <w:tcPr>
            <w:tcW w:w="579" w:type="pct"/>
            <w:tcBorders>
              <w:top w:val="nil"/>
            </w:tcBorders>
            <w:vAlign w:val="center"/>
          </w:tcPr>
          <w:p w14:paraId="5E3675B3" w14:textId="77777777" w:rsidR="00182F44" w:rsidRPr="001911F7" w:rsidRDefault="00182F44" w:rsidP="00737BE7">
            <w:pPr>
              <w:spacing w:before="0" w:after="0" w:line="240" w:lineRule="auto"/>
              <w:ind w:firstLine="0"/>
              <w:jc w:val="left"/>
            </w:pPr>
            <w:r w:rsidRPr="001911F7">
              <w:t>51.74</w:t>
            </w:r>
          </w:p>
        </w:tc>
        <w:tc>
          <w:tcPr>
            <w:tcW w:w="579" w:type="pct"/>
            <w:tcBorders>
              <w:top w:val="nil"/>
            </w:tcBorders>
            <w:vAlign w:val="center"/>
          </w:tcPr>
          <w:p w14:paraId="6A4E4158" w14:textId="77777777" w:rsidR="00182F44" w:rsidRPr="001911F7" w:rsidRDefault="00182F44" w:rsidP="00737BE7">
            <w:pPr>
              <w:spacing w:before="0" w:after="0" w:line="240" w:lineRule="auto"/>
              <w:ind w:firstLine="0"/>
              <w:jc w:val="left"/>
            </w:pPr>
            <w:r w:rsidRPr="001911F7">
              <w:t>48.31</w:t>
            </w:r>
          </w:p>
        </w:tc>
        <w:tc>
          <w:tcPr>
            <w:tcW w:w="1711" w:type="pct"/>
            <w:tcBorders>
              <w:top w:val="nil"/>
            </w:tcBorders>
            <w:vAlign w:val="center"/>
          </w:tcPr>
          <w:p w14:paraId="572DCDB2" w14:textId="77777777" w:rsidR="00182F44" w:rsidRPr="001911F7" w:rsidRDefault="00182F44" w:rsidP="00737BE7">
            <w:pPr>
              <w:spacing w:before="0" w:after="0" w:line="240" w:lineRule="auto"/>
              <w:ind w:firstLine="0"/>
              <w:jc w:val="left"/>
            </w:pPr>
            <w:r w:rsidRPr="001911F7">
              <w:t>Nazir &amp; Khan, 2020</w:t>
            </w:r>
          </w:p>
        </w:tc>
      </w:tr>
      <w:tr w:rsidR="001911F7" w:rsidRPr="001911F7" w14:paraId="39CC35C2" w14:textId="77777777" w:rsidTr="00737BE7">
        <w:trPr>
          <w:trHeight w:val="390"/>
        </w:trPr>
        <w:tc>
          <w:tcPr>
            <w:tcW w:w="972" w:type="pct"/>
            <w:tcBorders>
              <w:top w:val="nil"/>
              <w:bottom w:val="nil"/>
            </w:tcBorders>
            <w:shd w:val="clear" w:color="auto" w:fill="auto"/>
            <w:noWrap/>
            <w:vAlign w:val="center"/>
          </w:tcPr>
          <w:p w14:paraId="0D0505A9" w14:textId="77777777" w:rsidR="00182F44" w:rsidRPr="001911F7" w:rsidRDefault="00182F44" w:rsidP="00737BE7">
            <w:pPr>
              <w:spacing w:before="0" w:after="0" w:line="240" w:lineRule="auto"/>
              <w:ind w:firstLine="0"/>
              <w:jc w:val="left"/>
            </w:pPr>
            <w:r w:rsidRPr="001911F7">
              <w:t>Pakistan</w:t>
            </w:r>
          </w:p>
        </w:tc>
        <w:tc>
          <w:tcPr>
            <w:tcW w:w="579" w:type="pct"/>
            <w:tcBorders>
              <w:top w:val="nil"/>
              <w:bottom w:val="nil"/>
            </w:tcBorders>
            <w:vAlign w:val="center"/>
          </w:tcPr>
          <w:p w14:paraId="14B6CEE2" w14:textId="77777777" w:rsidR="00182F44" w:rsidRPr="001911F7" w:rsidRDefault="00182F44" w:rsidP="00737BE7">
            <w:pPr>
              <w:spacing w:before="0" w:after="0" w:line="240" w:lineRule="auto"/>
              <w:ind w:firstLine="0"/>
              <w:jc w:val="left"/>
            </w:pPr>
            <w:r w:rsidRPr="001911F7">
              <w:t>189.47</w:t>
            </w:r>
          </w:p>
        </w:tc>
        <w:tc>
          <w:tcPr>
            <w:tcW w:w="579" w:type="pct"/>
            <w:tcBorders>
              <w:top w:val="nil"/>
              <w:bottom w:val="nil"/>
            </w:tcBorders>
            <w:vAlign w:val="center"/>
          </w:tcPr>
          <w:p w14:paraId="442B6734" w14:textId="77777777" w:rsidR="00182F44" w:rsidRPr="001911F7" w:rsidRDefault="00182F44" w:rsidP="00737BE7">
            <w:pPr>
              <w:spacing w:before="0" w:after="0" w:line="240" w:lineRule="auto"/>
              <w:ind w:firstLine="0"/>
              <w:jc w:val="left"/>
            </w:pPr>
            <w:r w:rsidRPr="001911F7">
              <w:t>180.00</w:t>
            </w:r>
          </w:p>
        </w:tc>
        <w:tc>
          <w:tcPr>
            <w:tcW w:w="579" w:type="pct"/>
            <w:tcBorders>
              <w:top w:val="nil"/>
              <w:bottom w:val="nil"/>
            </w:tcBorders>
            <w:vAlign w:val="center"/>
          </w:tcPr>
          <w:p w14:paraId="50230B15" w14:textId="77777777" w:rsidR="00182F44" w:rsidRPr="001911F7" w:rsidRDefault="00182F44" w:rsidP="00737BE7">
            <w:pPr>
              <w:spacing w:before="0" w:after="0" w:line="240" w:lineRule="auto"/>
              <w:ind w:firstLine="0"/>
              <w:jc w:val="left"/>
            </w:pPr>
            <w:r w:rsidRPr="001911F7">
              <w:t>104.70</w:t>
            </w:r>
          </w:p>
        </w:tc>
        <w:tc>
          <w:tcPr>
            <w:tcW w:w="579" w:type="pct"/>
            <w:tcBorders>
              <w:top w:val="nil"/>
              <w:bottom w:val="nil"/>
            </w:tcBorders>
            <w:vAlign w:val="center"/>
          </w:tcPr>
          <w:p w14:paraId="6B6D129F" w14:textId="77777777" w:rsidR="00182F44" w:rsidRPr="001911F7" w:rsidRDefault="00182F44" w:rsidP="00737BE7">
            <w:pPr>
              <w:spacing w:before="0" w:after="0" w:line="240" w:lineRule="auto"/>
              <w:ind w:firstLine="0"/>
              <w:jc w:val="left"/>
            </w:pPr>
            <w:r w:rsidRPr="001911F7">
              <w:t>94.36</w:t>
            </w:r>
          </w:p>
        </w:tc>
        <w:tc>
          <w:tcPr>
            <w:tcW w:w="1711" w:type="pct"/>
            <w:tcBorders>
              <w:top w:val="nil"/>
              <w:bottom w:val="nil"/>
            </w:tcBorders>
            <w:vAlign w:val="center"/>
          </w:tcPr>
          <w:p w14:paraId="5270507A" w14:textId="77777777" w:rsidR="00182F44" w:rsidRPr="001911F7" w:rsidRDefault="00182F44" w:rsidP="00737BE7">
            <w:pPr>
              <w:spacing w:before="0" w:after="0" w:line="240" w:lineRule="auto"/>
              <w:ind w:firstLine="0"/>
              <w:jc w:val="left"/>
            </w:pPr>
            <w:r w:rsidRPr="001911F7">
              <w:t>Talwar &amp; Jhingran, 1991; Tripathi, 1996</w:t>
            </w:r>
          </w:p>
        </w:tc>
      </w:tr>
      <w:tr w:rsidR="001911F7" w:rsidRPr="001911F7" w14:paraId="539B5E14" w14:textId="77777777" w:rsidTr="00737BE7">
        <w:trPr>
          <w:trHeight w:val="390"/>
        </w:trPr>
        <w:tc>
          <w:tcPr>
            <w:tcW w:w="972" w:type="pct"/>
            <w:tcBorders>
              <w:top w:val="nil"/>
              <w:bottom w:val="single" w:sz="12" w:space="0" w:color="auto"/>
            </w:tcBorders>
            <w:shd w:val="clear" w:color="auto" w:fill="auto"/>
            <w:noWrap/>
            <w:vAlign w:val="center"/>
          </w:tcPr>
          <w:p w14:paraId="6A371A5B" w14:textId="77777777" w:rsidR="00182F44" w:rsidRPr="001911F7" w:rsidRDefault="00182F44" w:rsidP="00737BE7">
            <w:pPr>
              <w:spacing w:before="0" w:after="0" w:line="240" w:lineRule="auto"/>
              <w:ind w:firstLine="0"/>
              <w:jc w:val="left"/>
              <w:rPr>
                <w:rFonts w:eastAsia="Times New Roman"/>
                <w:lang w:bidi="bn-BD"/>
              </w:rPr>
            </w:pPr>
            <w:r w:rsidRPr="001911F7">
              <w:rPr>
                <w:rFonts w:eastAsia="Times New Roman"/>
                <w:lang w:bidi="bn-BD"/>
              </w:rPr>
              <w:t>Bangladesh</w:t>
            </w:r>
          </w:p>
        </w:tc>
        <w:tc>
          <w:tcPr>
            <w:tcW w:w="579" w:type="pct"/>
            <w:tcBorders>
              <w:top w:val="nil"/>
              <w:bottom w:val="single" w:sz="12" w:space="0" w:color="auto"/>
            </w:tcBorders>
            <w:vAlign w:val="center"/>
          </w:tcPr>
          <w:p w14:paraId="5EFB0ED1" w14:textId="77777777" w:rsidR="00182F44" w:rsidRPr="001911F7" w:rsidRDefault="00182F44" w:rsidP="00737BE7">
            <w:pPr>
              <w:spacing w:before="0" w:after="0" w:line="240" w:lineRule="auto"/>
              <w:ind w:firstLine="0"/>
              <w:jc w:val="left"/>
            </w:pPr>
            <w:r w:rsidRPr="001911F7">
              <w:t>78.17</w:t>
            </w:r>
          </w:p>
        </w:tc>
        <w:tc>
          <w:tcPr>
            <w:tcW w:w="579" w:type="pct"/>
            <w:tcBorders>
              <w:top w:val="nil"/>
              <w:bottom w:val="single" w:sz="12" w:space="0" w:color="auto"/>
            </w:tcBorders>
            <w:vAlign w:val="center"/>
          </w:tcPr>
          <w:p w14:paraId="60744822" w14:textId="77777777" w:rsidR="00182F44" w:rsidRPr="001911F7" w:rsidRDefault="00182F44" w:rsidP="00737BE7">
            <w:pPr>
              <w:spacing w:before="0" w:after="0" w:line="240" w:lineRule="auto"/>
              <w:ind w:firstLine="0"/>
              <w:jc w:val="left"/>
              <w:rPr>
                <w:rFonts w:eastAsia="Times New Roman"/>
                <w:lang w:bidi="bn-BD"/>
              </w:rPr>
            </w:pPr>
            <w:r w:rsidRPr="001911F7">
              <w:rPr>
                <w:rFonts w:eastAsia="Times New Roman"/>
                <w:lang w:bidi="bn-BD"/>
              </w:rPr>
              <w:t>74.27</w:t>
            </w:r>
          </w:p>
        </w:tc>
        <w:tc>
          <w:tcPr>
            <w:tcW w:w="579" w:type="pct"/>
            <w:tcBorders>
              <w:top w:val="nil"/>
              <w:bottom w:val="single" w:sz="12" w:space="0" w:color="auto"/>
            </w:tcBorders>
            <w:vAlign w:val="center"/>
          </w:tcPr>
          <w:p w14:paraId="680022E1" w14:textId="77777777" w:rsidR="00182F44" w:rsidRPr="001911F7" w:rsidRDefault="00182F44" w:rsidP="00737BE7">
            <w:pPr>
              <w:spacing w:before="0" w:after="0" w:line="240" w:lineRule="auto"/>
              <w:ind w:firstLine="0"/>
              <w:jc w:val="left"/>
              <w:rPr>
                <w:rFonts w:eastAsia="Times New Roman"/>
                <w:lang w:bidi="bn-BD"/>
              </w:rPr>
            </w:pPr>
            <w:r w:rsidRPr="001911F7">
              <w:rPr>
                <w:rFonts w:eastAsia="Times New Roman"/>
                <w:lang w:bidi="bn-BD"/>
              </w:rPr>
              <w:t>44.77</w:t>
            </w:r>
          </w:p>
        </w:tc>
        <w:tc>
          <w:tcPr>
            <w:tcW w:w="579" w:type="pct"/>
            <w:tcBorders>
              <w:top w:val="nil"/>
              <w:bottom w:val="single" w:sz="12" w:space="0" w:color="auto"/>
            </w:tcBorders>
            <w:vAlign w:val="center"/>
          </w:tcPr>
          <w:p w14:paraId="68470C78" w14:textId="77777777" w:rsidR="00182F44" w:rsidRPr="001911F7" w:rsidRDefault="00182F44" w:rsidP="00737BE7">
            <w:pPr>
              <w:spacing w:before="0" w:after="0" w:line="240" w:lineRule="auto"/>
              <w:ind w:firstLine="0"/>
              <w:jc w:val="left"/>
              <w:rPr>
                <w:rFonts w:eastAsia="Times New Roman"/>
                <w:lang w:bidi="bn-BD"/>
              </w:rPr>
            </w:pPr>
            <w:r w:rsidRPr="001911F7">
              <w:rPr>
                <w:rFonts w:eastAsia="Times New Roman"/>
                <w:lang w:bidi="bn-BD"/>
              </w:rPr>
              <w:t>41.83</w:t>
            </w:r>
          </w:p>
        </w:tc>
        <w:tc>
          <w:tcPr>
            <w:tcW w:w="1711" w:type="pct"/>
            <w:tcBorders>
              <w:top w:val="nil"/>
              <w:bottom w:val="single" w:sz="12" w:space="0" w:color="auto"/>
            </w:tcBorders>
            <w:vAlign w:val="center"/>
          </w:tcPr>
          <w:p w14:paraId="08B645AB" w14:textId="77777777" w:rsidR="00182F44" w:rsidRPr="001911F7" w:rsidRDefault="00182F44" w:rsidP="00737BE7">
            <w:pPr>
              <w:spacing w:before="0" w:after="0" w:line="240" w:lineRule="auto"/>
              <w:ind w:firstLine="0"/>
              <w:jc w:val="left"/>
              <w:rPr>
                <w:rFonts w:eastAsia="Times New Roman"/>
                <w:lang w:bidi="bn-BD"/>
              </w:rPr>
            </w:pPr>
            <w:r w:rsidRPr="001911F7">
              <w:rPr>
                <w:rFonts w:eastAsia="Times New Roman"/>
                <w:lang w:bidi="bn-BD"/>
              </w:rPr>
              <w:t>Present study</w:t>
            </w:r>
          </w:p>
        </w:tc>
      </w:tr>
    </w:tbl>
    <w:p w14:paraId="25ADA6AA" w14:textId="77777777" w:rsidR="0007101A" w:rsidRPr="007A0BD1" w:rsidRDefault="0007101A">
      <w:pPr>
        <w:ind w:firstLine="0"/>
      </w:pPr>
      <w:r w:rsidRPr="007A0BD1">
        <w:t xml:space="preserve">Previous studies conducted in various South Asian regions (e.g., Day, 1878; Misra, 1959; Talwar and Jhingran, 1991; Tripathi, 1955; Rahman, 2005; Sigal, 1964; Ramakrishniah, 1992; Khan et al., 2019; Job et al., 1955) have reported estimates for </w:t>
      </w:r>
      <w:r w:rsidRPr="001911F7">
        <w:rPr>
          <w:i/>
        </w:rPr>
        <w:t>L</w:t>
      </w:r>
      <w:r w:rsidRPr="001911F7">
        <w:rPr>
          <w:i/>
          <w:vertAlign w:val="subscript"/>
        </w:rPr>
        <w:t>max</w:t>
      </w:r>
      <w:r w:rsidRPr="007A0BD1">
        <w:t xml:space="preserve">, </w:t>
      </w:r>
      <w:r w:rsidRPr="001911F7">
        <w:rPr>
          <w:i/>
          <w:iCs/>
        </w:rPr>
        <w:t>L</w:t>
      </w:r>
      <w:r w:rsidRPr="001911F7">
        <w:rPr>
          <w:i/>
          <w:iCs/>
          <w:vertAlign w:val="subscript"/>
        </w:rPr>
        <w:t>∞</w:t>
      </w:r>
      <w:r w:rsidRPr="007A0BD1">
        <w:t xml:space="preserve">, </w:t>
      </w:r>
      <w:r w:rsidRPr="001911F7">
        <w:rPr>
          <w:i/>
        </w:rPr>
        <w:t>L</w:t>
      </w:r>
      <w:r w:rsidRPr="001911F7">
        <w:rPr>
          <w:i/>
          <w:vertAlign w:val="subscript"/>
        </w:rPr>
        <w:t>opt,</w:t>
      </w:r>
      <w:r w:rsidRPr="007A0BD1">
        <w:t xml:space="preserve"> and </w:t>
      </w:r>
      <w:r w:rsidRPr="001911F7">
        <w:rPr>
          <w:i/>
        </w:rPr>
        <w:t>L</w:t>
      </w:r>
      <w:r w:rsidRPr="001911F7">
        <w:rPr>
          <w:i/>
          <w:vertAlign w:val="subscript"/>
        </w:rPr>
        <w:t>mat</w:t>
      </w:r>
      <w:r w:rsidRPr="007A0BD1">
        <w:t xml:space="preserve"> that are significantly higher than the present study’s findings (Table 4). </w:t>
      </w:r>
      <w:r w:rsidR="00782EBA" w:rsidRPr="007A0BD1">
        <w:t>While</w:t>
      </w:r>
      <w:r w:rsidR="004440E7" w:rsidRPr="007A0BD1">
        <w:t xml:space="preserve"> habitat quality and environmental </w:t>
      </w:r>
      <w:r w:rsidRPr="007A0BD1">
        <w:t xml:space="preserve">conditions are critical factors influencing fish growth </w:t>
      </w:r>
      <w:r w:rsidR="004440E7" w:rsidRPr="007A0BD1">
        <w:t xml:space="preserve">(Alam et al., 2012), </w:t>
      </w:r>
      <w:r w:rsidRPr="007A0BD1">
        <w:t>intense</w:t>
      </w:r>
      <w:r w:rsidR="004440E7" w:rsidRPr="007A0BD1">
        <w:t xml:space="preserve"> fishing </w:t>
      </w:r>
      <w:r w:rsidR="00782EBA" w:rsidRPr="007A0BD1">
        <w:t>pressure (</w:t>
      </w:r>
      <w:r w:rsidRPr="007A0BD1">
        <w:t>especially</w:t>
      </w:r>
      <w:r w:rsidR="00782EBA" w:rsidRPr="007A0BD1">
        <w:t xml:space="preserve"> high removal of juvenile</w:t>
      </w:r>
      <w:r w:rsidRPr="007A0BD1">
        <w:t>s</w:t>
      </w:r>
      <w:r w:rsidR="00782EBA" w:rsidRPr="007A0BD1">
        <w:t xml:space="preserve">) </w:t>
      </w:r>
      <w:r w:rsidRPr="007A0BD1">
        <w:t>plays a major role in reducing the mean length of fish populations</w:t>
      </w:r>
      <w:r w:rsidR="00782EBA" w:rsidRPr="007A0BD1">
        <w:t xml:space="preserve"> (Alam et al., 2021). </w:t>
      </w:r>
      <w:r w:rsidRPr="007A0BD1">
        <w:t xml:space="preserve">This reduction in mean length contributes to declines in key length-based parameters and drives earlier maturation, as fish are increasingly exploited before they reach their full growth potential (Alam et al., 2021). </w:t>
      </w:r>
    </w:p>
    <w:p w14:paraId="5394E5BD" w14:textId="4531E1BB" w:rsidR="00544245" w:rsidRPr="001911F7" w:rsidRDefault="00F636C5" w:rsidP="007A0BD1">
      <w:pPr>
        <w:ind w:firstLine="0"/>
      </w:pPr>
      <w:r w:rsidRPr="007A0BD1">
        <w:t xml:space="preserve">Different bin size analysis demonstrated a clear distribution of length parameters, showcasing central tendencies, interquartile ranges, and variability. The robustness of the modeling approach was validated through the consistent estimates of </w:t>
      </w:r>
      <w:r w:rsidR="00B60262" w:rsidRPr="001911F7">
        <w:rPr>
          <w:i/>
          <w:iCs/>
        </w:rPr>
        <w:t>L</w:t>
      </w:r>
      <w:r w:rsidR="00B60262" w:rsidRPr="001911F7">
        <w:rPr>
          <w:i/>
          <w:iCs/>
          <w:vertAlign w:val="subscript"/>
        </w:rPr>
        <w:t>∞</w:t>
      </w:r>
      <w:r w:rsidRPr="007A0BD1">
        <w:t xml:space="preserve">, </w:t>
      </w:r>
      <w:r w:rsidR="00B60262" w:rsidRPr="001911F7">
        <w:rPr>
          <w:i/>
        </w:rPr>
        <w:t>L</w:t>
      </w:r>
      <w:r w:rsidR="00B60262" w:rsidRPr="001911F7">
        <w:rPr>
          <w:i/>
          <w:vertAlign w:val="subscript"/>
        </w:rPr>
        <w:t>mat</w:t>
      </w:r>
      <w:r w:rsidRPr="007A0BD1">
        <w:t xml:space="preserve">, </w:t>
      </w:r>
      <w:r w:rsidR="00B60262" w:rsidRPr="001911F7">
        <w:rPr>
          <w:i/>
        </w:rPr>
        <w:t>L</w:t>
      </w:r>
      <w:r w:rsidR="00B60262" w:rsidRPr="001911F7">
        <w:rPr>
          <w:i/>
          <w:vertAlign w:val="subscript"/>
        </w:rPr>
        <w:t>max</w:t>
      </w:r>
      <w:r w:rsidRPr="007A0BD1">
        <w:t xml:space="preserve">, </w:t>
      </w:r>
      <w:r w:rsidR="00B60262" w:rsidRPr="001911F7">
        <w:rPr>
          <w:i/>
        </w:rPr>
        <w:t>L</w:t>
      </w:r>
      <w:r w:rsidR="00B60262" w:rsidRPr="001911F7">
        <w:rPr>
          <w:i/>
          <w:vertAlign w:val="subscript"/>
        </w:rPr>
        <w:t>opt</w:t>
      </w:r>
      <w:r w:rsidRPr="007A0BD1">
        <w:t xml:space="preserve">, </w:t>
      </w:r>
      <w:r w:rsidR="00B60262" w:rsidRPr="001911F7">
        <w:rPr>
          <w:i/>
          <w:iCs/>
        </w:rPr>
        <w:t>L</w:t>
      </w:r>
      <w:r w:rsidR="00B60262" w:rsidRPr="001911F7">
        <w:rPr>
          <w:i/>
          <w:iCs/>
          <w:vertAlign w:val="subscript"/>
        </w:rPr>
        <w:t>opt_p10</w:t>
      </w:r>
      <w:r w:rsidRPr="007A0BD1">
        <w:t xml:space="preserve">, and </w:t>
      </w:r>
      <w:r w:rsidR="00B60262" w:rsidRPr="001911F7">
        <w:rPr>
          <w:i/>
          <w:iCs/>
        </w:rPr>
        <w:t>L</w:t>
      </w:r>
      <w:r w:rsidR="00B60262" w:rsidRPr="001911F7">
        <w:rPr>
          <w:i/>
          <w:iCs/>
          <w:vertAlign w:val="subscript"/>
        </w:rPr>
        <w:t xml:space="preserve">opt_m10 </w:t>
      </w:r>
      <w:r w:rsidRPr="007A0BD1">
        <w:t>across various bin sizes</w:t>
      </w:r>
      <w:r w:rsidR="00B60262" w:rsidRPr="007A0BD1">
        <w:t>.</w:t>
      </w:r>
      <w:r w:rsidRPr="007A0BD1">
        <w:t xml:space="preserve"> Deviations in these estimates remained within ±2%, and statistical analysis confirmed no significant differences (</w:t>
      </w:r>
      <w:r w:rsidR="00E02E2F" w:rsidRPr="001911F7">
        <w:rPr>
          <w:i/>
          <w:iCs/>
        </w:rPr>
        <w:t>p &gt; 0.05</w:t>
      </w:r>
      <w:r w:rsidRPr="007A0BD1">
        <w:t>) in parameter values across bin sizes. This robustness is critical for ensuring reliability in length-based stock assessments, as it indicates that the model's performance is unaffected by the choice of bin size. This finding corroborates the work of Hordyk et al. (2015), who demonstrated that length-based methods are robust tools for evaluating fish stock status, even under data-limited scenarios. These findings further support the utility of the aLBI package for fisheries resource management, offering a flexible and reliable tool for estimating key length-based parameters essential for sustainable exploitation and conservation of fish stocks.</w:t>
      </w:r>
    </w:p>
    <w:p w14:paraId="696AF7D4" w14:textId="2EE05341" w:rsidR="00544245" w:rsidRPr="001911F7" w:rsidRDefault="00326916" w:rsidP="007A0BD1">
      <w:pPr>
        <w:pStyle w:val="Heading3"/>
      </w:pPr>
      <w:r w:rsidRPr="001911F7">
        <w:t>L</w:t>
      </w:r>
      <w:r w:rsidR="003F4EF2" w:rsidRPr="001911F7">
        <w:t>ength-based</w:t>
      </w:r>
      <w:r w:rsidR="001157E2" w:rsidRPr="001911F7">
        <w:t xml:space="preserve"> indicators (LBIs)</w:t>
      </w:r>
    </w:p>
    <w:p w14:paraId="4BC011FB" w14:textId="332260C0" w:rsidR="00D61ADB" w:rsidRPr="001911F7" w:rsidRDefault="002D2C8C" w:rsidP="00D61ADB">
      <w:pPr>
        <w:spacing w:before="0"/>
        <w:ind w:firstLine="0"/>
      </w:pPr>
      <w:r w:rsidRPr="001911F7">
        <w:t>The findings from length-based indicators (LBIs) estimated using the aLBI package, with bootstrapped confidence intervals, provide critical insights into the fish stock's health.</w:t>
      </w:r>
      <w:r w:rsidR="00BE740C" w:rsidRPr="001911F7">
        <w:t xml:space="preserve"> </w:t>
      </w:r>
      <w:r w:rsidRPr="001911F7">
        <w:t>The low percentage of sexually mature fish (12.48%) indicates that approximately 87% of individuals are excluded from the population before reaching maturity,</w:t>
      </w:r>
      <w:r w:rsidR="00D61ADB" w:rsidRPr="001911F7">
        <w:t xml:space="preserve"> a critical sign of growth overfishing </w:t>
      </w:r>
      <w:r w:rsidRPr="001911F7">
        <w:t xml:space="preserve">which </w:t>
      </w:r>
      <w:r w:rsidR="00D61ADB" w:rsidRPr="001911F7">
        <w:t>significantly reduces</w:t>
      </w:r>
      <w:r w:rsidR="0075184A" w:rsidRPr="001911F7">
        <w:t xml:space="preserve"> </w:t>
      </w:r>
      <w:r w:rsidRPr="001911F7">
        <w:t>reproductive capacity and long-term sustainability</w:t>
      </w:r>
      <w:r w:rsidR="00D61ADB" w:rsidRPr="001911F7">
        <w:t xml:space="preserve"> of the stock</w:t>
      </w:r>
      <w:r w:rsidRPr="001911F7">
        <w:t xml:space="preserve">. </w:t>
      </w:r>
      <w:r w:rsidR="00D61ADB" w:rsidRPr="001911F7">
        <w:t>On the hand</w:t>
      </w:r>
      <w:r w:rsidRPr="001911F7">
        <w:t>, the low proportions of optimally sized (9.03%) and mega spawner (5.09%) reflect</w:t>
      </w:r>
      <w:r w:rsidR="00D61ADB" w:rsidRPr="001911F7">
        <w:t>ing the recruitment over-fishing of the fishery</w:t>
      </w:r>
      <w:r w:rsidRPr="001911F7">
        <w:t>. The significant depletion of mega-spawners (</w:t>
      </w:r>
      <w:r w:rsidRPr="007A0BD1">
        <w:rPr>
          <w:i/>
          <w:iCs/>
        </w:rPr>
        <w:t>P</w:t>
      </w:r>
      <w:r w:rsidRPr="007A0BD1">
        <w:rPr>
          <w:i/>
          <w:iCs/>
          <w:vertAlign w:val="subscript"/>
        </w:rPr>
        <w:t>mega</w:t>
      </w:r>
      <w:r w:rsidRPr="001911F7">
        <w:t xml:space="preserve"> &lt; 20%) suggests heavy fishing pressure on larger, older individuals, threatening genetic diversity and resilience (Mora et al., 2009; Barneche et al., 2018).</w:t>
      </w:r>
      <w:r w:rsidR="00D61ADB" w:rsidRPr="001911F7">
        <w:t xml:space="preserve"> Thus, m</w:t>
      </w:r>
      <w:r w:rsidR="00531408" w:rsidRPr="001911F7">
        <w:t>anagement strategies should</w:t>
      </w:r>
      <w:r w:rsidR="00D61ADB" w:rsidRPr="001911F7">
        <w:t xml:space="preserve"> be developed for</w:t>
      </w:r>
      <w:r w:rsidR="00531408" w:rsidRPr="001911F7">
        <w:t xml:space="preserve"> ensuring </w:t>
      </w:r>
      <w:r w:rsidR="00D61ADB" w:rsidRPr="001911F7">
        <w:t xml:space="preserve">the immuature </w:t>
      </w:r>
      <w:r w:rsidR="00531408" w:rsidRPr="001911F7">
        <w:t>individuals can grow and</w:t>
      </w:r>
      <w:r w:rsidR="00D61ADB" w:rsidRPr="001911F7">
        <w:t xml:space="preserve"> spawn at least once before they are caught and the mega spawners remain intake (Alam at el., 2022). These strategy will maintain the </w:t>
      </w:r>
      <w:r w:rsidR="00531408" w:rsidRPr="001911F7">
        <w:t>reproductive success of the population</w:t>
      </w:r>
      <w:r w:rsidR="00D61ADB" w:rsidRPr="001911F7">
        <w:t xml:space="preserve"> </w:t>
      </w:r>
      <w:r w:rsidR="00531408" w:rsidRPr="001911F7">
        <w:t>(</w:t>
      </w:r>
      <w:r w:rsidR="003E714A" w:rsidRPr="001911F7">
        <w:fldChar w:fldCharType="begin"/>
      </w:r>
      <w:r w:rsidR="0050378E" w:rsidRPr="001911F7">
        <w:instrText xml:space="preserve"> ADDIN ZOTERO_ITEM CSL_CITATION {"citationID":"CCnWbl7b","properties":{"formattedCitation":"(Froese, 2004b)","plainCitation":"(Froese, 2004b)","dontUpdate":true,"noteIndex":0},"citationItems":[{"id":"akTDLTE7/OCa4d7Il","uris":["http://zotero.org/users/local/X5k6H2lV/items/T3PEKHDH"],"itemData":{"id":"51XkC2P0/OTLTZRNS","type":"article-journal","abstract":"Three simple ﬁsheries indicators are presented: (i) percentage of mature ﬁsh in catch, with 100% as target; (ii) percent of specimens with optimum length in catch, with 100% as target; and (iii) percentage of ‘mega-spawners‘ in catch, with 0% as target, and 30–40% as representative of reasonable stock structure if no upper size limit exists. Application of these indicators to stocks of Gadus morhua, Sardinella aurita and Epinephelus aeneus demonstrate their usefulness. It is argued that such simple indicators have the potential to allow more stakeholders such as ﬁshers, ﬁsh dealers, supermarket managers, consumers and politicians to participate in ﬁsheries management and eventually hold and reverse the global pattern of convenience overﬁshing, which is deﬁned here as deliberate overﬁshing sanctioned by ofﬁcial bodies who ﬁnd it more convenient to risk eventual collapse of ﬁsh stocks than to risk social and political conﬂicts.","container-title":"Fish and Fisheries","DOI":"10.1111/j.1467-2979.2004.00144.x","ISSN":"1467-2960, 1467-2979","issue":"1","journalAbbreviation":"Fish and Fisheries","language":"en","license":"http://onlinelibrary.wiley.com/termsAndConditions#vor","page":"86-91","source":"DOI.org (Crossref)","title":"Keep it simple: three indicators to deal with overfishing: &lt;b&gt;Ghoti papers&lt;/b&gt; Ghoti aims to serve as a forum for stimulating and pertinent ideas. Ghoti publishes succinct commentary and opinion that addresses important areas in fish and fisheries science. Ghoti contributions will be innovative and have a perspective that may lead to fresh and productive insight of concepts, issues and research agendas. All Ghoti contributions will be selected by the editors and peer reviewed. &lt;b&gt;Ethimology of Ghoti&lt;/b&gt; George Bernard Shaw (1856‐1950), polymath, playwright, Nobel prize winner, and the most prolific letter writer in history, was an advocate of English spelling reform. He was reportedly fond of pointing out its absurdities by proving that ‘fish’ could be spelt ‘ghoti’. That is: ‘gh’ as in ‘rough’, ‘o’ as in ‘women’ and ‘ti’ as in palatial.","title-short":"Keep it simple","volume":"5","author":[{"family":"Froese","given":"Rainer"}],"issued":{"date-parts":[["2004",3]]}}}],"schema":"https://github.com/citation-style-language/schema/raw/master/csl-citation.json"} </w:instrText>
      </w:r>
      <w:r w:rsidR="003E714A" w:rsidRPr="001911F7">
        <w:fldChar w:fldCharType="separate"/>
      </w:r>
      <w:r w:rsidR="003E714A" w:rsidRPr="001911F7">
        <w:t>Froese, 2004)</w:t>
      </w:r>
      <w:r w:rsidR="003E714A" w:rsidRPr="001911F7">
        <w:fldChar w:fldCharType="end"/>
      </w:r>
      <w:r w:rsidR="00531408" w:rsidRPr="001911F7">
        <w:t xml:space="preserve">. </w:t>
      </w:r>
      <w:r w:rsidR="003E714A" w:rsidRPr="001911F7">
        <w:t xml:space="preserve">These results align with earlier research showing that overfishing usually results in an overpopulation of young fish, which, under poor management, could cause recruitment overfishing </w:t>
      </w:r>
      <w:r w:rsidR="00531408" w:rsidRPr="001911F7">
        <w:t xml:space="preserve">(Beverton &amp; Holt, 1957; </w:t>
      </w:r>
      <w:r w:rsidR="00C86398" w:rsidRPr="001911F7">
        <w:fldChar w:fldCharType="begin"/>
      </w:r>
      <w:r w:rsidR="000A4867" w:rsidRPr="001911F7">
        <w:instrText xml:space="preserve"> ADDIN ZOTERO_ITEM CSL_CITATION {"citationID":"IFILkrfB","properties":{"formattedCitation":"(Cushing, 1988)","plainCitation":"(Cushing, 1988)","dontUpdate":true,"noteIndex":0},"citationItems":[{"id":332,"uris":["http://zotero.org/users/local/X5k6H2lV/items/WG9DXJ7F"],"itemData":{"id":332,"type":"article-journal","abstract":"Nonlinear matrix difference equations are studied as models for the discrete time dynamics of a population whose individual members have been categorized into a finite number of classes. The equations are treated with sufficient generality so as to include virtually any type of structuring of the population (the sole constraint is that all newborns lie in the same class) and any types of nonlinearities which arise from the density dependence of fertility rates, survival rates and transition probabilities between classes. The existence and stability of equilibrium class distribution vectors are studied by means of bifurcation theory techniques using a single composite, biologically meaningful quantity as a bifurcation parameter, namely the inherent net reproductive rate r. It is shown that, just as in the case of linear matrix equations, a global continuum of positive equilibria exists which bifurcates as a function of r from the zero equilibrium state at and only at r = 1. Furthermore the zero equilibrium loses stability as r is increased through 1. Unlike the linear case however, for which the bifurcation is “vertical” (i.e., equilibria exist only for r = 1), the nonlinear equation in general has positive equilibria for an interval of r values. Methods for studying the geometry of the continuum based upon the density dependence of the net reproductive rate at equilibrium are developed. With regard to stability, it is shown that in general the positive equilibria near the bifurcation point are stable if the bifurcation is to the right and unstable if it is to the left. Some further results and conjectures concerning stability are also given. The methods are illustrated by several examples involving nonlinear models of various types taken from the literature.","container-title":"Natural Resource Modeling","DOI":"10.1111/j.1939-7445.1988.tb00046.x","ISSN":"1939-7445","issue":"4","language":"en","license":"© 1988 Wiley Periodicals, Inc.","note":"_eprint: https://onlinelibrary.wiley.com/doi/pdf/10.1111/j.1939-7445.1988.tb00046.x","page":"539-580","source":"Wiley Online Library","title":"Nonlinear Matrix Models and Population Dynamics","volume":"2","author":[{"family":"Cushing","given":"J.m."}],"issued":{"date-parts":[["1988"]]}}}],"schema":"https://github.com/citation-style-language/schema/raw/master/csl-citation.json"} </w:instrText>
      </w:r>
      <w:r w:rsidR="00C86398" w:rsidRPr="001911F7">
        <w:fldChar w:fldCharType="separate"/>
      </w:r>
      <w:r w:rsidR="00C86398" w:rsidRPr="001911F7">
        <w:t>Cushing, 1988)</w:t>
      </w:r>
      <w:r w:rsidR="00C86398" w:rsidRPr="001911F7">
        <w:fldChar w:fldCharType="end"/>
      </w:r>
      <w:r w:rsidR="00531408" w:rsidRPr="001911F7">
        <w:t xml:space="preserve">. </w:t>
      </w:r>
      <w:r w:rsidR="003E714A" w:rsidRPr="001911F7">
        <w:t xml:space="preserve">Furthermore, ensuring the genetic variety and long-term population health depends on keeping a balanced size distribution </w:t>
      </w:r>
      <w:r w:rsidR="002A46BF" w:rsidRPr="001911F7">
        <w:fldChar w:fldCharType="begin"/>
      </w:r>
      <w:r w:rsidR="002A46BF" w:rsidRPr="001911F7">
        <w:instrText xml:space="preserve"> ADDIN ZOTERO_ITEM CSL_CITATION {"citationID":"R7GqFaTS","properties":{"formattedCitation":"(Hixon et al., 2014)","plainCitation":"(Hixon et al., 2014)","noteIndex":0},"citationItems":[{"id":334,"uris":["http://zotero.org/users/local/X5k6H2lV/items/MUV6EGTZ"],"itemData":{"id":334,"type":"article-journal","abstract":"The value of big old fat fecund female fish (BOFFFFs) in fostering stock productivity and stability has long been underappreciated by conventional fisheries science and management, although Hjort (1914) indirectly alluded to the importance of maternal effects. Compared with smaller mature females, BOFFFFs in a broad variety of marine and freshwater teleosts produce far more and often larger eggs that may develop into larvae that grow faster and withstand starvation better. As (if not more) importantly, BOFFFFs in batch-spawning species tend to have earlier and longer spawning seasons and may spawn in different locations than smaller females. Such features indicate that BOFFFFs are major agents of bet-hedging strategies that help to ensure individual reproductive success in environments that vary tremendously in time and space. Even if all else were equal, BOFFFFs can outlive periods that are unfavourable for successful reproduction and be ready to spawn profusely and enhance recruitment when favourable conditions return (the storage effect). Fishing differentially removes BOFFFFs, typically resulting in severe truncation of the size and age structure of the population. In the worst cases, fishing mortality acts as a powerful selective agent that inhibits reversal of size and age truncation, even if fishing intensity is later reduced. Age truncation is now known to destabilize fished populations, increasing their susceptibility to collapse. Although some fisheries models are beginning to incorporate maternal and other old-growth effects, most continue to treat all spawning-stock biomass as identical: many small young females are assumed to contribute the same to stock productivity as an equivalent mass of BOFFFFs. A growing body of knowledge dictates that fisheries productivity and stability would be enhanced if management conserved old-growth age structure in fished stocks, be it by limiting exploitation rates, by implementing slot limits, or by establishing marine reserves, which are now known to seed surrounding fished areas via larval dispersal. Networks of marine reserves are likely to be the most effective means of ensuring that pockets of old-growth age structure survive throughout the geographic range of demersal species.","container-title":"ICES Journal of Marine Science","DOI":"10.1093/icesjms/fst200","ISSN":"1054-3139","issue":"8","journalAbbreviation":"ICES Journal of Marine Science","page":"2171-2185","source":"Silverchair","title":"BOFFFFs: on the importance of conserving old-growth age structure in fishery populations","title-short":"BOFFFFs","volume":"71","author":[{"family":"Hixon","given":"Mark A."},{"family":"Johnson","given":"Darren W."},{"family":"Sogard","given":"Susan M."}],"issued":{"date-parts":[["2014",10,1]]}}}],"schema":"https://github.com/citation-style-language/schema/raw/master/csl-citation.json"} </w:instrText>
      </w:r>
      <w:r w:rsidR="002A46BF" w:rsidRPr="001911F7">
        <w:fldChar w:fldCharType="separate"/>
      </w:r>
      <w:r w:rsidR="002A46BF" w:rsidRPr="001911F7">
        <w:t>(Hixon et al., 2014)</w:t>
      </w:r>
      <w:r w:rsidR="002A46BF" w:rsidRPr="001911F7">
        <w:fldChar w:fldCharType="end"/>
      </w:r>
      <w:r w:rsidR="003E1751" w:rsidRPr="001911F7">
        <w:t>.</w:t>
      </w:r>
      <w:r w:rsidR="004736D1" w:rsidRPr="007A0BD1">
        <w:t xml:space="preserve"> </w:t>
      </w:r>
    </w:p>
    <w:p w14:paraId="3C92525E" w14:textId="05F78FB6" w:rsidR="009D7356" w:rsidRPr="001911F7" w:rsidRDefault="009D7356" w:rsidP="007A0BD1">
      <w:pPr>
        <w:pStyle w:val="Heading3"/>
      </w:pPr>
      <w:r w:rsidRPr="001911F7">
        <w:t>Evaluation of stock status</w:t>
      </w:r>
    </w:p>
    <w:p w14:paraId="4F21FE0B" w14:textId="613958CD" w:rsidR="00732212" w:rsidRPr="001911F7" w:rsidRDefault="00B47947" w:rsidP="004719B0">
      <w:pPr>
        <w:ind w:firstLine="0"/>
      </w:pPr>
      <w:r w:rsidRPr="001911F7">
        <w:t xml:space="preserve">The stock status probabilities for target spawning biomass (TSB40) and limit spawning biomass (LSB25) across various bin sizes are below their respective target reference points. Moreover, the ratio of length for sexually mature fish </w:t>
      </w:r>
      <w:r w:rsidR="00174017" w:rsidRPr="001911F7">
        <w:t>to</w:t>
      </w:r>
      <w:r w:rsidRPr="001911F7">
        <w:t xml:space="preserve"> the opti</w:t>
      </w:r>
      <w:r w:rsidR="00174017" w:rsidRPr="001911F7">
        <w:t xml:space="preserve">mally-sized </w:t>
      </w:r>
      <w:r w:rsidRPr="001911F7">
        <w:t>fish (</w:t>
      </w:r>
      <w:r w:rsidRPr="007A0BD1">
        <w:rPr>
          <w:i/>
          <w:iCs/>
        </w:rPr>
        <w:t>L</w:t>
      </w:r>
      <w:r w:rsidRPr="007A0BD1">
        <w:rPr>
          <w:i/>
          <w:iCs/>
          <w:vertAlign w:val="subscript"/>
        </w:rPr>
        <w:t>mat</w:t>
      </w:r>
      <w:r w:rsidRPr="007A0BD1">
        <w:rPr>
          <w:i/>
          <w:iCs/>
        </w:rPr>
        <w:t>/L</w:t>
      </w:r>
      <w:r w:rsidRPr="007A0BD1">
        <w:rPr>
          <w:i/>
          <w:iCs/>
          <w:vertAlign w:val="subscript"/>
        </w:rPr>
        <w:t>opt</w:t>
      </w:r>
      <w:r w:rsidRPr="007A0BD1">
        <w:rPr>
          <w:i/>
          <w:iCs/>
        </w:rPr>
        <w:t xml:space="preserve"> &gt; 0.9</w:t>
      </w:r>
      <w:r w:rsidRPr="001911F7">
        <w:t xml:space="preserve">) </w:t>
      </w:r>
      <w:r w:rsidR="00174017" w:rsidRPr="001911F7">
        <w:t>and</w:t>
      </w:r>
      <w:r w:rsidRPr="001911F7">
        <w:t xml:space="preserve"> the</w:t>
      </w:r>
      <w:r w:rsidR="00174017" w:rsidRPr="001911F7">
        <w:t xml:space="preserve"> combined percentage of optimally-sized and the mega spawners (</w:t>
      </w:r>
      <w:r w:rsidRPr="007A0BD1">
        <w:rPr>
          <w:i/>
          <w:iCs/>
        </w:rPr>
        <w:t>P</w:t>
      </w:r>
      <w:r w:rsidRPr="007A0BD1">
        <w:rPr>
          <w:i/>
          <w:iCs/>
          <w:vertAlign w:val="subscript"/>
        </w:rPr>
        <w:t>opt</w:t>
      </w:r>
      <w:r w:rsidR="00293426" w:rsidRPr="007A0BD1">
        <w:rPr>
          <w:i/>
          <w:iCs/>
        </w:rPr>
        <w:t xml:space="preserve"> + </w:t>
      </w:r>
      <w:r w:rsidRPr="007A0BD1">
        <w:rPr>
          <w:i/>
          <w:iCs/>
        </w:rPr>
        <w:t>P</w:t>
      </w:r>
      <w:r w:rsidRPr="007A0BD1">
        <w:rPr>
          <w:i/>
          <w:iCs/>
          <w:vertAlign w:val="subscript"/>
        </w:rPr>
        <w:t>mega</w:t>
      </w:r>
      <w:r w:rsidR="00174017" w:rsidRPr="007A0BD1">
        <w:rPr>
          <w:i/>
          <w:iCs/>
        </w:rPr>
        <w:t xml:space="preserve"> &gt; 0</w:t>
      </w:r>
      <w:r w:rsidR="00174017" w:rsidRPr="001911F7">
        <w:t xml:space="preserve">) </w:t>
      </w:r>
      <w:r w:rsidR="00293426" w:rsidRPr="001911F7">
        <w:t>indicate selectivity patterns favoring the capture of smaller and optimally-sized fish while avoiding the large</w:t>
      </w:r>
      <w:r w:rsidR="007D1CF2" w:rsidRPr="001911F7">
        <w:t>r</w:t>
      </w:r>
      <w:r w:rsidR="00293426" w:rsidRPr="001911F7">
        <w:t xml:space="preserve"> individuals.</w:t>
      </w:r>
      <w:r w:rsidR="007D1CF2" w:rsidRPr="001911F7">
        <w:t xml:space="preserve"> Since, there is no strategy for releasing the mega spawners from the catch, this finding also indicates the absence of larger </w:t>
      </w:r>
      <w:r w:rsidR="007D1CF2" w:rsidRPr="007A0BD1">
        <w:rPr>
          <w:i/>
          <w:iCs/>
        </w:rPr>
        <w:t>S. aor</w:t>
      </w:r>
      <w:r w:rsidR="007D1CF2" w:rsidRPr="001911F7">
        <w:t xml:space="preserve"> individuals in this Lake. Previous studies </w:t>
      </w:r>
      <w:r w:rsidR="007D1CF2" w:rsidRPr="007A0BD1">
        <w:t>(</w:t>
      </w:r>
      <w:r w:rsidR="007D1CF2" w:rsidRPr="001911F7">
        <w:t>Mia et al., 2024; Bashar et al., 2021</w:t>
      </w:r>
      <w:r w:rsidR="007D1CF2" w:rsidRPr="007A0BD1">
        <w:t>)</w:t>
      </w:r>
      <w:r w:rsidR="007D1CF2" w:rsidRPr="001911F7">
        <w:t xml:space="preserve"> also reported low percentage of mega spawners for </w:t>
      </w:r>
      <w:r w:rsidR="007D1CF2" w:rsidRPr="001911F7">
        <w:rPr>
          <w:i/>
          <w:iCs/>
        </w:rPr>
        <w:t>A</w:t>
      </w:r>
      <w:r w:rsidR="007166A7" w:rsidRPr="001911F7">
        <w:rPr>
          <w:i/>
          <w:iCs/>
        </w:rPr>
        <w:t xml:space="preserve">. </w:t>
      </w:r>
      <w:r w:rsidR="007D1CF2" w:rsidRPr="001911F7">
        <w:rPr>
          <w:i/>
          <w:iCs/>
        </w:rPr>
        <w:t>coila</w:t>
      </w:r>
      <w:r w:rsidR="007D1CF2" w:rsidRPr="001911F7">
        <w:t xml:space="preserve"> and </w:t>
      </w:r>
      <w:r w:rsidR="007D1CF2" w:rsidRPr="001911F7">
        <w:rPr>
          <w:i/>
          <w:iCs/>
        </w:rPr>
        <w:t>E</w:t>
      </w:r>
      <w:r w:rsidR="007166A7" w:rsidRPr="001911F7">
        <w:rPr>
          <w:i/>
          <w:iCs/>
        </w:rPr>
        <w:t xml:space="preserve">. </w:t>
      </w:r>
      <w:r w:rsidR="007D1CF2" w:rsidRPr="001911F7">
        <w:rPr>
          <w:i/>
          <w:iCs/>
        </w:rPr>
        <w:t xml:space="preserve">vacha </w:t>
      </w:r>
      <w:r w:rsidR="007D1CF2" w:rsidRPr="001911F7">
        <w:t>in this Lake. Giv</w:t>
      </w:r>
      <w:r w:rsidR="007166A7" w:rsidRPr="001911F7">
        <w:t>en the multi-gear and multi-species nature of the Kaptai Lake fisheries it can be concluded that major portion of mega spawners of different species have already been removed from this Lake by the existing selectivity pattern of the fisheries</w:t>
      </w:r>
      <w:r w:rsidR="00FE0D28" w:rsidRPr="001911F7">
        <w:t>.</w:t>
      </w:r>
    </w:p>
    <w:p w14:paraId="3DD2915D" w14:textId="70109E51" w:rsidR="003551B1" w:rsidRPr="001911F7" w:rsidRDefault="00DA0183" w:rsidP="004719B0">
      <w:pPr>
        <w:pStyle w:val="Heading2"/>
        <w:rPr>
          <w:sz w:val="24"/>
          <w:szCs w:val="24"/>
        </w:rPr>
      </w:pPr>
      <w:bookmarkStart w:id="70" w:name="_Toc171390639"/>
      <w:bookmarkStart w:id="71" w:name="_Toc171391912"/>
      <w:bookmarkStart w:id="72" w:name="_Toc171463511"/>
      <w:r w:rsidRPr="001911F7">
        <w:rPr>
          <w:sz w:val="24"/>
          <w:szCs w:val="24"/>
        </w:rPr>
        <w:t>Recommendations</w:t>
      </w:r>
      <w:r w:rsidR="003551B1" w:rsidRPr="001911F7">
        <w:rPr>
          <w:sz w:val="24"/>
          <w:szCs w:val="24"/>
        </w:rPr>
        <w:t xml:space="preserve"> for Management</w:t>
      </w:r>
      <w:bookmarkEnd w:id="70"/>
      <w:bookmarkEnd w:id="71"/>
      <w:bookmarkEnd w:id="72"/>
    </w:p>
    <w:p w14:paraId="45F7978D" w14:textId="61A354E7" w:rsidR="00CB5E1C" w:rsidRPr="001911F7" w:rsidRDefault="00CB5E1C" w:rsidP="007A0BD1">
      <w:r w:rsidRPr="001911F7">
        <w:t xml:space="preserve">The findings from the aLBI package emphasize the urgent need for policy interventions to safeguard the reproductive biomass of the fishery. With a high proportion of juveniles in the catch, the optimal target length class (Popt) accounts for only about 10% or less of the total catch composition. </w:t>
      </w:r>
      <w:r w:rsidR="000E68FA" w:rsidRPr="001911F7">
        <w:t xml:space="preserve">Thus, </w:t>
      </w:r>
      <w:r w:rsidRPr="001911F7">
        <w:t>Immediate gear modifications are essential to prevent further stock depletion.</w:t>
      </w:r>
    </w:p>
    <w:p w14:paraId="2C7B450B" w14:textId="78AF7676" w:rsidR="00E3708E" w:rsidRPr="001911F7" w:rsidRDefault="00CB5E1C" w:rsidP="007A0BD1">
      <w:pPr>
        <w:ind w:firstLine="0"/>
      </w:pPr>
      <w:r w:rsidRPr="001911F7">
        <w:t xml:space="preserve">Although existing regulations prohibit the capture of fish ≤23 cm in length, this study highlights the inadequacy of such measures in protecting the </w:t>
      </w:r>
      <w:r w:rsidR="009303D4" w:rsidRPr="001911F7">
        <w:rPr>
          <w:rStyle w:val="Emphasis"/>
        </w:rPr>
        <w:t>S.</w:t>
      </w:r>
      <w:r w:rsidRPr="001911F7">
        <w:rPr>
          <w:rStyle w:val="Emphasis"/>
        </w:rPr>
        <w:t xml:space="preserve"> aor</w:t>
      </w:r>
      <w:r w:rsidRPr="001911F7">
        <w:t xml:space="preserve"> stock. The analysis suggests that the minimum length limit for this species should be at least 40 cm. </w:t>
      </w:r>
      <w:r w:rsidR="00CF69E5" w:rsidRPr="001911F7">
        <w:t>Additionally;</w:t>
      </w:r>
      <w:r w:rsidR="009303D4" w:rsidRPr="001911F7">
        <w:t xml:space="preserve"> </w:t>
      </w:r>
      <w:r w:rsidRPr="001911F7">
        <w:t xml:space="preserve">to conserve older, larger individuals crucial for the reproductive success of the stock, an upper length limit of 49 cm is recommended. However, implementing different size limits for the same gear may not be feasible in resource-limited contexts. Therefore, the study proposes a single lower length limit of 40 cm, ensuring that all fish have the opportunity to mature and spawn at least once in their lifetime. If this regulation is enforced effectively, the fishery can remain sustainable, even with the removal of </w:t>
      </w:r>
      <w:r w:rsidR="000E68FA" w:rsidRPr="001911F7">
        <w:t>mega-</w:t>
      </w:r>
      <w:r w:rsidRPr="001911F7">
        <w:t>spawners.</w:t>
      </w:r>
      <w:bookmarkStart w:id="73" w:name="_Toc171463512"/>
    </w:p>
    <w:p w14:paraId="1D4C017B" w14:textId="23C16F57" w:rsidR="008079FD" w:rsidRPr="007A0BD1" w:rsidRDefault="008079FD" w:rsidP="007A0BD1">
      <w:pPr>
        <w:pStyle w:val="Heading1"/>
        <w:rPr>
          <w:sz w:val="24"/>
          <w:szCs w:val="24"/>
        </w:rPr>
      </w:pPr>
      <w:bookmarkStart w:id="74" w:name="_Toc171463514"/>
      <w:bookmarkEnd w:id="73"/>
      <w:r w:rsidRPr="001911F7">
        <w:rPr>
          <w:sz w:val="24"/>
          <w:szCs w:val="24"/>
        </w:rPr>
        <w:t xml:space="preserve">Conclusion </w:t>
      </w:r>
    </w:p>
    <w:p w14:paraId="671EF596" w14:textId="47D10DAA" w:rsidR="008079FD" w:rsidRPr="001911F7" w:rsidRDefault="00AF31C4" w:rsidP="007A0BD1">
      <w:pPr>
        <w:ind w:firstLine="0"/>
      </w:pPr>
      <w:r w:rsidRPr="001911F7">
        <w:t xml:space="preserve">The length-based indicators (LBIs) for fisheries sustainability proposed by Froese (2004), have been widely validated and recognized in international literature. Leveraging their proven effectiveness, this study evaluates the stock status of </w:t>
      </w:r>
      <w:r w:rsidRPr="007A0BD1">
        <w:rPr>
          <w:i/>
          <w:iCs/>
        </w:rPr>
        <w:t>Sperata aor</w:t>
      </w:r>
      <w:r w:rsidRPr="001911F7">
        <w:t xml:space="preserve"> from Kaptai Lake, Chittagong, Bangladesh. To provide robust and reliable estimates of these indicators, the study also introduces an R package "aLBI." In addition to estimating LBIs, the package incorporates procedures to address the uncertainties associated with these estimates. It also examines the impact of varying bin sizes on the calculation of indicator values. For the </w:t>
      </w:r>
      <w:r w:rsidRPr="007A0BD1">
        <w:rPr>
          <w:i/>
          <w:iCs/>
        </w:rPr>
        <w:t>S. aor</w:t>
      </w:r>
      <w:r w:rsidRPr="001911F7">
        <w:t xml:space="preserve"> stock, no significant differences were observed across different bin sizes, demonstrating the package's reliability compared to traditional LBI estimation methods. The outputs estimated by the aLBI package reveal that the fishery predominantly targets immature individuals of the species. To safeguard the stock and promote sustainability, </w:t>
      </w:r>
      <w:r w:rsidR="001D370B" w:rsidRPr="001911F7">
        <w:t xml:space="preserve">this study recommended </w:t>
      </w:r>
      <w:r w:rsidRPr="001911F7">
        <w:t xml:space="preserve">a </w:t>
      </w:r>
      <w:r w:rsidR="001D370B" w:rsidRPr="001911F7">
        <w:t>lower length limit 40 cm</w:t>
      </w:r>
      <w:r w:rsidRPr="001911F7">
        <w:t xml:space="preserve">. Enforcing this measure will ensure the </w:t>
      </w:r>
      <w:r w:rsidR="001D370B" w:rsidRPr="001911F7">
        <w:t>sustainability</w:t>
      </w:r>
      <w:r w:rsidRPr="001911F7">
        <w:t xml:space="preserve"> of the fishery in Kaptai Lake.</w:t>
      </w:r>
    </w:p>
    <w:bookmarkEnd w:id="74"/>
    <w:p w14:paraId="55CC0FDC" w14:textId="77777777" w:rsidR="003C7C4D" w:rsidRPr="001911F7" w:rsidRDefault="003C7C4D" w:rsidP="003C7C4D">
      <w:pPr>
        <w:pStyle w:val="Heading7"/>
        <w:spacing w:before="0" w:line="360" w:lineRule="auto"/>
        <w:rPr>
          <w:sz w:val="24"/>
          <w:szCs w:val="24"/>
        </w:rPr>
      </w:pPr>
      <w:r w:rsidRPr="001911F7">
        <w:rPr>
          <w:sz w:val="24"/>
          <w:szCs w:val="24"/>
        </w:rPr>
        <w:t>Author Contributions</w:t>
      </w:r>
    </w:p>
    <w:p w14:paraId="71EF4960" w14:textId="38457E46" w:rsidR="003C7C4D" w:rsidRPr="001911F7" w:rsidRDefault="003C7C4D" w:rsidP="003C7C4D">
      <w:pPr>
        <w:pStyle w:val="Heading7"/>
        <w:spacing w:before="0" w:line="360" w:lineRule="auto"/>
        <w:jc w:val="both"/>
        <w:rPr>
          <w:b w:val="0"/>
          <w:sz w:val="24"/>
          <w:szCs w:val="24"/>
        </w:rPr>
      </w:pPr>
      <w:r w:rsidRPr="001911F7">
        <w:rPr>
          <w:b w:val="0"/>
          <w:sz w:val="24"/>
          <w:szCs w:val="24"/>
        </w:rPr>
        <w:t>A.A.: conceptualization,</w:t>
      </w:r>
      <w:r w:rsidR="004E2558" w:rsidRPr="001911F7">
        <w:rPr>
          <w:b w:val="0"/>
          <w:sz w:val="24"/>
          <w:szCs w:val="24"/>
        </w:rPr>
        <w:t xml:space="preserve"> developing, </w:t>
      </w:r>
      <w:r w:rsidRPr="001911F7">
        <w:rPr>
          <w:b w:val="0"/>
          <w:sz w:val="24"/>
          <w:szCs w:val="24"/>
        </w:rPr>
        <w:t>methodology, data collection, data analysis, visualization, and writing, M.R.S.: writing</w:t>
      </w:r>
      <w:r w:rsidR="00BA43CE" w:rsidRPr="001911F7">
        <w:rPr>
          <w:b w:val="0"/>
          <w:sz w:val="24"/>
          <w:szCs w:val="24"/>
        </w:rPr>
        <w:t>,</w:t>
      </w:r>
      <w:r w:rsidR="00BA43CE" w:rsidRPr="001911F7">
        <w:rPr>
          <w:rFonts w:eastAsiaTheme="minorHAnsi"/>
          <w:bCs w:val="0"/>
          <w:sz w:val="24"/>
          <w:szCs w:val="24"/>
        </w:rPr>
        <w:t xml:space="preserve"> </w:t>
      </w:r>
      <w:r w:rsidR="00BA43CE" w:rsidRPr="001911F7">
        <w:rPr>
          <w:b w:val="0"/>
          <w:sz w:val="24"/>
          <w:szCs w:val="24"/>
        </w:rPr>
        <w:t>reviewing</w:t>
      </w:r>
      <w:r w:rsidRPr="001911F7">
        <w:rPr>
          <w:b w:val="0"/>
          <w:sz w:val="24"/>
          <w:szCs w:val="24"/>
        </w:rPr>
        <w:t xml:space="preserve"> and editing, M.S.A.: conceptualization, methodology, data analysis, </w:t>
      </w:r>
      <w:r w:rsidR="00BA43CE" w:rsidRPr="001911F7">
        <w:rPr>
          <w:b w:val="0"/>
          <w:sz w:val="24"/>
          <w:szCs w:val="24"/>
        </w:rPr>
        <w:t xml:space="preserve">writing, </w:t>
      </w:r>
      <w:r w:rsidRPr="001911F7">
        <w:rPr>
          <w:b w:val="0"/>
          <w:sz w:val="24"/>
          <w:szCs w:val="24"/>
        </w:rPr>
        <w:t>reviewing, editing, and supervision. All authors have read and agreed to the published version of the manuscript.</w:t>
      </w:r>
    </w:p>
    <w:p w14:paraId="6D0CF69B" w14:textId="77777777" w:rsidR="003C7C4D" w:rsidRPr="001911F7" w:rsidRDefault="003C7C4D" w:rsidP="003C7C4D">
      <w:pPr>
        <w:pStyle w:val="Heading7"/>
        <w:spacing w:before="0" w:line="360" w:lineRule="auto"/>
        <w:jc w:val="both"/>
        <w:rPr>
          <w:sz w:val="24"/>
          <w:szCs w:val="24"/>
        </w:rPr>
      </w:pPr>
      <w:r w:rsidRPr="001911F7">
        <w:rPr>
          <w:sz w:val="24"/>
          <w:szCs w:val="24"/>
        </w:rPr>
        <w:t>Ethics Statement</w:t>
      </w:r>
    </w:p>
    <w:p w14:paraId="255D9105" w14:textId="47E312EA" w:rsidR="003C7C4D" w:rsidRPr="001911F7" w:rsidRDefault="003C7C4D" w:rsidP="001C092D">
      <w:pPr>
        <w:pStyle w:val="Heading7"/>
        <w:tabs>
          <w:tab w:val="left" w:pos="5340"/>
        </w:tabs>
        <w:spacing w:before="0" w:line="360" w:lineRule="auto"/>
        <w:jc w:val="both"/>
        <w:rPr>
          <w:b w:val="0"/>
          <w:sz w:val="24"/>
          <w:szCs w:val="24"/>
        </w:rPr>
      </w:pPr>
      <w:r w:rsidRPr="001911F7">
        <w:rPr>
          <w:b w:val="0"/>
          <w:sz w:val="24"/>
          <w:szCs w:val="24"/>
        </w:rPr>
        <w:t>The authors have nothing to report.</w:t>
      </w:r>
      <w:r w:rsidR="001C092D" w:rsidRPr="001911F7">
        <w:rPr>
          <w:b w:val="0"/>
          <w:sz w:val="24"/>
          <w:szCs w:val="24"/>
        </w:rPr>
        <w:tab/>
      </w:r>
    </w:p>
    <w:p w14:paraId="11913846" w14:textId="77777777" w:rsidR="003C7C4D" w:rsidRPr="001911F7" w:rsidRDefault="003C7C4D" w:rsidP="003C7C4D">
      <w:pPr>
        <w:pStyle w:val="Heading7"/>
        <w:spacing w:before="0" w:line="360" w:lineRule="auto"/>
        <w:jc w:val="both"/>
        <w:rPr>
          <w:sz w:val="24"/>
          <w:szCs w:val="24"/>
        </w:rPr>
      </w:pPr>
      <w:r w:rsidRPr="001911F7">
        <w:rPr>
          <w:sz w:val="24"/>
          <w:szCs w:val="24"/>
        </w:rPr>
        <w:t>Conflicts of Interest</w:t>
      </w:r>
    </w:p>
    <w:p w14:paraId="0B28858A" w14:textId="77777777" w:rsidR="003C7C4D" w:rsidRPr="001911F7" w:rsidRDefault="003C7C4D" w:rsidP="003C7C4D">
      <w:pPr>
        <w:pStyle w:val="Heading7"/>
        <w:spacing w:before="0" w:line="360" w:lineRule="auto"/>
        <w:jc w:val="both"/>
        <w:rPr>
          <w:b w:val="0"/>
          <w:sz w:val="24"/>
          <w:szCs w:val="24"/>
        </w:rPr>
      </w:pPr>
      <w:r w:rsidRPr="001911F7">
        <w:rPr>
          <w:b w:val="0"/>
          <w:sz w:val="24"/>
          <w:szCs w:val="24"/>
        </w:rPr>
        <w:t>The authors declare no conflicts of interest.</w:t>
      </w:r>
    </w:p>
    <w:p w14:paraId="2C97A3C6" w14:textId="77777777" w:rsidR="003C7C4D" w:rsidRPr="001911F7" w:rsidRDefault="003C7C4D" w:rsidP="003C7C4D">
      <w:pPr>
        <w:pStyle w:val="Heading7"/>
        <w:spacing w:before="0" w:line="360" w:lineRule="auto"/>
        <w:jc w:val="both"/>
        <w:rPr>
          <w:sz w:val="24"/>
          <w:szCs w:val="24"/>
        </w:rPr>
      </w:pPr>
      <w:r w:rsidRPr="001911F7">
        <w:rPr>
          <w:sz w:val="24"/>
          <w:szCs w:val="24"/>
        </w:rPr>
        <w:t>Data Availability Statement</w:t>
      </w:r>
    </w:p>
    <w:p w14:paraId="49D3575D" w14:textId="39AFFB37" w:rsidR="00F343CC" w:rsidRPr="001911F7" w:rsidRDefault="003C7C4D" w:rsidP="003C7C4D">
      <w:pPr>
        <w:pStyle w:val="Heading7"/>
        <w:spacing w:before="0" w:line="360" w:lineRule="auto"/>
        <w:jc w:val="both"/>
        <w:rPr>
          <w:b w:val="0"/>
          <w:sz w:val="24"/>
          <w:szCs w:val="24"/>
        </w:rPr>
      </w:pPr>
      <w:r w:rsidRPr="001911F7">
        <w:rPr>
          <w:b w:val="0"/>
          <w:sz w:val="24"/>
          <w:szCs w:val="24"/>
        </w:rPr>
        <w:t>Data will be available on request to corresponding author.</w:t>
      </w:r>
    </w:p>
    <w:p w14:paraId="0A21393F" w14:textId="392F23E3" w:rsidR="003C7C4D" w:rsidRPr="001911F7" w:rsidRDefault="003C7C4D" w:rsidP="003C7C4D">
      <w:pPr>
        <w:spacing w:before="0" w:after="0"/>
        <w:ind w:firstLine="0"/>
        <w:rPr>
          <w:b/>
        </w:rPr>
      </w:pPr>
      <w:bookmarkStart w:id="75" w:name="_Toc171390641"/>
      <w:bookmarkStart w:id="76" w:name="_Toc171391914"/>
      <w:bookmarkStart w:id="77" w:name="_Toc171463515"/>
      <w:r w:rsidRPr="001911F7">
        <w:rPr>
          <w:b/>
        </w:rPr>
        <w:t>Funding</w:t>
      </w:r>
    </w:p>
    <w:p w14:paraId="02E7427C" w14:textId="3ACC4429" w:rsidR="00F343CC" w:rsidRPr="001911F7" w:rsidRDefault="003C7C4D" w:rsidP="003C7C4D">
      <w:pPr>
        <w:spacing w:before="0" w:after="0"/>
        <w:ind w:firstLine="0"/>
      </w:pPr>
      <w:r w:rsidRPr="001911F7">
        <w:t>The authors received no specific funding for this research.</w:t>
      </w:r>
    </w:p>
    <w:p w14:paraId="60808977" w14:textId="77777777" w:rsidR="003C7C4D" w:rsidRPr="001911F7" w:rsidRDefault="003C7C4D" w:rsidP="004719B0">
      <w:pPr>
        <w:ind w:firstLine="0"/>
      </w:pPr>
    </w:p>
    <w:p w14:paraId="0D677ADE" w14:textId="5A8D89AB" w:rsidR="00D80BBA" w:rsidRPr="001911F7" w:rsidRDefault="00FB130F" w:rsidP="004719B0">
      <w:pPr>
        <w:pStyle w:val="Heading7"/>
        <w:rPr>
          <w:sz w:val="24"/>
          <w:szCs w:val="24"/>
        </w:rPr>
      </w:pPr>
      <w:r w:rsidRPr="001911F7">
        <w:rPr>
          <w:sz w:val="24"/>
          <w:szCs w:val="24"/>
        </w:rPr>
        <w:t>REFERENCES</w:t>
      </w:r>
      <w:bookmarkEnd w:id="75"/>
      <w:bookmarkEnd w:id="76"/>
      <w:bookmarkEnd w:id="77"/>
    </w:p>
    <w:p w14:paraId="31477BAE" w14:textId="77777777" w:rsidR="00F343CC" w:rsidRPr="001911F7" w:rsidRDefault="00F343CC" w:rsidP="004719B0">
      <w:pPr>
        <w:ind w:left="720" w:hanging="720"/>
        <w:mirrorIndents/>
      </w:pPr>
      <w:r w:rsidRPr="001911F7">
        <w:t xml:space="preserve">Ault, J. S., Smith, S. G., Bohnsack, J. A., Luo, J., Stevens, M. H., DiNardo, G. T., Johnson, M. W., &amp; Bryan, D. R. (2019). Length-based risk analysis for assessing sustainability of data-limited tropical reef fisheries. </w:t>
      </w:r>
      <w:r w:rsidRPr="001911F7">
        <w:rPr>
          <w:i/>
          <w:iCs/>
        </w:rPr>
        <w:t>ICES Journal of Marine Science</w:t>
      </w:r>
      <w:r w:rsidRPr="001911F7">
        <w:t xml:space="preserve">, </w:t>
      </w:r>
      <w:r w:rsidRPr="001911F7">
        <w:rPr>
          <w:i/>
          <w:iCs/>
        </w:rPr>
        <w:t>76</w:t>
      </w:r>
      <w:r w:rsidRPr="001911F7">
        <w:t xml:space="preserve">(1), 165–180. </w:t>
      </w:r>
      <w:hyperlink r:id="rId19" w:history="1">
        <w:r w:rsidRPr="001911F7">
          <w:rPr>
            <w:rStyle w:val="Hyperlink"/>
            <w:color w:val="auto"/>
            <w:u w:val="none"/>
          </w:rPr>
          <w:t>https://doi.org/10.1093/icesjms/fsy123</w:t>
        </w:r>
      </w:hyperlink>
    </w:p>
    <w:p w14:paraId="1E608B91" w14:textId="77777777" w:rsidR="00F343CC" w:rsidRPr="001911F7" w:rsidRDefault="00F343CC" w:rsidP="004719B0">
      <w:pPr>
        <w:ind w:left="720" w:hanging="720"/>
        <w:mirrorIndents/>
      </w:pPr>
      <w:r w:rsidRPr="001911F7">
        <w:t xml:space="preserve">Barneche, D. R., Robertson, D. R., White, C. R., &amp; Marshall, D. J. (2018). Fish reproductive-energy output increases disproportionately with body size. </w:t>
      </w:r>
      <w:r w:rsidRPr="001911F7">
        <w:rPr>
          <w:i/>
          <w:iCs/>
        </w:rPr>
        <w:t>Science</w:t>
      </w:r>
      <w:r w:rsidRPr="001911F7">
        <w:t xml:space="preserve">, </w:t>
      </w:r>
      <w:r w:rsidRPr="001911F7">
        <w:rPr>
          <w:i/>
          <w:iCs/>
        </w:rPr>
        <w:t>360</w:t>
      </w:r>
      <w:r w:rsidRPr="001911F7">
        <w:t xml:space="preserve">(6389), 642–645. </w:t>
      </w:r>
      <w:hyperlink r:id="rId20" w:history="1">
        <w:r w:rsidRPr="001911F7">
          <w:rPr>
            <w:rStyle w:val="Hyperlink"/>
            <w:color w:val="auto"/>
            <w:u w:val="none"/>
          </w:rPr>
          <w:t>https://doi.org/10.1126/science.aao6868</w:t>
        </w:r>
      </w:hyperlink>
    </w:p>
    <w:p w14:paraId="78D70CD8" w14:textId="77777777" w:rsidR="00F343CC" w:rsidRPr="001911F7" w:rsidRDefault="00F343CC" w:rsidP="004719B0">
      <w:pPr>
        <w:ind w:left="720" w:hanging="720"/>
        <w:mirrorIndents/>
      </w:pPr>
      <w:r w:rsidRPr="001911F7">
        <w:t xml:space="preserve">Barrowman, N. J., &amp; Myers, R. A. (1996). Is fish recruitment related to spawner abundance. </w:t>
      </w:r>
      <w:r w:rsidRPr="001911F7">
        <w:rPr>
          <w:i/>
          <w:iCs/>
        </w:rPr>
        <w:t>Fishery Bulletin</w:t>
      </w:r>
      <w:r w:rsidRPr="001911F7">
        <w:t>, 94, 707-724.</w:t>
      </w:r>
    </w:p>
    <w:p w14:paraId="6D14AC22" w14:textId="77777777" w:rsidR="00F343CC" w:rsidRPr="001911F7" w:rsidRDefault="00F343CC" w:rsidP="004719B0">
      <w:pPr>
        <w:ind w:left="720" w:hanging="720"/>
        <w:mirrorIndents/>
      </w:pPr>
      <w:r w:rsidRPr="001911F7">
        <w:t xml:space="preserve">Beverton, R. J. H., &amp; Holt, S. J. (1957). </w:t>
      </w:r>
      <w:r w:rsidRPr="001911F7">
        <w:rPr>
          <w:rStyle w:val="Emphasis"/>
        </w:rPr>
        <w:t>On the dynamics of exploited fish populations</w:t>
      </w:r>
      <w:r w:rsidRPr="001911F7">
        <w:t>. Fisheries Investigations Series II, Volume 19, 533 pages. HMSO, London.</w:t>
      </w:r>
    </w:p>
    <w:p w14:paraId="4D1C8352" w14:textId="77777777" w:rsidR="00F343CC" w:rsidRPr="001911F7" w:rsidRDefault="00F343CC" w:rsidP="004719B0">
      <w:pPr>
        <w:ind w:left="720" w:hanging="720"/>
        <w:mirrorIndents/>
      </w:pPr>
      <w:r w:rsidRPr="001911F7">
        <w:t xml:space="preserve">Canales, C. M., Hurtado, C., &amp; Techeira, C. (2018). Implementing a model for data-poor fisheries based on steepness of the stock-recruitment relationship, natural mortality and local perception of population depletion. The case of the kelp </w:t>
      </w:r>
      <w:r w:rsidRPr="001911F7">
        <w:rPr>
          <w:i/>
          <w:iCs/>
        </w:rPr>
        <w:t>Lessonia berteroana</w:t>
      </w:r>
      <w:r w:rsidRPr="001911F7">
        <w:t xml:space="preserve"> on coasts of north-central Chile. </w:t>
      </w:r>
      <w:r w:rsidRPr="001911F7">
        <w:rPr>
          <w:i/>
          <w:iCs/>
        </w:rPr>
        <w:t>Fisheries Research</w:t>
      </w:r>
      <w:r w:rsidRPr="001911F7">
        <w:t xml:space="preserve">, </w:t>
      </w:r>
      <w:r w:rsidRPr="001911F7">
        <w:rPr>
          <w:i/>
          <w:iCs/>
        </w:rPr>
        <w:t>198</w:t>
      </w:r>
      <w:r w:rsidRPr="001911F7">
        <w:t xml:space="preserve">, 31–42. </w:t>
      </w:r>
      <w:hyperlink r:id="rId21" w:history="1">
        <w:r w:rsidRPr="001911F7">
          <w:rPr>
            <w:rStyle w:val="Hyperlink"/>
            <w:color w:val="auto"/>
            <w:u w:val="none"/>
          </w:rPr>
          <w:t>https://doi.org/10.1016/j.fishres.2017.10.017</w:t>
        </w:r>
      </w:hyperlink>
    </w:p>
    <w:p w14:paraId="59E6BB14" w14:textId="77777777" w:rsidR="00F343CC" w:rsidRPr="001911F7" w:rsidRDefault="00F343CC" w:rsidP="004719B0">
      <w:pPr>
        <w:ind w:left="720" w:hanging="720"/>
        <w:mirrorIndents/>
      </w:pPr>
      <w:r w:rsidRPr="001911F7">
        <w:t xml:space="preserve">Chong, L., Mildenberger, T. K., Rudd, M. B., Taylor, M. H., Cope, J. M., Branch, T. A., Wolff, M., &amp; Stäbler, M. (2020). Performance evaluation of data-limited, length-based stock assessment methods. </w:t>
      </w:r>
      <w:r w:rsidRPr="001911F7">
        <w:rPr>
          <w:i/>
          <w:iCs/>
        </w:rPr>
        <w:t>ICES Journal of Marine Science</w:t>
      </w:r>
      <w:r w:rsidRPr="001911F7">
        <w:t xml:space="preserve">, </w:t>
      </w:r>
      <w:r w:rsidRPr="001911F7">
        <w:rPr>
          <w:i/>
          <w:iCs/>
        </w:rPr>
        <w:t>77</w:t>
      </w:r>
      <w:r w:rsidRPr="001911F7">
        <w:t xml:space="preserve">(1), 97–108. </w:t>
      </w:r>
      <w:hyperlink r:id="rId22" w:history="1">
        <w:r w:rsidRPr="001911F7">
          <w:rPr>
            <w:rStyle w:val="Hyperlink"/>
            <w:color w:val="auto"/>
            <w:u w:val="none"/>
          </w:rPr>
          <w:t>https://doi.org/10.1093/icesjms/fsz212</w:t>
        </w:r>
      </w:hyperlink>
    </w:p>
    <w:p w14:paraId="03A3C363" w14:textId="77777777" w:rsidR="00F343CC" w:rsidRPr="001911F7" w:rsidRDefault="00F343CC" w:rsidP="004719B0">
      <w:pPr>
        <w:ind w:left="720" w:hanging="720"/>
        <w:mirrorIndents/>
      </w:pPr>
      <w:r w:rsidRPr="001911F7">
        <w:t>Cope, J. M., &amp; Punt, A. E. (2009). Length</w:t>
      </w:r>
      <w:r w:rsidRPr="001911F7">
        <w:rPr>
          <w:rFonts w:ascii="Cambria Math" w:hAnsi="Cambria Math" w:cs="Cambria Math"/>
        </w:rPr>
        <w:t>‐</w:t>
      </w:r>
      <w:r w:rsidRPr="001911F7">
        <w:t>Based Reference Points for Data</w:t>
      </w:r>
      <w:r w:rsidRPr="001911F7">
        <w:rPr>
          <w:rFonts w:ascii="Cambria Math" w:hAnsi="Cambria Math" w:cs="Cambria Math"/>
        </w:rPr>
        <w:t>‐</w:t>
      </w:r>
      <w:r w:rsidRPr="001911F7">
        <w:t xml:space="preserve">Limited Situations: Applications and Restrictions. </w:t>
      </w:r>
      <w:r w:rsidRPr="001911F7">
        <w:rPr>
          <w:i/>
          <w:iCs/>
        </w:rPr>
        <w:t>Marine and Coastal Fisheries</w:t>
      </w:r>
      <w:r w:rsidRPr="001911F7">
        <w:t xml:space="preserve">, </w:t>
      </w:r>
      <w:r w:rsidRPr="001911F7">
        <w:rPr>
          <w:i/>
          <w:iCs/>
        </w:rPr>
        <w:t>1</w:t>
      </w:r>
      <w:r w:rsidRPr="001911F7">
        <w:t xml:space="preserve">(1), 169–186. </w:t>
      </w:r>
      <w:hyperlink r:id="rId23" w:history="1">
        <w:r w:rsidRPr="001911F7">
          <w:rPr>
            <w:rStyle w:val="Hyperlink"/>
            <w:color w:val="auto"/>
            <w:u w:val="none"/>
          </w:rPr>
          <w:t>https://doi.org/10.1577/C08-025.1</w:t>
        </w:r>
      </w:hyperlink>
    </w:p>
    <w:p w14:paraId="3C8B6DA1" w14:textId="77777777" w:rsidR="00F343CC" w:rsidRPr="001911F7" w:rsidRDefault="00F343CC" w:rsidP="004719B0">
      <w:pPr>
        <w:ind w:left="720" w:hanging="720"/>
        <w:mirrorIndents/>
      </w:pPr>
      <w:r w:rsidRPr="001911F7">
        <w:t xml:space="preserve">FAO. (2020). </w:t>
      </w:r>
      <w:r w:rsidRPr="001911F7">
        <w:rPr>
          <w:rStyle w:val="Emphasis"/>
        </w:rPr>
        <w:t>The state of world fisheries and aquaculture 2020</w:t>
      </w:r>
      <w:r w:rsidRPr="001911F7">
        <w:t>. Food and Agriculture Organization of the United Nations.</w:t>
      </w:r>
    </w:p>
    <w:p w14:paraId="4BF989F6" w14:textId="77777777" w:rsidR="00F343CC" w:rsidRPr="001911F7" w:rsidRDefault="00F343CC" w:rsidP="004719B0">
      <w:pPr>
        <w:ind w:left="720" w:hanging="720"/>
        <w:mirrorIndents/>
      </w:pPr>
      <w:r w:rsidRPr="001911F7">
        <w:t xml:space="preserve">Free, C. M., Jensen, O. P., Wiedenmann, J., &amp; Deroba, J. J. (2017). The refined ORCS approach: A catch-based method for estimating stock status and catch limits for data-poor fish stocks. </w:t>
      </w:r>
      <w:r w:rsidRPr="001911F7">
        <w:rPr>
          <w:i/>
          <w:iCs/>
        </w:rPr>
        <w:t>Fisheries Research</w:t>
      </w:r>
      <w:r w:rsidRPr="001911F7">
        <w:t xml:space="preserve">, </w:t>
      </w:r>
      <w:r w:rsidRPr="001911F7">
        <w:rPr>
          <w:i/>
          <w:iCs/>
        </w:rPr>
        <w:t>193</w:t>
      </w:r>
      <w:r w:rsidRPr="001911F7">
        <w:t xml:space="preserve">, 60–70. </w:t>
      </w:r>
      <w:hyperlink r:id="rId24" w:history="1">
        <w:r w:rsidRPr="001911F7">
          <w:rPr>
            <w:rStyle w:val="Hyperlink"/>
            <w:color w:val="auto"/>
            <w:u w:val="none"/>
          </w:rPr>
          <w:t>https://doi.org/10.1016/j.fishres.2017.03.017</w:t>
        </w:r>
      </w:hyperlink>
    </w:p>
    <w:p w14:paraId="3F2E7F5B" w14:textId="77777777" w:rsidR="00F343CC" w:rsidRPr="001911F7" w:rsidRDefault="00F343CC" w:rsidP="004719B0">
      <w:pPr>
        <w:ind w:left="720" w:hanging="720"/>
        <w:mirrorIndents/>
      </w:pPr>
      <w:r w:rsidRPr="001911F7">
        <w:t xml:space="preserve">Froese, R. (2004). Keep it simple: Three indicators to deal with overfishing. </w:t>
      </w:r>
      <w:r w:rsidRPr="001911F7">
        <w:rPr>
          <w:i/>
          <w:iCs/>
        </w:rPr>
        <w:t>Fish and Fisheries</w:t>
      </w:r>
      <w:r w:rsidRPr="001911F7">
        <w:t xml:space="preserve">, </w:t>
      </w:r>
      <w:r w:rsidRPr="001911F7">
        <w:rPr>
          <w:i/>
          <w:iCs/>
        </w:rPr>
        <w:t>5</w:t>
      </w:r>
      <w:r w:rsidRPr="001911F7">
        <w:t xml:space="preserve">(1), 86–91. </w:t>
      </w:r>
      <w:hyperlink r:id="rId25" w:history="1">
        <w:r w:rsidRPr="001911F7">
          <w:rPr>
            <w:rStyle w:val="Hyperlink"/>
            <w:color w:val="auto"/>
            <w:u w:val="none"/>
          </w:rPr>
          <w:t>https://doi.org/10.1111/j.1467-2979.2004.00144.x</w:t>
        </w:r>
      </w:hyperlink>
    </w:p>
    <w:p w14:paraId="75D8897E" w14:textId="77777777" w:rsidR="00F343CC" w:rsidRPr="001911F7" w:rsidRDefault="00F343CC" w:rsidP="004719B0">
      <w:pPr>
        <w:ind w:left="720" w:hanging="720"/>
        <w:mirrorIndents/>
      </w:pPr>
      <w:r w:rsidRPr="001911F7">
        <w:t xml:space="preserve">Froese, R., &amp; Binohlan, C. (2000). Empirical relationships to estimate asymptotic length, length at first maturity and length at maximum yield per recruit in fishes, with a simple method to evaluate length frequency data. </w:t>
      </w:r>
      <w:r w:rsidRPr="001911F7">
        <w:rPr>
          <w:i/>
          <w:iCs/>
        </w:rPr>
        <w:t>Journal of Fish Biology</w:t>
      </w:r>
      <w:r w:rsidRPr="001911F7">
        <w:t xml:space="preserve">, </w:t>
      </w:r>
      <w:r w:rsidRPr="001911F7">
        <w:rPr>
          <w:i/>
          <w:iCs/>
        </w:rPr>
        <w:t>56</w:t>
      </w:r>
      <w:r w:rsidRPr="001911F7">
        <w:t xml:space="preserve">(4), 758–773. </w:t>
      </w:r>
      <w:hyperlink r:id="rId26" w:history="1">
        <w:r w:rsidRPr="001911F7">
          <w:rPr>
            <w:rStyle w:val="Hyperlink"/>
            <w:color w:val="auto"/>
            <w:u w:val="none"/>
          </w:rPr>
          <w:t>https://doi.org/10.1111/j.1095-8649.2000.tb00870.x</w:t>
        </w:r>
      </w:hyperlink>
    </w:p>
    <w:p w14:paraId="0F1F92E6" w14:textId="77777777" w:rsidR="00F343CC" w:rsidRPr="001911F7" w:rsidRDefault="00F343CC" w:rsidP="004719B0">
      <w:pPr>
        <w:ind w:left="720" w:hanging="720"/>
        <w:mirrorIndents/>
      </w:pPr>
      <w:r w:rsidRPr="001911F7">
        <w:t xml:space="preserve">Froese, R., Winker, H., Coro, G., Demirel, N., Tsikliras, A. C., Dimarchopoulou, D., Scarcella, G., Probst, W. N., Dureuil, M., &amp; Pauly, D. (2018). A new approach for estimating stock status from length frequency data. </w:t>
      </w:r>
      <w:r w:rsidRPr="001911F7">
        <w:rPr>
          <w:i/>
          <w:iCs/>
        </w:rPr>
        <w:t>ICES Journal of Marine Science</w:t>
      </w:r>
      <w:r w:rsidRPr="001911F7">
        <w:t xml:space="preserve">, </w:t>
      </w:r>
      <w:r w:rsidRPr="001911F7">
        <w:rPr>
          <w:i/>
          <w:iCs/>
        </w:rPr>
        <w:t>75</w:t>
      </w:r>
      <w:r w:rsidRPr="001911F7">
        <w:t xml:space="preserve">(6), 2004–2015. </w:t>
      </w:r>
      <w:hyperlink r:id="rId27" w:history="1">
        <w:r w:rsidRPr="001911F7">
          <w:rPr>
            <w:rStyle w:val="Hyperlink"/>
            <w:color w:val="auto"/>
            <w:u w:val="none"/>
          </w:rPr>
          <w:t>https://doi.org/10.1093/icesjms/fsy078</w:t>
        </w:r>
      </w:hyperlink>
    </w:p>
    <w:p w14:paraId="4953393A" w14:textId="77777777" w:rsidR="00F343CC" w:rsidRPr="001911F7" w:rsidRDefault="00F343CC" w:rsidP="004719B0">
      <w:pPr>
        <w:ind w:left="720" w:hanging="720"/>
        <w:mirrorIndents/>
      </w:pPr>
      <w:r w:rsidRPr="001911F7">
        <w:t xml:space="preserve">Gayanilo, F. C., Sparre, P., &amp; Pauly, D. (2005). </w:t>
      </w:r>
      <w:r w:rsidRPr="001911F7">
        <w:rPr>
          <w:rStyle w:val="Emphasis"/>
        </w:rPr>
        <w:t>FAO-ICLARM stock assessment tools II (FiSAT II). Revised version. User's guide</w:t>
      </w:r>
      <w:r w:rsidRPr="001911F7">
        <w:t>. FAO Computerized Information Series (Fisheries), No. 8.</w:t>
      </w:r>
    </w:p>
    <w:p w14:paraId="112B0AD5" w14:textId="77777777" w:rsidR="00F24D4A" w:rsidRPr="001911F7" w:rsidRDefault="00F343CC" w:rsidP="00F24D4A">
      <w:pPr>
        <w:ind w:left="720" w:hanging="720"/>
        <w:mirrorIndents/>
        <w:rPr>
          <w:rStyle w:val="Hyperlink"/>
          <w:color w:val="auto"/>
          <w:u w:val="none"/>
        </w:rPr>
      </w:pPr>
      <w:r w:rsidRPr="001911F7">
        <w:t xml:space="preserve">Gelman, A., &amp; Shalizi, C. R. (2013). Philosophy and the practice of Bayesian statistics. </w:t>
      </w:r>
      <w:r w:rsidRPr="001911F7">
        <w:rPr>
          <w:i/>
          <w:iCs/>
        </w:rPr>
        <w:t>British Journal of Mathematical and Statistical Psychology</w:t>
      </w:r>
      <w:r w:rsidRPr="001911F7">
        <w:t xml:space="preserve">, </w:t>
      </w:r>
      <w:r w:rsidRPr="001911F7">
        <w:rPr>
          <w:i/>
          <w:iCs/>
        </w:rPr>
        <w:t>66</w:t>
      </w:r>
      <w:r w:rsidRPr="001911F7">
        <w:t xml:space="preserve">(1), 8–38. </w:t>
      </w:r>
      <w:hyperlink r:id="rId28" w:history="1">
        <w:r w:rsidRPr="001911F7">
          <w:rPr>
            <w:rStyle w:val="Hyperlink"/>
            <w:color w:val="auto"/>
            <w:u w:val="none"/>
          </w:rPr>
          <w:t>https://doi.org/10.1111/j.2044-8317.2011.02037.x</w:t>
        </w:r>
      </w:hyperlink>
    </w:p>
    <w:p w14:paraId="1DDA1B9F" w14:textId="79501B0F" w:rsidR="00F24D4A" w:rsidRPr="007A0BD1" w:rsidRDefault="00F24D4A" w:rsidP="007A0BD1">
      <w:pPr>
        <w:ind w:left="720" w:hanging="720"/>
        <w:mirrorIndents/>
      </w:pPr>
      <w:r w:rsidRPr="001911F7">
        <w:fldChar w:fldCharType="begin"/>
      </w:r>
      <w:r w:rsidRPr="001911F7">
        <w:instrText xml:space="preserve"> ADDIN ZOTERO_BIBL {"uncited":[],"omitted":[],"custom":[]} CSL_BIBLIOGRAPHY </w:instrText>
      </w:r>
      <w:r w:rsidRPr="001911F7">
        <w:fldChar w:fldCharType="separate"/>
      </w:r>
      <w:r w:rsidRPr="007A0BD1">
        <w:t xml:space="preserve">Garcia, S., Zerbi, A., Aliaume, C., &amp; Chi, T. (2003). The Ecosystem Approach to Fisheries: Issues, Terminology, Principles, Institution Foundations, Implementation and Outlook. In </w:t>
      </w:r>
      <w:r w:rsidRPr="007A0BD1">
        <w:rPr>
          <w:i/>
          <w:iCs/>
        </w:rPr>
        <w:t>FAO Fisheries Technical Paper</w:t>
      </w:r>
      <w:r w:rsidRPr="007A0BD1">
        <w:t xml:space="preserve"> (Vol. 443).</w:t>
      </w:r>
    </w:p>
    <w:p w14:paraId="2EAF4209" w14:textId="5D0A1985" w:rsidR="00F343CC" w:rsidRPr="001911F7" w:rsidRDefault="00F24D4A" w:rsidP="007A0BD1">
      <w:pPr>
        <w:ind w:firstLine="0"/>
        <w:mirrorIndents/>
      </w:pPr>
      <w:r w:rsidRPr="001911F7">
        <w:fldChar w:fldCharType="end"/>
      </w:r>
      <w:r w:rsidR="00F343CC" w:rsidRPr="001911F7">
        <w:t xml:space="preserve">Hilborn, R. (2007). Managing fisheries is managing people: What has been learned? </w:t>
      </w:r>
      <w:r w:rsidR="00F343CC" w:rsidRPr="001911F7">
        <w:rPr>
          <w:i/>
          <w:iCs/>
        </w:rPr>
        <w:t>Fish and Fisheries</w:t>
      </w:r>
      <w:r w:rsidR="00F343CC" w:rsidRPr="001911F7">
        <w:t xml:space="preserve">, </w:t>
      </w:r>
      <w:r w:rsidR="00F343CC" w:rsidRPr="001911F7">
        <w:rPr>
          <w:i/>
          <w:iCs/>
        </w:rPr>
        <w:t>8</w:t>
      </w:r>
      <w:r w:rsidR="00F343CC" w:rsidRPr="001911F7">
        <w:t xml:space="preserve">(4), 285–296. </w:t>
      </w:r>
      <w:hyperlink r:id="rId29" w:history="1">
        <w:r w:rsidR="00F343CC" w:rsidRPr="001911F7">
          <w:rPr>
            <w:rStyle w:val="Hyperlink"/>
            <w:color w:val="auto"/>
            <w:u w:val="none"/>
          </w:rPr>
          <w:t>https://doi.org/10.1111/j.1467-2979.2007.00263_2.x</w:t>
        </w:r>
      </w:hyperlink>
    </w:p>
    <w:p w14:paraId="1485101D" w14:textId="77777777" w:rsidR="00F343CC" w:rsidRPr="001911F7" w:rsidRDefault="00F343CC" w:rsidP="004719B0">
      <w:pPr>
        <w:ind w:left="720" w:hanging="720"/>
        <w:mirrorIndents/>
      </w:pPr>
      <w:r w:rsidRPr="001911F7">
        <w:t xml:space="preserve">Hilborn, R., &amp; Walters, C. J. (1992). Role of Stock Assessment in Fisheries Management. In R. Hilborn &amp; C. J. Walters (Eds.), </w:t>
      </w:r>
      <w:r w:rsidRPr="001911F7">
        <w:rPr>
          <w:i/>
          <w:iCs/>
        </w:rPr>
        <w:t>Quantitative Fisheries Stock Assessment: Choice, Dynamics and Uncertainty</w:t>
      </w:r>
      <w:r w:rsidRPr="001911F7">
        <w:t xml:space="preserve"> (pp. 3–21). Springer US. </w:t>
      </w:r>
      <w:hyperlink r:id="rId30" w:history="1">
        <w:r w:rsidRPr="001911F7">
          <w:rPr>
            <w:rStyle w:val="Hyperlink"/>
            <w:color w:val="auto"/>
            <w:u w:val="none"/>
          </w:rPr>
          <w:t>https://doi.org/10.1007/978-1-4615-3598-0_1</w:t>
        </w:r>
      </w:hyperlink>
    </w:p>
    <w:p w14:paraId="4FC7EEE4" w14:textId="77777777" w:rsidR="00F343CC" w:rsidRPr="001911F7" w:rsidRDefault="00F343CC" w:rsidP="004719B0">
      <w:pPr>
        <w:pStyle w:val="Bibliography"/>
        <w:ind w:left="720" w:hanging="720"/>
      </w:pPr>
      <w:r w:rsidRPr="001911F7">
        <w:t xml:space="preserve">Hilborn, R., Amoroso, R. O., Anderson, C. M., Baum, J. K., Branch, T. A., Costello, C., de Moor, C. L., Faraj, A., Hively, D., Jensen, O. P., Kurota, H., Little, L. R., Mace, P., McClanahan, T., Melnychuk, M. C., Minto, C., Osio, G. C., Parma, A. M., Pons, M., … Ye, Y. (2020). Effective fisheries management instrumental in improving fish stock status. </w:t>
      </w:r>
      <w:r w:rsidRPr="001911F7">
        <w:rPr>
          <w:i/>
          <w:iCs/>
        </w:rPr>
        <w:t>Proceedings of the National Academy of Sciences</w:t>
      </w:r>
      <w:r w:rsidRPr="001911F7">
        <w:t xml:space="preserve">, </w:t>
      </w:r>
      <w:r w:rsidRPr="001911F7">
        <w:rPr>
          <w:i/>
          <w:iCs/>
        </w:rPr>
        <w:t>117</w:t>
      </w:r>
      <w:r w:rsidRPr="001911F7">
        <w:t xml:space="preserve">(4), 2218–2224. </w:t>
      </w:r>
      <w:hyperlink r:id="rId31" w:history="1">
        <w:r w:rsidRPr="001911F7">
          <w:rPr>
            <w:rStyle w:val="Hyperlink"/>
            <w:color w:val="auto"/>
            <w:u w:val="none"/>
          </w:rPr>
          <w:t>https://doi.org/10.1073/pnas.1909726116</w:t>
        </w:r>
      </w:hyperlink>
    </w:p>
    <w:p w14:paraId="4424902C" w14:textId="77777777" w:rsidR="00F343CC" w:rsidRPr="001911F7" w:rsidRDefault="00F343CC" w:rsidP="004719B0">
      <w:pPr>
        <w:pStyle w:val="Bibliography"/>
        <w:ind w:left="720" w:hanging="720"/>
      </w:pPr>
      <w:r w:rsidRPr="001911F7">
        <w:t xml:space="preserve">Hixon, M. A., Johnson, D. W., &amp; Sogard, S. M. (2014). BOFFFFs: On the importance of conserving old-growth age structure in fishery populations. </w:t>
      </w:r>
      <w:r w:rsidRPr="001911F7">
        <w:rPr>
          <w:i/>
          <w:iCs/>
        </w:rPr>
        <w:t>ICES Journal of Marine Science</w:t>
      </w:r>
      <w:r w:rsidRPr="001911F7">
        <w:t xml:space="preserve">, </w:t>
      </w:r>
      <w:r w:rsidRPr="001911F7">
        <w:rPr>
          <w:i/>
          <w:iCs/>
        </w:rPr>
        <w:t>71</w:t>
      </w:r>
      <w:r w:rsidRPr="001911F7">
        <w:t xml:space="preserve">(8), 2171–2185. </w:t>
      </w:r>
      <w:hyperlink r:id="rId32" w:history="1">
        <w:r w:rsidRPr="001911F7">
          <w:rPr>
            <w:rStyle w:val="Hyperlink"/>
            <w:color w:val="auto"/>
            <w:u w:val="none"/>
          </w:rPr>
          <w:t>https://doi.org/10.1093/icesjms/fst200</w:t>
        </w:r>
      </w:hyperlink>
    </w:p>
    <w:p w14:paraId="49BBBEAD" w14:textId="77777777" w:rsidR="00F343CC" w:rsidRPr="001911F7" w:rsidRDefault="00F343CC" w:rsidP="004719B0">
      <w:pPr>
        <w:pStyle w:val="Bibliography"/>
        <w:ind w:left="720" w:hanging="720"/>
      </w:pPr>
      <w:r w:rsidRPr="001911F7">
        <w:t xml:space="preserve">Hoggarth, D. D., Abeyasekera, S., Arthur, R., Beddington, J. R., Burn, R. W., Halls, A. S., ... &amp; Welcomme, R. L. (2006). </w:t>
      </w:r>
      <w:r w:rsidRPr="001911F7">
        <w:rPr>
          <w:rStyle w:val="Emphasis"/>
        </w:rPr>
        <w:t>Stock assessment for fishery management: A framework guide to the stock assessment tools of the Fisheries Management Science Programme (FMSP)</w:t>
      </w:r>
      <w:r w:rsidRPr="001911F7">
        <w:t xml:space="preserve"> (FAO Fisheries Technical Paper No. 487).</w:t>
      </w:r>
    </w:p>
    <w:p w14:paraId="428ED2C2" w14:textId="77777777" w:rsidR="00F343CC" w:rsidRPr="001911F7" w:rsidRDefault="00F343CC" w:rsidP="004719B0">
      <w:pPr>
        <w:ind w:left="720" w:hanging="720"/>
        <w:mirrorIndents/>
      </w:pPr>
      <w:r w:rsidRPr="001911F7">
        <w:t xml:space="preserve">Hordyk, A. R., Loneragan, N. R., &amp; Prince, J. D. (2015). An evaluation of an iterative harvest strategy for data-poor fisheries using the length-based spawning potential ratio assessment methodology. </w:t>
      </w:r>
      <w:r w:rsidRPr="001911F7">
        <w:rPr>
          <w:i/>
          <w:iCs/>
        </w:rPr>
        <w:t>Fisheries Research</w:t>
      </w:r>
      <w:r w:rsidRPr="001911F7">
        <w:t xml:space="preserve">, </w:t>
      </w:r>
      <w:r w:rsidRPr="001911F7">
        <w:rPr>
          <w:i/>
          <w:iCs/>
        </w:rPr>
        <w:t>171</w:t>
      </w:r>
      <w:r w:rsidRPr="001911F7">
        <w:t xml:space="preserve">, 20–32. </w:t>
      </w:r>
      <w:hyperlink r:id="rId33" w:history="1">
        <w:r w:rsidRPr="001911F7">
          <w:rPr>
            <w:rStyle w:val="Hyperlink"/>
            <w:color w:val="auto"/>
            <w:u w:val="none"/>
          </w:rPr>
          <w:t>https://doi.org/10.1016/j.fishres.2014.12.018</w:t>
        </w:r>
      </w:hyperlink>
    </w:p>
    <w:p w14:paraId="7C382321" w14:textId="77777777" w:rsidR="00F343CC" w:rsidRPr="001911F7" w:rsidRDefault="00F343CC" w:rsidP="004719B0">
      <w:pPr>
        <w:ind w:left="720" w:hanging="720"/>
        <w:mirrorIndents/>
      </w:pPr>
      <w:r w:rsidRPr="001911F7">
        <w:t xml:space="preserve">Hossain, M. Y., Rahman, Md. M., Fulanda, B., Jewel, M. a. S., Ahamed, F., &amp; Ohtomi, J. (2012). Length–weight and length–length relationships of five threatened fish species from the Jamuna (Brahmaputra River tributary) River, northern Bangladesh. </w:t>
      </w:r>
      <w:r w:rsidRPr="001911F7">
        <w:rPr>
          <w:i/>
          <w:iCs/>
        </w:rPr>
        <w:t>Journal of Applied Ichthyology</w:t>
      </w:r>
      <w:r w:rsidRPr="001911F7">
        <w:t xml:space="preserve">, </w:t>
      </w:r>
      <w:r w:rsidRPr="001911F7">
        <w:rPr>
          <w:i/>
          <w:iCs/>
        </w:rPr>
        <w:t>28</w:t>
      </w:r>
      <w:r w:rsidRPr="001911F7">
        <w:t xml:space="preserve">(2), 275–277. </w:t>
      </w:r>
      <w:hyperlink r:id="rId34" w:history="1">
        <w:r w:rsidRPr="001911F7">
          <w:rPr>
            <w:rStyle w:val="Hyperlink"/>
            <w:color w:val="auto"/>
            <w:u w:val="none"/>
          </w:rPr>
          <w:t>https://doi.org/10.1111/j.1439-0426.2011.01900.x</w:t>
        </w:r>
      </w:hyperlink>
    </w:p>
    <w:p w14:paraId="10A8B435" w14:textId="77777777" w:rsidR="00F343CC" w:rsidRPr="001911F7" w:rsidRDefault="00F343CC" w:rsidP="004719B0">
      <w:pPr>
        <w:ind w:left="720" w:hanging="720"/>
        <w:mirrorIndents/>
      </w:pPr>
      <w:r w:rsidRPr="001911F7">
        <w:t xml:space="preserve">Khatun, M. H., Zahangir, M. M., Akhter, B., Parvej, M. R., &amp; Liu, Q. (2023). Clupeids in the kaptai reservoir, a blessing or a curse: Estimation of fisheries reference points. </w:t>
      </w:r>
      <w:r w:rsidRPr="001911F7">
        <w:rPr>
          <w:i/>
          <w:iCs/>
        </w:rPr>
        <w:t>Heliyon</w:t>
      </w:r>
      <w:r w:rsidRPr="001911F7">
        <w:t xml:space="preserve">, </w:t>
      </w:r>
      <w:r w:rsidRPr="001911F7">
        <w:rPr>
          <w:i/>
          <w:iCs/>
        </w:rPr>
        <w:t>9</w:t>
      </w:r>
      <w:r w:rsidRPr="001911F7">
        <w:t xml:space="preserve">(3). </w:t>
      </w:r>
      <w:hyperlink r:id="rId35" w:history="1">
        <w:r w:rsidRPr="001911F7">
          <w:rPr>
            <w:rStyle w:val="Hyperlink"/>
            <w:color w:val="auto"/>
            <w:u w:val="none"/>
          </w:rPr>
          <w:t>https://doi.org/10.1016/j.heliyon.2023.e13818</w:t>
        </w:r>
      </w:hyperlink>
    </w:p>
    <w:p w14:paraId="33161B9D" w14:textId="77777777" w:rsidR="00F343CC" w:rsidRPr="001911F7" w:rsidRDefault="00F343CC" w:rsidP="004719B0">
      <w:pPr>
        <w:ind w:left="720" w:hanging="720"/>
        <w:mirrorIndents/>
      </w:pPr>
      <w:r w:rsidRPr="001911F7">
        <w:t xml:space="preserve">Mace, P. M., &amp; Sissenwine, M. P. (1993). How much spawning per recruit is enough? </w:t>
      </w:r>
      <w:r w:rsidRPr="001911F7">
        <w:rPr>
          <w:i/>
          <w:iCs/>
        </w:rPr>
        <w:t>Canadian Special Publication of Fisheries and Aquatic Sciences</w:t>
      </w:r>
      <w:r w:rsidRPr="001911F7">
        <w:t>, 120, 101-118.</w:t>
      </w:r>
    </w:p>
    <w:p w14:paraId="722E1F03" w14:textId="77777777" w:rsidR="00F343CC" w:rsidRPr="001911F7" w:rsidRDefault="00F343CC" w:rsidP="004719B0">
      <w:pPr>
        <w:ind w:left="720" w:hanging="720"/>
        <w:mirrorIndents/>
      </w:pPr>
      <w:r w:rsidRPr="001911F7">
        <w:t xml:space="preserve">Martell, S., &amp; Froese, R. (2013). A simple method for estimating MSY from catch and resilience. </w:t>
      </w:r>
      <w:r w:rsidRPr="001911F7">
        <w:rPr>
          <w:i/>
          <w:iCs/>
        </w:rPr>
        <w:t>Fish and Fisheries</w:t>
      </w:r>
      <w:r w:rsidRPr="001911F7">
        <w:t xml:space="preserve">, </w:t>
      </w:r>
      <w:r w:rsidRPr="001911F7">
        <w:rPr>
          <w:i/>
          <w:iCs/>
        </w:rPr>
        <w:t>14</w:t>
      </w:r>
      <w:r w:rsidRPr="001911F7">
        <w:t xml:space="preserve">(4), 504–514. </w:t>
      </w:r>
      <w:hyperlink r:id="rId36" w:history="1">
        <w:r w:rsidRPr="001911F7">
          <w:rPr>
            <w:rStyle w:val="Hyperlink"/>
            <w:color w:val="auto"/>
            <w:u w:val="none"/>
          </w:rPr>
          <w:t>https://doi.org/10.1111/j.1467-2979.2012.00485.x</w:t>
        </w:r>
      </w:hyperlink>
    </w:p>
    <w:p w14:paraId="6E68B325" w14:textId="77777777" w:rsidR="00F343CC" w:rsidRPr="001911F7" w:rsidRDefault="00F343CC" w:rsidP="004719B0">
      <w:pPr>
        <w:ind w:left="720" w:hanging="720"/>
        <w:mirrorIndents/>
      </w:pPr>
      <w:r w:rsidRPr="001911F7">
        <w:t xml:space="preserve">Mildenberger, T. K., Taylor, M. H., &amp; Wolff, M. (2017). "TropFishR: An R package for fisheries analysis with length-frequency data." </w:t>
      </w:r>
      <w:r w:rsidRPr="001911F7">
        <w:rPr>
          <w:i/>
          <w:iCs/>
        </w:rPr>
        <w:t>Methods in Ecology and Evolution</w:t>
      </w:r>
      <w:r w:rsidRPr="001911F7">
        <w:t>, 8(11), 1520-1527.</w:t>
      </w:r>
    </w:p>
    <w:p w14:paraId="41AD726D" w14:textId="77777777" w:rsidR="00F343CC" w:rsidRPr="001911F7" w:rsidRDefault="00F343CC" w:rsidP="004719B0">
      <w:pPr>
        <w:ind w:left="720" w:hanging="720"/>
        <w:mirrorIndents/>
      </w:pPr>
      <w:r w:rsidRPr="001911F7">
        <w:t xml:space="preserve">Mora, C., Myers, R. A., Coll, M., Libralato, S., Pitcher, T. J., Sumaila, R. U., Zeller, D., Watson, R., Gaston, K. J., &amp; Worm, B. (2009). Management Effectiveness of the World’s Marine Fisheries. </w:t>
      </w:r>
      <w:r w:rsidRPr="001911F7">
        <w:rPr>
          <w:i/>
          <w:iCs/>
        </w:rPr>
        <w:t>PLOS Biology</w:t>
      </w:r>
      <w:r w:rsidRPr="001911F7">
        <w:t xml:space="preserve">, </w:t>
      </w:r>
      <w:r w:rsidRPr="001911F7">
        <w:rPr>
          <w:i/>
          <w:iCs/>
        </w:rPr>
        <w:t>7</w:t>
      </w:r>
      <w:r w:rsidRPr="001911F7">
        <w:t>(6), e1000131. https://doi.org/10.1371/journal.pbio.1000131</w:t>
      </w:r>
    </w:p>
    <w:p w14:paraId="360B8D4D" w14:textId="77777777" w:rsidR="00F343CC" w:rsidRPr="001911F7" w:rsidRDefault="00F343CC" w:rsidP="004719B0">
      <w:pPr>
        <w:ind w:left="720" w:hanging="720"/>
        <w:mirrorIndents/>
      </w:pPr>
      <w:r w:rsidRPr="001911F7">
        <w:t xml:space="preserve">Nelson, G. A. (2017). </w:t>
      </w:r>
      <w:r w:rsidRPr="001911F7">
        <w:rPr>
          <w:i/>
          <w:iCs/>
        </w:rPr>
        <w:t>fishmethods: Fishery Science Methods and Models</w:t>
      </w:r>
      <w:r w:rsidRPr="001911F7">
        <w:t xml:space="preserve"> (1.12-1) [Computer software]. </w:t>
      </w:r>
      <w:hyperlink r:id="rId37" w:history="1">
        <w:r w:rsidRPr="001911F7">
          <w:rPr>
            <w:rStyle w:val="Hyperlink"/>
            <w:color w:val="auto"/>
            <w:u w:val="none"/>
          </w:rPr>
          <w:t>https://cran.r-project.org/web/packages/fishmethods/index.html</w:t>
        </w:r>
      </w:hyperlink>
    </w:p>
    <w:p w14:paraId="7438844F" w14:textId="77777777" w:rsidR="00F343CC" w:rsidRPr="001911F7" w:rsidRDefault="00F343CC" w:rsidP="004719B0">
      <w:pPr>
        <w:ind w:left="720" w:hanging="720"/>
        <w:mirrorIndents/>
      </w:pPr>
      <w:bookmarkStart w:id="78" w:name="_Hlk174216909"/>
      <w:r w:rsidRPr="001911F7">
        <w:t xml:space="preserve">Olden, J. D., Lawler, J. J., &amp; Poff, N. L. (2008). Machine Learning Methods Without Tears: A Primer for Ecologists. </w:t>
      </w:r>
      <w:r w:rsidRPr="001911F7">
        <w:rPr>
          <w:i/>
          <w:iCs/>
        </w:rPr>
        <w:t>The Quarterly Review of Biology</w:t>
      </w:r>
      <w:r w:rsidRPr="001911F7">
        <w:t xml:space="preserve">, </w:t>
      </w:r>
      <w:r w:rsidRPr="001911F7">
        <w:rPr>
          <w:i/>
          <w:iCs/>
        </w:rPr>
        <w:t>83</w:t>
      </w:r>
      <w:r w:rsidRPr="001911F7">
        <w:t xml:space="preserve">(2), 171–193. </w:t>
      </w:r>
      <w:hyperlink r:id="rId38" w:history="1">
        <w:r w:rsidRPr="001911F7">
          <w:rPr>
            <w:rStyle w:val="Hyperlink"/>
            <w:color w:val="auto"/>
            <w:u w:val="none"/>
          </w:rPr>
          <w:t>https://doi.org/10.1086/587826</w:t>
        </w:r>
      </w:hyperlink>
    </w:p>
    <w:bookmarkEnd w:id="78"/>
    <w:p w14:paraId="3738B386" w14:textId="77777777" w:rsidR="00F343CC" w:rsidRPr="001911F7" w:rsidRDefault="00F343CC" w:rsidP="004719B0">
      <w:pPr>
        <w:ind w:left="720" w:hanging="720"/>
        <w:mirrorIndents/>
      </w:pPr>
      <w:r w:rsidRPr="001911F7">
        <w:t xml:space="preserve">Pauly, D. (1984). </w:t>
      </w:r>
      <w:r w:rsidRPr="001911F7">
        <w:rPr>
          <w:i/>
          <w:iCs/>
        </w:rPr>
        <w:t>Fish Population Dynamics in Tropical Waters: A Manual for Use with Programmable Calculators</w:t>
      </w:r>
      <w:r w:rsidRPr="001911F7">
        <w:t>. WorldFish.</w:t>
      </w:r>
    </w:p>
    <w:p w14:paraId="154BFA04" w14:textId="77777777" w:rsidR="00F343CC" w:rsidRPr="001911F7" w:rsidRDefault="00F343CC" w:rsidP="004719B0">
      <w:pPr>
        <w:ind w:left="720" w:hanging="720"/>
        <w:mirrorIndents/>
      </w:pPr>
      <w:r w:rsidRPr="001911F7">
        <w:t xml:space="preserve">Pauly, D., &amp; Morgan, G. R. (Eds.). (1987). </w:t>
      </w:r>
      <w:r w:rsidRPr="001911F7">
        <w:rPr>
          <w:i/>
          <w:iCs/>
        </w:rPr>
        <w:t>Length-based methods in fisheries research</w:t>
      </w:r>
      <w:r w:rsidRPr="001911F7">
        <w:t xml:space="preserve"> (Vol. 13). WorldFish.</w:t>
      </w:r>
    </w:p>
    <w:p w14:paraId="1EC3393B" w14:textId="77777777" w:rsidR="00F343CC" w:rsidRPr="001911F7" w:rsidRDefault="00F343CC" w:rsidP="004719B0">
      <w:pPr>
        <w:ind w:left="720" w:hanging="720"/>
        <w:mirrorIndents/>
      </w:pPr>
      <w:r w:rsidRPr="001911F7">
        <w:t xml:space="preserve">Pilling, G. M., Kell, L. T., Hutton, T., Bromley, P. J., Tidd, A. N., &amp; Bolle, L. J. (2008). Can economic and biological management objectives be achieved by the use of MSY-based reference points? A North Sea plaice (Pleuronectes platessa) and sole (Solea solea) case study. </w:t>
      </w:r>
      <w:r w:rsidRPr="001911F7">
        <w:rPr>
          <w:i/>
          <w:iCs/>
        </w:rPr>
        <w:t>ICES Journal of Marine Science</w:t>
      </w:r>
      <w:r w:rsidRPr="001911F7">
        <w:t xml:space="preserve">, </w:t>
      </w:r>
      <w:r w:rsidRPr="001911F7">
        <w:rPr>
          <w:i/>
          <w:iCs/>
        </w:rPr>
        <w:t>65</w:t>
      </w:r>
      <w:r w:rsidRPr="001911F7">
        <w:t xml:space="preserve">(6), 1069–1080. </w:t>
      </w:r>
      <w:hyperlink r:id="rId39" w:history="1">
        <w:r w:rsidRPr="001911F7">
          <w:rPr>
            <w:rStyle w:val="Hyperlink"/>
            <w:color w:val="auto"/>
            <w:u w:val="none"/>
          </w:rPr>
          <w:t>https://doi.org/10.1093/icesjms/fsn063</w:t>
        </w:r>
      </w:hyperlink>
    </w:p>
    <w:p w14:paraId="427754BD" w14:textId="77777777" w:rsidR="00F343CC" w:rsidRPr="001911F7" w:rsidRDefault="00F343CC" w:rsidP="004719B0">
      <w:pPr>
        <w:ind w:left="720" w:hanging="720"/>
        <w:mirrorIndents/>
      </w:pPr>
      <w:r w:rsidRPr="001911F7">
        <w:t xml:space="preserve">Pilling, G. M., Kell, L. T., Hutton, T., Bromley, P. J., Tidd, A. N., &amp; Bolle, L. J. (2008). Can economic and biological management objectives be achieved by the use of MSY-based reference points? A North Sea plaice (Pleuronectes platessa) and sole (Solea solea) case study. </w:t>
      </w:r>
      <w:r w:rsidRPr="001911F7">
        <w:rPr>
          <w:i/>
          <w:iCs/>
        </w:rPr>
        <w:t>ICES Journal of Marine Science</w:t>
      </w:r>
      <w:r w:rsidRPr="001911F7">
        <w:t xml:space="preserve">, </w:t>
      </w:r>
      <w:r w:rsidRPr="001911F7">
        <w:rPr>
          <w:i/>
          <w:iCs/>
        </w:rPr>
        <w:t>65</w:t>
      </w:r>
      <w:r w:rsidRPr="001911F7">
        <w:t xml:space="preserve">(6), 1069–1080. </w:t>
      </w:r>
      <w:hyperlink r:id="rId40" w:history="1">
        <w:r w:rsidRPr="001911F7">
          <w:rPr>
            <w:rStyle w:val="Hyperlink"/>
            <w:color w:val="auto"/>
            <w:u w:val="none"/>
          </w:rPr>
          <w:t>https://doi.org/10.1093/icesjms/fsn063</w:t>
        </w:r>
      </w:hyperlink>
    </w:p>
    <w:p w14:paraId="76FABB5C" w14:textId="77777777" w:rsidR="00F343CC" w:rsidRPr="001911F7" w:rsidRDefault="00F343CC" w:rsidP="004719B0">
      <w:pPr>
        <w:ind w:left="720" w:hanging="720"/>
        <w:mirrorIndents/>
      </w:pPr>
      <w:r w:rsidRPr="001911F7">
        <w:t xml:space="preserve">Prince, J., Victor, S., Kloulchad, V., &amp; Hordyk, A. (2015). Length based SPR assessment of eleven Indo-Pacific coral reef fish populations in Palau. </w:t>
      </w:r>
      <w:r w:rsidRPr="001911F7">
        <w:rPr>
          <w:i/>
          <w:iCs/>
        </w:rPr>
        <w:t>Fisheries Research</w:t>
      </w:r>
      <w:r w:rsidRPr="001911F7">
        <w:t xml:space="preserve">, </w:t>
      </w:r>
      <w:r w:rsidRPr="001911F7">
        <w:rPr>
          <w:i/>
          <w:iCs/>
        </w:rPr>
        <w:t>171</w:t>
      </w:r>
      <w:r w:rsidRPr="001911F7">
        <w:t xml:space="preserve">, 42–58. </w:t>
      </w:r>
      <w:hyperlink r:id="rId41" w:history="1">
        <w:r w:rsidRPr="001911F7">
          <w:rPr>
            <w:rStyle w:val="Hyperlink"/>
            <w:color w:val="auto"/>
            <w:u w:val="none"/>
          </w:rPr>
          <w:t>https://doi.org/10.1016/j.fishres.2015.06.008</w:t>
        </w:r>
      </w:hyperlink>
    </w:p>
    <w:p w14:paraId="0BF2BD6C" w14:textId="77777777" w:rsidR="00F343CC" w:rsidRPr="001911F7" w:rsidRDefault="00F343CC" w:rsidP="004719B0">
      <w:pPr>
        <w:pStyle w:val="Bibliography"/>
        <w:ind w:left="720" w:hanging="720"/>
      </w:pPr>
      <w:r w:rsidRPr="001911F7">
        <w:t xml:space="preserve">Punt, A. E., Butterworth, D. S., de Moor, C. L., De Oliveira, J. A. A., &amp; Haddon, M. (2016). Management strategy evaluation: Best practices. </w:t>
      </w:r>
      <w:r w:rsidRPr="001911F7">
        <w:rPr>
          <w:i/>
          <w:iCs/>
        </w:rPr>
        <w:t>Fish and Fisheries</w:t>
      </w:r>
      <w:r w:rsidRPr="001911F7">
        <w:t xml:space="preserve">, </w:t>
      </w:r>
      <w:r w:rsidRPr="001911F7">
        <w:rPr>
          <w:i/>
          <w:iCs/>
        </w:rPr>
        <w:t>17</w:t>
      </w:r>
      <w:r w:rsidRPr="001911F7">
        <w:t xml:space="preserve">(2), 303–334. </w:t>
      </w:r>
      <w:hyperlink r:id="rId42" w:history="1">
        <w:r w:rsidRPr="001911F7">
          <w:rPr>
            <w:rStyle w:val="Hyperlink"/>
            <w:color w:val="auto"/>
            <w:u w:val="none"/>
          </w:rPr>
          <w:t>https://doi.org/10.1111/faf.12104</w:t>
        </w:r>
      </w:hyperlink>
    </w:p>
    <w:p w14:paraId="7A599B97" w14:textId="77777777" w:rsidR="00F343CC" w:rsidRPr="001911F7" w:rsidRDefault="00F343CC" w:rsidP="004719B0">
      <w:pPr>
        <w:ind w:left="720" w:hanging="720"/>
        <w:mirrorIndents/>
      </w:pPr>
      <w:r w:rsidRPr="001911F7">
        <w:t xml:space="preserve">Punt, A. E., Dunn, A., Elvarsson, B. Þ., Hampton, J., Hoyle, S. D., Maunder, M. N., Methot, R. D., &amp; Nielsen, A. (2020). Essential features of the next-generation integrated fisheries stock assessment package: A perspective. </w:t>
      </w:r>
      <w:r w:rsidRPr="001911F7">
        <w:rPr>
          <w:i/>
          <w:iCs/>
        </w:rPr>
        <w:t>Fisheries Research</w:t>
      </w:r>
      <w:r w:rsidRPr="001911F7">
        <w:t xml:space="preserve">, </w:t>
      </w:r>
      <w:r w:rsidRPr="001911F7">
        <w:rPr>
          <w:i/>
          <w:iCs/>
        </w:rPr>
        <w:t>229</w:t>
      </w:r>
      <w:r w:rsidRPr="001911F7">
        <w:t xml:space="preserve">, 105617. </w:t>
      </w:r>
      <w:hyperlink r:id="rId43" w:history="1">
        <w:r w:rsidRPr="001911F7">
          <w:rPr>
            <w:rStyle w:val="Hyperlink"/>
            <w:color w:val="auto"/>
            <w:u w:val="none"/>
          </w:rPr>
          <w:t>https://doi.org/10.1016/j.fishres.2020.105617</w:t>
        </w:r>
      </w:hyperlink>
    </w:p>
    <w:p w14:paraId="5AB2FB5F" w14:textId="77777777" w:rsidR="00F343CC" w:rsidRPr="001911F7" w:rsidRDefault="00F343CC" w:rsidP="004719B0">
      <w:pPr>
        <w:ind w:left="720" w:hanging="720"/>
        <w:mirrorIndents/>
      </w:pPr>
      <w:r w:rsidRPr="001911F7">
        <w:t xml:space="preserve">Punt, A. E., Tuck, G. N., Day, J., Canales, C. M., Cope, J. M., de Moor, C. L., De Oliveira, J. A. A., Dickey-Collas, M., Elvarsson, B. Þ., Haltuch, M. A., Hamel, O. S., Hicks, A. C., Legault, C. M., Lynch, P. D., &amp; Wilberg, M. J. (2020). When are model-based stock assessments rejected for use in management and what happens then? </w:t>
      </w:r>
      <w:r w:rsidRPr="001911F7">
        <w:rPr>
          <w:i/>
          <w:iCs/>
        </w:rPr>
        <w:t>Fisheries Research</w:t>
      </w:r>
      <w:r w:rsidRPr="001911F7">
        <w:t xml:space="preserve">, </w:t>
      </w:r>
      <w:r w:rsidRPr="001911F7">
        <w:rPr>
          <w:i/>
          <w:iCs/>
        </w:rPr>
        <w:t>224</w:t>
      </w:r>
      <w:r w:rsidRPr="001911F7">
        <w:t xml:space="preserve">, 105465. </w:t>
      </w:r>
      <w:hyperlink r:id="rId44" w:history="1">
        <w:r w:rsidRPr="001911F7">
          <w:rPr>
            <w:rStyle w:val="Hyperlink"/>
            <w:color w:val="auto"/>
            <w:u w:val="none"/>
          </w:rPr>
          <w:t>https://doi.org/10.1016/j.fishres.2019.105465</w:t>
        </w:r>
      </w:hyperlink>
    </w:p>
    <w:p w14:paraId="1F624DBF" w14:textId="77777777" w:rsidR="00F343CC" w:rsidRPr="001911F7" w:rsidRDefault="00F343CC" w:rsidP="004719B0">
      <w:pPr>
        <w:ind w:left="720" w:hanging="720"/>
        <w:mirrorIndents/>
      </w:pPr>
      <w:r w:rsidRPr="001911F7">
        <w:t xml:space="preserve">Rana, S., Hasan, Md. N., Bari, A. A., Shimul, S. A., Ahmed, Sk. I., &amp; Nahid, Sk. A. A. (2024). Problems and prospects of fish farming in the Chattogram Hill Tracts of Bangladesh: Community-based aquaculture might be a right choice. </w:t>
      </w:r>
      <w:r w:rsidRPr="001911F7">
        <w:rPr>
          <w:i/>
          <w:iCs/>
        </w:rPr>
        <w:t>Aquaculture and Fisheries</w:t>
      </w:r>
      <w:r w:rsidRPr="001911F7">
        <w:t xml:space="preserve">, </w:t>
      </w:r>
      <w:r w:rsidRPr="001911F7">
        <w:rPr>
          <w:i/>
          <w:iCs/>
        </w:rPr>
        <w:t>9</w:t>
      </w:r>
      <w:r w:rsidRPr="001911F7">
        <w:t>(2), 306–313. https://doi.org/10.1016/j.aaf.2022.04.002</w:t>
      </w:r>
    </w:p>
    <w:p w14:paraId="194D50E3" w14:textId="77777777" w:rsidR="00F343CC" w:rsidRPr="001911F7" w:rsidRDefault="00F343CC" w:rsidP="004719B0">
      <w:pPr>
        <w:ind w:left="720" w:hanging="720"/>
        <w:mirrorIndents/>
      </w:pPr>
      <w:r w:rsidRPr="001911F7">
        <w:t xml:space="preserve">Rudd, M. B., &amp; Thorson, J. T. (2018). Accounting for variable recruitment and fishing mortality in length-based stock assessments for data-limited fisheries. </w:t>
      </w:r>
      <w:r w:rsidRPr="001911F7">
        <w:rPr>
          <w:i/>
          <w:iCs/>
        </w:rPr>
        <w:t>Canadian Journal of Fisheries and Aquatic Sciences</w:t>
      </w:r>
      <w:r w:rsidRPr="001911F7">
        <w:t xml:space="preserve">, </w:t>
      </w:r>
      <w:r w:rsidRPr="001911F7">
        <w:rPr>
          <w:i/>
          <w:iCs/>
        </w:rPr>
        <w:t>75</w:t>
      </w:r>
      <w:r w:rsidRPr="001911F7">
        <w:t xml:space="preserve">(7), 1019–1035. </w:t>
      </w:r>
      <w:hyperlink r:id="rId45" w:history="1">
        <w:r w:rsidRPr="001911F7">
          <w:rPr>
            <w:rStyle w:val="Hyperlink"/>
            <w:color w:val="auto"/>
            <w:u w:val="none"/>
          </w:rPr>
          <w:t>https://doi.org/10.1139/cjfas-2017-0143</w:t>
        </w:r>
      </w:hyperlink>
    </w:p>
    <w:p w14:paraId="4624C64B" w14:textId="77777777" w:rsidR="00F343CC" w:rsidRPr="001911F7" w:rsidRDefault="00F343CC" w:rsidP="004719B0">
      <w:pPr>
        <w:ind w:left="720" w:hanging="720"/>
        <w:mirrorIndents/>
      </w:pPr>
      <w:r w:rsidRPr="001911F7">
        <w:t xml:space="preserve">Scott, F., Jardim, E., Millar, C. P., &amp; Cerviño, S. (2016). An Applied Framework for Incorporating Multiple Sources of Uncertainty in Fisheries Stock Assessments. </w:t>
      </w:r>
      <w:r w:rsidRPr="001911F7">
        <w:rPr>
          <w:i/>
          <w:iCs/>
        </w:rPr>
        <w:t>PLOS ONE</w:t>
      </w:r>
      <w:r w:rsidRPr="001911F7">
        <w:t xml:space="preserve">, 11(5), e0154922. </w:t>
      </w:r>
      <w:hyperlink r:id="rId46" w:history="1">
        <w:r w:rsidRPr="001911F7">
          <w:rPr>
            <w:rStyle w:val="Hyperlink"/>
            <w:color w:val="auto"/>
            <w:u w:val="none"/>
          </w:rPr>
          <w:t>https://doi.org/10.1371/journal.pone.0154922</w:t>
        </w:r>
      </w:hyperlink>
    </w:p>
    <w:p w14:paraId="0BD7FD12" w14:textId="77777777" w:rsidR="00F343CC" w:rsidRPr="001911F7" w:rsidRDefault="00F343CC" w:rsidP="004719B0">
      <w:pPr>
        <w:ind w:left="720" w:hanging="720"/>
        <w:mirrorIndents/>
      </w:pPr>
      <w:r w:rsidRPr="001911F7">
        <w:t xml:space="preserve">Shalehin, Md. S., Parvez, Md. T., Lucas, M. C., &amp; Galib, S. M. (2022). A case study of illegal fishing causes during seasonal fishery closure in Kaptai Lake, Bangladesh. </w:t>
      </w:r>
      <w:r w:rsidRPr="001911F7">
        <w:rPr>
          <w:i/>
          <w:iCs/>
        </w:rPr>
        <w:t>Fisheries Management and Ecology</w:t>
      </w:r>
      <w:r w:rsidRPr="001911F7">
        <w:t xml:space="preserve">, </w:t>
      </w:r>
      <w:r w:rsidRPr="001911F7">
        <w:rPr>
          <w:i/>
          <w:iCs/>
        </w:rPr>
        <w:t>29</w:t>
      </w:r>
      <w:r w:rsidRPr="001911F7">
        <w:t xml:space="preserve">(5), 542–551. </w:t>
      </w:r>
      <w:hyperlink r:id="rId47" w:history="1">
        <w:r w:rsidRPr="001911F7">
          <w:rPr>
            <w:rStyle w:val="Hyperlink"/>
            <w:color w:val="auto"/>
            <w:u w:val="none"/>
          </w:rPr>
          <w:t>https://doi.org/10.1111/fme.12536</w:t>
        </w:r>
      </w:hyperlink>
    </w:p>
    <w:p w14:paraId="78145C80" w14:textId="77777777" w:rsidR="00F343CC" w:rsidRPr="001911F7" w:rsidRDefault="00F343CC" w:rsidP="004719B0">
      <w:pPr>
        <w:ind w:left="720" w:hanging="720"/>
        <w:mirrorIndents/>
      </w:pPr>
      <w:r w:rsidRPr="001911F7">
        <w:t xml:space="preserve">Sparre, P., &amp; Venema, S. C. (1998). </w:t>
      </w:r>
      <w:r w:rsidRPr="001911F7">
        <w:rPr>
          <w:i/>
          <w:iCs/>
        </w:rPr>
        <w:t>Introduction to tropical fish stock assessment. Part 1: Manual</w:t>
      </w:r>
      <w:r w:rsidRPr="001911F7">
        <w:t>. FAO Fisheries Technical Paper No. 306.1, Rev. 2. FAO.</w:t>
      </w:r>
    </w:p>
    <w:p w14:paraId="402D86D9" w14:textId="77777777" w:rsidR="00F343CC" w:rsidRPr="001911F7" w:rsidRDefault="00F343CC" w:rsidP="004719B0">
      <w:pPr>
        <w:ind w:left="720" w:hanging="720"/>
        <w:mirrorIndents/>
      </w:pPr>
      <w:r w:rsidRPr="001911F7">
        <w:t xml:space="preserve">Thorson, J. T., &amp; Cope, J. M. (2015). Catch curve stock-reduction analysis: An alternative solution to the catch equations. </w:t>
      </w:r>
      <w:r w:rsidRPr="001911F7">
        <w:rPr>
          <w:i/>
          <w:iCs/>
        </w:rPr>
        <w:t>Fisheries Research</w:t>
      </w:r>
      <w:r w:rsidRPr="001911F7">
        <w:t xml:space="preserve">, </w:t>
      </w:r>
      <w:r w:rsidRPr="001911F7">
        <w:rPr>
          <w:i/>
          <w:iCs/>
        </w:rPr>
        <w:t>171</w:t>
      </w:r>
      <w:r w:rsidRPr="001911F7">
        <w:t xml:space="preserve">, 33–41. </w:t>
      </w:r>
      <w:hyperlink r:id="rId48" w:history="1">
        <w:r w:rsidRPr="001911F7">
          <w:rPr>
            <w:rStyle w:val="Hyperlink"/>
            <w:color w:val="auto"/>
            <w:u w:val="none"/>
          </w:rPr>
          <w:t>https://doi.org/10.1016/j.fishres.2014.03.024</w:t>
        </w:r>
      </w:hyperlink>
    </w:p>
    <w:p w14:paraId="287963D6" w14:textId="77777777" w:rsidR="0092010E" w:rsidRPr="001911F7" w:rsidRDefault="00F343CC" w:rsidP="0092010E">
      <w:pPr>
        <w:ind w:left="720" w:hanging="720"/>
        <w:mirrorIndents/>
        <w:rPr>
          <w:rStyle w:val="Hyperlink"/>
          <w:color w:val="auto"/>
          <w:u w:val="none"/>
        </w:rPr>
      </w:pPr>
      <w:r w:rsidRPr="001911F7">
        <w:t xml:space="preserve">Thorson, J. T., Jensen, O. P., &amp; Zipkin, E. F. (2014). How variable is recruitment for exploited marine fishes? A hierarchical model for testing life history theory. </w:t>
      </w:r>
      <w:r w:rsidRPr="001911F7">
        <w:rPr>
          <w:i/>
          <w:iCs/>
        </w:rPr>
        <w:t>Canadian Journal of Fisheries and Aquatic Sciences</w:t>
      </w:r>
      <w:r w:rsidRPr="001911F7">
        <w:t xml:space="preserve">, </w:t>
      </w:r>
      <w:r w:rsidRPr="001911F7">
        <w:rPr>
          <w:i/>
          <w:iCs/>
        </w:rPr>
        <w:t>71</w:t>
      </w:r>
      <w:r w:rsidRPr="001911F7">
        <w:t xml:space="preserve">(7), 973–983. </w:t>
      </w:r>
      <w:hyperlink r:id="rId49" w:history="1">
        <w:r w:rsidRPr="001911F7">
          <w:rPr>
            <w:rStyle w:val="Hyperlink"/>
            <w:color w:val="auto"/>
            <w:u w:val="none"/>
          </w:rPr>
          <w:t>https://doi.org/10.1139/cjfas-2013-0645</w:t>
        </w:r>
      </w:hyperlink>
    </w:p>
    <w:p w14:paraId="51957FA0" w14:textId="2D118581" w:rsidR="0092010E" w:rsidRPr="001911F7" w:rsidRDefault="0092010E" w:rsidP="0092010E">
      <w:pPr>
        <w:ind w:left="720" w:hanging="720"/>
        <w:mirrorIndents/>
      </w:pPr>
      <w:r w:rsidRPr="001911F7">
        <w:t xml:space="preserve">Wang, K., Zhang, C., Xu, B., Xue, Y., &amp; Ren, Y. (2020). Selecting optimal bin size to account for growth variability in Electronic LEngth Frequency ANalysis (ELEFAN). </w:t>
      </w:r>
      <w:r w:rsidRPr="001911F7">
        <w:rPr>
          <w:i/>
          <w:iCs/>
        </w:rPr>
        <w:t>Fisheries Research</w:t>
      </w:r>
      <w:r w:rsidRPr="001911F7">
        <w:t xml:space="preserve">, </w:t>
      </w:r>
      <w:r w:rsidRPr="001911F7">
        <w:rPr>
          <w:i/>
          <w:iCs/>
        </w:rPr>
        <w:t>225</w:t>
      </w:r>
      <w:r w:rsidRPr="001911F7">
        <w:t>, 105474. https://doi.org/10.1016/j.fishres.2019.105474</w:t>
      </w:r>
    </w:p>
    <w:p w14:paraId="2E480AEB" w14:textId="77777777" w:rsidR="00F343CC" w:rsidRPr="001911F7" w:rsidRDefault="00F343CC" w:rsidP="004719B0">
      <w:pPr>
        <w:ind w:left="720" w:hanging="720"/>
        <w:mirrorIndents/>
      </w:pPr>
      <w:r w:rsidRPr="001911F7">
        <w:t xml:space="preserve">Wickham, H. (2015). R Package. </w:t>
      </w:r>
      <w:r w:rsidRPr="001911F7">
        <w:rPr>
          <w:i/>
          <w:iCs/>
        </w:rPr>
        <w:t>O'Reilly Media, Inc.</w:t>
      </w:r>
      <w:r w:rsidRPr="001911F7">
        <w:t xml:space="preserve"> ISBN: 9781491910542. </w:t>
      </w:r>
      <w:hyperlink r:id="rId50" w:history="1">
        <w:r w:rsidRPr="001911F7">
          <w:rPr>
            <w:rStyle w:val="Hyperlink"/>
            <w:color w:val="auto"/>
            <w:u w:val="none"/>
          </w:rPr>
          <w:t>https://www.oreilly.com/library/view/r-packages/9781491910580/</w:t>
        </w:r>
      </w:hyperlink>
    </w:p>
    <w:p w14:paraId="1CD7AF2B" w14:textId="77777777" w:rsidR="00F343CC" w:rsidRPr="001911F7" w:rsidRDefault="00F343CC" w:rsidP="004719B0">
      <w:pPr>
        <w:ind w:left="720" w:hanging="720"/>
        <w:mirrorIndents/>
      </w:pPr>
      <w:r w:rsidRPr="001911F7">
        <w:t xml:space="preserve">Wickham, H., Danenberg, P., Csárdi, G., Eugster, M., Software, P., &amp; PBC. (2024). </w:t>
      </w:r>
      <w:r w:rsidRPr="001911F7">
        <w:rPr>
          <w:i/>
          <w:iCs/>
        </w:rPr>
        <w:t>roxygen2: In-Line Documentation for R</w:t>
      </w:r>
      <w:r w:rsidRPr="001911F7">
        <w:t xml:space="preserve"> (7.3.2) [Computer software]. </w:t>
      </w:r>
      <w:hyperlink r:id="rId51" w:history="1">
        <w:r w:rsidRPr="001911F7">
          <w:rPr>
            <w:rStyle w:val="Hyperlink"/>
            <w:color w:val="auto"/>
            <w:u w:val="none"/>
          </w:rPr>
          <w:t>https://cran.r-project.org/web/packages/roxygen2/index.html</w:t>
        </w:r>
      </w:hyperlink>
    </w:p>
    <w:p w14:paraId="0700CFAA" w14:textId="77777777" w:rsidR="00377BF9" w:rsidRPr="001911F7" w:rsidRDefault="00F343CC" w:rsidP="00377BF9">
      <w:pPr>
        <w:ind w:left="720" w:hanging="720"/>
        <w:mirrorIndents/>
        <w:rPr>
          <w:rStyle w:val="Hyperlink"/>
          <w:color w:val="auto"/>
          <w:u w:val="none"/>
        </w:rPr>
      </w:pPr>
      <w:r w:rsidRPr="001911F7">
        <w:t xml:space="preserve">Zhou, S., Punt, A. E., Ye, Y., Ellis, N., Dichmont, C. M., Haddon, M., Smith, D. C., &amp; Smith, A. D. (2017). Estimating stock depletion level from patterns of catch history. </w:t>
      </w:r>
      <w:r w:rsidRPr="001911F7">
        <w:rPr>
          <w:i/>
          <w:iCs/>
        </w:rPr>
        <w:t>Fish and Fisheries</w:t>
      </w:r>
      <w:r w:rsidRPr="001911F7">
        <w:t xml:space="preserve">, </w:t>
      </w:r>
      <w:r w:rsidRPr="001911F7">
        <w:rPr>
          <w:i/>
          <w:iCs/>
        </w:rPr>
        <w:t>18</w:t>
      </w:r>
      <w:r w:rsidRPr="001911F7">
        <w:t xml:space="preserve">(4), 742–751. </w:t>
      </w:r>
      <w:hyperlink r:id="rId52" w:history="1">
        <w:r w:rsidRPr="001911F7">
          <w:rPr>
            <w:rStyle w:val="Hyperlink"/>
            <w:color w:val="auto"/>
            <w:u w:val="none"/>
          </w:rPr>
          <w:t>https://doi.org/10.1111/faf.12201</w:t>
        </w:r>
      </w:hyperlink>
    </w:p>
    <w:p w14:paraId="32E60EC9" w14:textId="7BD907E5" w:rsidR="00377BF9" w:rsidRPr="001911F7" w:rsidRDefault="00377BF9" w:rsidP="00377BF9">
      <w:pPr>
        <w:ind w:left="720" w:hanging="720"/>
        <w:mirrorIndents/>
      </w:pPr>
      <w:r w:rsidRPr="001911F7">
        <w:fldChar w:fldCharType="begin"/>
      </w:r>
      <w:r w:rsidRPr="001911F7">
        <w:instrText xml:space="preserve"> ADDIN ZOTERO_BIBL {"uncited":[],"omitted":[],"custom":[]} CSL_BIBLIOGRAPHY </w:instrText>
      </w:r>
      <w:r w:rsidRPr="001911F7">
        <w:fldChar w:fldCharType="separate"/>
      </w:r>
      <w:r w:rsidRPr="001911F7">
        <w:t xml:space="preserve">Bashar, M. A., Rahman, M. A., Uddin, K. B., Ahmed, F. F., Mahmud, Y., &amp; Hossain, M. Y. (2021). Assessing the exploitation status of main catfish Eutropiichthys vacha based on length-based stock assessment models in the Kaptai Lake from Bangladesh. </w:t>
      </w:r>
      <w:r w:rsidRPr="001911F7">
        <w:rPr>
          <w:i/>
          <w:iCs/>
        </w:rPr>
        <w:t>Heliyon</w:t>
      </w:r>
      <w:r w:rsidRPr="001911F7">
        <w:t xml:space="preserve">, </w:t>
      </w:r>
      <w:r w:rsidRPr="001911F7">
        <w:rPr>
          <w:i/>
          <w:iCs/>
        </w:rPr>
        <w:t>7</w:t>
      </w:r>
      <w:r w:rsidRPr="001911F7">
        <w:t>(9). https://doi.org/10.1016/j.heliyon.2021.e08046</w:t>
      </w:r>
    </w:p>
    <w:p w14:paraId="22D330BC" w14:textId="7FEFF063" w:rsidR="00377BF9" w:rsidRPr="001911F7" w:rsidRDefault="00377BF9" w:rsidP="00377BF9">
      <w:pPr>
        <w:ind w:left="720" w:hanging="720"/>
        <w:mirrorIndents/>
      </w:pPr>
      <w:r w:rsidRPr="001911F7">
        <w:t xml:space="preserve">Mia, A. R., Sarker, M. R., &amp; Alam, M. S. (2024). Quantitative Assessment of Ailia coila (Hamilton, 1822) Fish Population in Kaptai Lake: A Length-Based Approach. </w:t>
      </w:r>
      <w:r w:rsidRPr="001911F7">
        <w:rPr>
          <w:i/>
          <w:iCs/>
        </w:rPr>
        <w:t>Lakes &amp; Reservoirs: Science, Policy and Management for Sustainable Use</w:t>
      </w:r>
      <w:r w:rsidRPr="001911F7">
        <w:t xml:space="preserve">, </w:t>
      </w:r>
      <w:r w:rsidRPr="001911F7">
        <w:rPr>
          <w:i/>
          <w:iCs/>
        </w:rPr>
        <w:t>29</w:t>
      </w:r>
      <w:r w:rsidRPr="001911F7">
        <w:t>(1), e12460. https://doi.org/10.1111/lre.12460</w:t>
      </w:r>
    </w:p>
    <w:p w14:paraId="236F0F9B" w14:textId="6EB50590" w:rsidR="00785E78" w:rsidRPr="001911F7" w:rsidRDefault="00785E78" w:rsidP="007A0BD1">
      <w:pPr>
        <w:ind w:left="720" w:hanging="720"/>
        <w:mirrorIndents/>
      </w:pPr>
      <w:r w:rsidRPr="001911F7">
        <w:t xml:space="preserve">Day, F. </w:t>
      </w:r>
      <w:r w:rsidR="00394408" w:rsidRPr="001911F7">
        <w:t>(</w:t>
      </w:r>
      <w:r w:rsidRPr="001911F7">
        <w:t>1878</w:t>
      </w:r>
      <w:r w:rsidR="00394408" w:rsidRPr="001911F7">
        <w:t>)</w:t>
      </w:r>
      <w:r w:rsidRPr="001911F7">
        <w:t xml:space="preserve">. </w:t>
      </w:r>
      <w:r w:rsidRPr="001911F7">
        <w:rPr>
          <w:i/>
          <w:iCs/>
        </w:rPr>
        <w:t>The Fishes of India Being a Natural History of the Fishes Known to Inhabit the Seas and Fresh Waters of India, Burma and Ceylon</w:t>
      </w:r>
      <w:r w:rsidRPr="001911F7">
        <w:t>. London: William Dowson and Sons. p. 778.</w:t>
      </w:r>
    </w:p>
    <w:p w14:paraId="1FF10EB5" w14:textId="7C5E8A28" w:rsidR="00377BF9" w:rsidRPr="001911F7" w:rsidRDefault="00377BF9" w:rsidP="00377BF9">
      <w:pPr>
        <w:ind w:left="720" w:hanging="720"/>
        <w:mirrorIndents/>
      </w:pPr>
      <w:r w:rsidRPr="001911F7">
        <w:fldChar w:fldCharType="end"/>
      </w:r>
      <w:r w:rsidR="00785E78" w:rsidRPr="007A0BD1">
        <w:rPr>
          <w:rFonts w:ascii="Times-Roman" w:hAnsi="Times-Roman"/>
          <w:sz w:val="18"/>
          <w:szCs w:val="18"/>
        </w:rPr>
        <w:t xml:space="preserve"> </w:t>
      </w:r>
      <w:r w:rsidR="00785E78" w:rsidRPr="001911F7">
        <w:t xml:space="preserve">Misra, K.S. </w:t>
      </w:r>
      <w:r w:rsidR="00394408" w:rsidRPr="001911F7">
        <w:t>(</w:t>
      </w:r>
      <w:r w:rsidR="00785E78" w:rsidRPr="001911F7">
        <w:t>1959</w:t>
      </w:r>
      <w:r w:rsidR="00394408" w:rsidRPr="001911F7">
        <w:t>)</w:t>
      </w:r>
      <w:r w:rsidR="00785E78" w:rsidRPr="001911F7">
        <w:t xml:space="preserve">. An aid to the identification of the common commercial fishes of India and Pakistan. </w:t>
      </w:r>
      <w:r w:rsidR="00785E78" w:rsidRPr="001911F7">
        <w:rPr>
          <w:i/>
          <w:iCs/>
        </w:rPr>
        <w:t xml:space="preserve">Records of the Indian Museum </w:t>
      </w:r>
      <w:r w:rsidR="00785E78" w:rsidRPr="001911F7">
        <w:t>57: 156-157</w:t>
      </w:r>
    </w:p>
    <w:p w14:paraId="7631C16A" w14:textId="0EFA08E2" w:rsidR="00785E78" w:rsidRPr="001911F7" w:rsidRDefault="00785E78" w:rsidP="00377BF9">
      <w:pPr>
        <w:ind w:left="720" w:hanging="720"/>
        <w:mirrorIndents/>
      </w:pPr>
      <w:r w:rsidRPr="001911F7">
        <w:t xml:space="preserve">Rahman, A.K.A. </w:t>
      </w:r>
      <w:r w:rsidR="00394408" w:rsidRPr="001911F7">
        <w:t>(</w:t>
      </w:r>
      <w:r w:rsidRPr="001911F7">
        <w:t>2005</w:t>
      </w:r>
      <w:r w:rsidR="00394408" w:rsidRPr="001911F7">
        <w:t>)</w:t>
      </w:r>
      <w:r w:rsidRPr="001911F7">
        <w:t xml:space="preserve">. </w:t>
      </w:r>
      <w:r w:rsidRPr="001911F7">
        <w:rPr>
          <w:i/>
          <w:iCs/>
        </w:rPr>
        <w:t>Freshwater Fishes of Bangladesh</w:t>
      </w:r>
      <w:r w:rsidRPr="001911F7">
        <w:t>. Zoological Society of Bangladesh, Dhaka, Bangladesh. p. 263.</w:t>
      </w:r>
    </w:p>
    <w:p w14:paraId="33CABE0D" w14:textId="1C2D3635" w:rsidR="00785E78" w:rsidRPr="001911F7" w:rsidRDefault="00785E78" w:rsidP="00377BF9">
      <w:pPr>
        <w:ind w:left="720" w:hanging="720"/>
        <w:mirrorIndents/>
      </w:pPr>
      <w:r w:rsidRPr="001911F7">
        <w:t xml:space="preserve">Ramakrishniah, M. </w:t>
      </w:r>
      <w:r w:rsidR="00394408" w:rsidRPr="001911F7">
        <w:t>(</w:t>
      </w:r>
      <w:r w:rsidRPr="001911F7">
        <w:t>1992</w:t>
      </w:r>
      <w:r w:rsidR="00394408" w:rsidRPr="001911F7">
        <w:t>)</w:t>
      </w:r>
      <w:r w:rsidRPr="001911F7">
        <w:t xml:space="preserve">. Studies on the breeding and feeding biology of </w:t>
      </w:r>
      <w:r w:rsidRPr="001911F7">
        <w:rPr>
          <w:i/>
          <w:iCs/>
        </w:rPr>
        <w:t xml:space="preserve">Mystus aor </w:t>
      </w:r>
      <w:r w:rsidRPr="001911F7">
        <w:t xml:space="preserve">(Hamilton) of Nagarjunasagar Reservoir. </w:t>
      </w:r>
      <w:r w:rsidRPr="001911F7">
        <w:rPr>
          <w:i/>
          <w:iCs/>
        </w:rPr>
        <w:t xml:space="preserve">Proceedings of the National Academy of Sciences, India </w:t>
      </w:r>
      <w:r w:rsidRPr="001911F7">
        <w:t>62 (B) III: 357-364.</w:t>
      </w:r>
    </w:p>
    <w:p w14:paraId="6EED54AE" w14:textId="574D1FD1" w:rsidR="00785E78" w:rsidRPr="001911F7" w:rsidRDefault="00785E78" w:rsidP="00377BF9">
      <w:pPr>
        <w:ind w:left="720" w:hanging="720"/>
        <w:mirrorIndents/>
      </w:pPr>
      <w:r w:rsidRPr="001911F7">
        <w:t xml:space="preserve">Saigal, B.N. </w:t>
      </w:r>
      <w:r w:rsidR="00394408" w:rsidRPr="001911F7">
        <w:t>(</w:t>
      </w:r>
      <w:r w:rsidRPr="001911F7">
        <w:t>1964</w:t>
      </w:r>
      <w:r w:rsidR="00394408" w:rsidRPr="001911F7">
        <w:t>)</w:t>
      </w:r>
      <w:r w:rsidRPr="001911F7">
        <w:t xml:space="preserve">. Studies on the fishery and biology of the commercial catfishes of the Ganga River system. II. Maturity, spawning and food of </w:t>
      </w:r>
      <w:r w:rsidRPr="001911F7">
        <w:rPr>
          <w:i/>
          <w:iCs/>
        </w:rPr>
        <w:t xml:space="preserve">Mystus </w:t>
      </w:r>
      <w:r w:rsidRPr="001911F7">
        <w:t>(</w:t>
      </w:r>
      <w:r w:rsidRPr="001911F7">
        <w:rPr>
          <w:i/>
          <w:iCs/>
        </w:rPr>
        <w:t>Osteobagrus</w:t>
      </w:r>
      <w:r w:rsidRPr="001911F7">
        <w:t xml:space="preserve">) </w:t>
      </w:r>
      <w:r w:rsidRPr="001911F7">
        <w:rPr>
          <w:i/>
          <w:iCs/>
        </w:rPr>
        <w:t xml:space="preserve">aor </w:t>
      </w:r>
      <w:r w:rsidRPr="001911F7">
        <w:t xml:space="preserve">(Hamilton). </w:t>
      </w:r>
      <w:r w:rsidRPr="001911F7">
        <w:rPr>
          <w:i/>
          <w:iCs/>
        </w:rPr>
        <w:t xml:space="preserve">Indian Journal of Fisheries </w:t>
      </w:r>
      <w:r w:rsidRPr="001911F7">
        <w:t>11A(1): 1-44.</w:t>
      </w:r>
    </w:p>
    <w:p w14:paraId="4224A660" w14:textId="0E9FC66B" w:rsidR="00785E78" w:rsidRPr="001911F7" w:rsidRDefault="00785E78" w:rsidP="00785E78">
      <w:pPr>
        <w:ind w:left="720" w:hanging="720"/>
        <w:mirrorIndents/>
      </w:pPr>
      <w:r w:rsidRPr="001911F7">
        <w:t xml:space="preserve">Talwar, P.K. &amp; Jhingran, A.G. </w:t>
      </w:r>
      <w:r w:rsidR="00394408" w:rsidRPr="001911F7">
        <w:t>(</w:t>
      </w:r>
      <w:r w:rsidRPr="001911F7">
        <w:t>1991</w:t>
      </w:r>
      <w:r w:rsidR="00394408" w:rsidRPr="001911F7">
        <w:t>)</w:t>
      </w:r>
      <w:r w:rsidRPr="001911F7">
        <w:t xml:space="preserve">. </w:t>
      </w:r>
      <w:r w:rsidRPr="001911F7">
        <w:rPr>
          <w:i/>
          <w:iCs/>
        </w:rPr>
        <w:t>Inland Fishes of India and Adjacent Countries</w:t>
      </w:r>
      <w:r w:rsidRPr="001911F7">
        <w:t>. 1st Ed. New Delhi, Bombay and Calcutta: Oxford and IBH Publishing Co. Pvt. Ltd. p. 1063.</w:t>
      </w:r>
    </w:p>
    <w:p w14:paraId="296F72D1" w14:textId="68FCF3F0" w:rsidR="00785E78" w:rsidRPr="001911F7" w:rsidRDefault="00785E78" w:rsidP="00785E78">
      <w:pPr>
        <w:ind w:left="720" w:hanging="720"/>
        <w:mirrorIndents/>
      </w:pPr>
      <w:r w:rsidRPr="001911F7">
        <w:t xml:space="preserve">Tripathi, S.D. </w:t>
      </w:r>
      <w:r w:rsidR="00394408" w:rsidRPr="001911F7">
        <w:t>(</w:t>
      </w:r>
      <w:r w:rsidRPr="001911F7">
        <w:t>1996</w:t>
      </w:r>
      <w:r w:rsidR="00394408" w:rsidRPr="001911F7">
        <w:t>)</w:t>
      </w:r>
      <w:r w:rsidRPr="001911F7">
        <w:t xml:space="preserve">. Present status of breeding and culture of catfishes in south Asia. In </w:t>
      </w:r>
      <w:r w:rsidRPr="001911F7">
        <w:rPr>
          <w:i/>
          <w:iCs/>
        </w:rPr>
        <w:t xml:space="preserve">The Biology and Culture of Catfishes, </w:t>
      </w:r>
      <w:r w:rsidRPr="001911F7">
        <w:t xml:space="preserve">edited by Legendre, M. &amp; Proteau, J.P. </w:t>
      </w:r>
      <w:r w:rsidRPr="001911F7">
        <w:rPr>
          <w:i/>
          <w:iCs/>
        </w:rPr>
        <w:t xml:space="preserve">Aquatic Living Resources </w:t>
      </w:r>
      <w:r w:rsidRPr="001911F7">
        <w:t>9(Hors Serie.): 219-228.</w:t>
      </w:r>
    </w:p>
    <w:p w14:paraId="17BD9650" w14:textId="77777777" w:rsidR="00463F48" w:rsidRPr="001911F7" w:rsidRDefault="00394408" w:rsidP="00463F48">
      <w:pPr>
        <w:ind w:left="720" w:hanging="720"/>
        <w:mirrorIndents/>
      </w:pPr>
      <w:r w:rsidRPr="001911F7">
        <w:t>Khan, S., Tiwari, A. K., Mayank, P., &amp; Tripathi, S.D.</w:t>
      </w:r>
      <w:r w:rsidR="001E5D9B" w:rsidRPr="001911F7">
        <w:t xml:space="preserve"> (2019). </w:t>
      </w:r>
      <w:r w:rsidRPr="001911F7">
        <w:t>Size composition and exploitation pattern of Gangetic Tengra from the tributary of the Ganga</w:t>
      </w:r>
      <w:r w:rsidR="001E5D9B" w:rsidRPr="001911F7">
        <w:t xml:space="preserve"> </w:t>
      </w:r>
      <w:r w:rsidRPr="001911F7">
        <w:t>river at Ayodhya, Uttar Pradesh, India.</w:t>
      </w:r>
      <w:r w:rsidR="001E5D9B" w:rsidRPr="001911F7">
        <w:t xml:space="preserve"> </w:t>
      </w:r>
      <w:r w:rsidR="001E5D9B" w:rsidRPr="007A0BD1">
        <w:rPr>
          <w:i/>
          <w:iCs/>
        </w:rPr>
        <w:t>Journal of the Kalash Science</w:t>
      </w:r>
      <w:r w:rsidR="001E5D9B" w:rsidRPr="001911F7">
        <w:rPr>
          <w:i/>
          <w:iCs/>
        </w:rPr>
        <w:t>. 7</w:t>
      </w:r>
      <w:r w:rsidR="001E5D9B" w:rsidRPr="001911F7">
        <w:t>(1): 39-41</w:t>
      </w:r>
      <w:r w:rsidR="00463F48" w:rsidRPr="001911F7">
        <w:t>.</w:t>
      </w:r>
    </w:p>
    <w:p w14:paraId="36F61E28" w14:textId="4F1EEF40" w:rsidR="00225C77" w:rsidRPr="001911F7" w:rsidRDefault="00463F48" w:rsidP="00225C77">
      <w:pPr>
        <w:ind w:left="720" w:hanging="720"/>
        <w:mirrorIndents/>
      </w:pPr>
      <w:r w:rsidRPr="001911F7">
        <w:t xml:space="preserve">Rayhan, N., Schneider, P., Islam, M. S., Rashid, A., Mozumder, M. M. H., Hossain, M. M., Begum, A., &amp; Shamsuzzaman, M. M. (2021). Analyses of Protection and Conservation According to the Fish Act 1950 in Bangladesh’s Kaptai Lake Fisheries Management. </w:t>
      </w:r>
      <w:r w:rsidRPr="001911F7">
        <w:rPr>
          <w:i/>
          <w:iCs/>
        </w:rPr>
        <w:t>Water</w:t>
      </w:r>
      <w:r w:rsidRPr="001911F7">
        <w:t xml:space="preserve">, </w:t>
      </w:r>
      <w:r w:rsidRPr="001911F7">
        <w:rPr>
          <w:i/>
          <w:iCs/>
        </w:rPr>
        <w:t>13</w:t>
      </w:r>
      <w:r w:rsidRPr="001911F7">
        <w:t xml:space="preserve">(20), 2835. </w:t>
      </w:r>
      <w:r w:rsidR="00995BB5" w:rsidRPr="007A0BD1">
        <w:t>https://doi.org/10.3390/w13202835</w:t>
      </w:r>
    </w:p>
    <w:p w14:paraId="67B4C799" w14:textId="77777777" w:rsidR="00507B3C" w:rsidRPr="001911F7" w:rsidRDefault="00225C77" w:rsidP="00507B3C">
      <w:pPr>
        <w:ind w:left="720" w:hanging="720"/>
        <w:mirrorIndents/>
      </w:pPr>
      <w:r w:rsidRPr="001911F7">
        <w:t xml:space="preserve">Alam, M. S., Liu, Q., Nabi, M. R.-U.-, &amp; Al-Mamun, M. A. (2021). Fish stock assessment for data-poor fisheries, with a case study of tropical Hilsa Shad (Tenualosa ilisha) in the water of Bangladesh. </w:t>
      </w:r>
      <w:r w:rsidRPr="001911F7">
        <w:rPr>
          <w:i/>
          <w:iCs/>
        </w:rPr>
        <w:t>Sustainability</w:t>
      </w:r>
      <w:r w:rsidRPr="001911F7">
        <w:t xml:space="preserve">, </w:t>
      </w:r>
      <w:r w:rsidRPr="001911F7">
        <w:rPr>
          <w:i/>
          <w:iCs/>
        </w:rPr>
        <w:t>13</w:t>
      </w:r>
      <w:r w:rsidRPr="001911F7">
        <w:t>(7), 3604.</w:t>
      </w:r>
    </w:p>
    <w:p w14:paraId="03E8DDEC" w14:textId="0C244D43" w:rsidR="00507B3C" w:rsidRPr="001911F7" w:rsidRDefault="00507B3C" w:rsidP="007A0BD1">
      <w:pPr>
        <w:ind w:left="720" w:hanging="720"/>
        <w:mirrorIndents/>
      </w:pPr>
      <w:r w:rsidRPr="001911F7">
        <w:t xml:space="preserve">Nazir, A., &amp; Khan, M. A. (2020). Stock-specific assessment of precise age and growth in the long-whiskered catfish Sperata aor from the Ganges River. </w:t>
      </w:r>
      <w:r w:rsidRPr="001911F7">
        <w:rPr>
          <w:i/>
          <w:iCs/>
        </w:rPr>
        <w:t>Marine and Freshwater Research</w:t>
      </w:r>
      <w:r w:rsidRPr="001911F7">
        <w:t xml:space="preserve">, </w:t>
      </w:r>
      <w:r w:rsidRPr="001911F7">
        <w:rPr>
          <w:i/>
          <w:iCs/>
        </w:rPr>
        <w:t>71</w:t>
      </w:r>
      <w:r w:rsidRPr="001911F7">
        <w:t>(12), 1693. https://doi.org/10.1071/MF19315</w:t>
      </w:r>
    </w:p>
    <w:p w14:paraId="5D497385" w14:textId="77777777" w:rsidR="00463F48" w:rsidRPr="001911F7" w:rsidRDefault="00463F48" w:rsidP="00785E78">
      <w:pPr>
        <w:ind w:left="720" w:hanging="720"/>
        <w:mirrorIndents/>
      </w:pPr>
    </w:p>
    <w:p w14:paraId="5F4A6327" w14:textId="77777777" w:rsidR="00785E78" w:rsidRPr="001911F7" w:rsidRDefault="00785E78" w:rsidP="00377BF9">
      <w:pPr>
        <w:ind w:left="720" w:hanging="720"/>
        <w:mirrorIndents/>
      </w:pPr>
    </w:p>
    <w:p w14:paraId="728ADC68" w14:textId="77777777" w:rsidR="00785E78" w:rsidRPr="001911F7" w:rsidRDefault="00785E78" w:rsidP="00377BF9">
      <w:pPr>
        <w:ind w:left="720" w:hanging="720"/>
        <w:mirrorIndents/>
      </w:pPr>
    </w:p>
    <w:p w14:paraId="328CA8F0" w14:textId="77777777" w:rsidR="00785E78" w:rsidRPr="001911F7" w:rsidRDefault="00785E78" w:rsidP="00377BF9">
      <w:pPr>
        <w:ind w:left="720" w:hanging="720"/>
        <w:mirrorIndents/>
      </w:pPr>
    </w:p>
    <w:p w14:paraId="5CC61388" w14:textId="77777777" w:rsidR="00785E78" w:rsidRPr="001911F7" w:rsidRDefault="00785E78" w:rsidP="00377BF9">
      <w:pPr>
        <w:ind w:left="720" w:hanging="720"/>
        <w:mirrorIndents/>
      </w:pPr>
    </w:p>
    <w:p w14:paraId="2D9686EF" w14:textId="77777777" w:rsidR="00785E78" w:rsidRPr="001911F7" w:rsidRDefault="00785E78" w:rsidP="00377BF9">
      <w:pPr>
        <w:ind w:left="720" w:hanging="720"/>
        <w:mirrorIndents/>
      </w:pPr>
    </w:p>
    <w:p w14:paraId="1DFD9FA0" w14:textId="77777777" w:rsidR="00785E78" w:rsidRPr="001911F7" w:rsidRDefault="00785E78" w:rsidP="00377BF9">
      <w:pPr>
        <w:ind w:left="720" w:hanging="720"/>
        <w:mirrorIndents/>
      </w:pPr>
    </w:p>
    <w:p w14:paraId="0D9619EF" w14:textId="77777777" w:rsidR="004555EF" w:rsidRPr="001911F7" w:rsidRDefault="004555EF" w:rsidP="001C092D">
      <w:pPr>
        <w:ind w:firstLine="0"/>
        <w:mirrorIndents/>
      </w:pPr>
    </w:p>
    <w:sectPr w:rsidR="004555EF" w:rsidRPr="001911F7" w:rsidSect="004719B0">
      <w:headerReference w:type="default" r:id="rId53"/>
      <w:pgSz w:w="11906" w:h="16838" w:code="9"/>
      <w:pgMar w:top="1152" w:right="1152" w:bottom="1152" w:left="1872" w:header="576" w:footer="28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730159" w14:textId="77777777" w:rsidR="003D72F4" w:rsidRDefault="003D72F4" w:rsidP="00F83C96">
      <w:r>
        <w:separator/>
      </w:r>
    </w:p>
    <w:p w14:paraId="3407666F" w14:textId="77777777" w:rsidR="003D72F4" w:rsidRDefault="003D72F4"/>
  </w:endnote>
  <w:endnote w:type="continuationSeparator" w:id="0">
    <w:p w14:paraId="3E9C1273" w14:textId="77777777" w:rsidR="003D72F4" w:rsidRDefault="003D72F4" w:rsidP="00F83C96">
      <w:r>
        <w:continuationSeparator/>
      </w:r>
    </w:p>
    <w:p w14:paraId="047CA0C8" w14:textId="77777777" w:rsidR="003D72F4" w:rsidRDefault="003D72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F6C0E" w14:textId="7F22A3DA" w:rsidR="003C7C4D" w:rsidRPr="006C202F" w:rsidRDefault="003C7C4D" w:rsidP="00CE0EE1">
    <w:pPr>
      <w:pStyle w:val="Footer"/>
      <w:ind w:firstLine="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DE5C91" w14:textId="77777777" w:rsidR="003D72F4" w:rsidRDefault="003D72F4" w:rsidP="00F83C96">
      <w:r>
        <w:separator/>
      </w:r>
    </w:p>
    <w:p w14:paraId="4392187E" w14:textId="77777777" w:rsidR="003D72F4" w:rsidRDefault="003D72F4"/>
  </w:footnote>
  <w:footnote w:type="continuationSeparator" w:id="0">
    <w:p w14:paraId="7C58C586" w14:textId="77777777" w:rsidR="003D72F4" w:rsidRDefault="003D72F4" w:rsidP="00F83C96">
      <w:r>
        <w:continuationSeparator/>
      </w:r>
    </w:p>
    <w:p w14:paraId="749E9F10" w14:textId="77777777" w:rsidR="003D72F4" w:rsidRDefault="003D72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B8BD7A" w14:textId="4740A190" w:rsidR="003C7C4D" w:rsidRPr="00DA3802" w:rsidRDefault="003C7C4D" w:rsidP="00F83C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149EF"/>
    <w:multiLevelType w:val="multilevel"/>
    <w:tmpl w:val="686C70C4"/>
    <w:styleLink w:val="Style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765FDF"/>
    <w:multiLevelType w:val="multilevel"/>
    <w:tmpl w:val="0409001F"/>
    <w:styleLink w:val="Style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39317D4"/>
    <w:multiLevelType w:val="hybridMultilevel"/>
    <w:tmpl w:val="CAAE2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B0657"/>
    <w:multiLevelType w:val="multilevel"/>
    <w:tmpl w:val="7B863328"/>
    <w:lvl w:ilvl="0">
      <w:start w:val="1"/>
      <w:numFmt w:val="decimal"/>
      <w:pStyle w:val="Heading1"/>
      <w:lvlText w:val="%1"/>
      <w:lvlJc w:val="left"/>
      <w:pPr>
        <w:ind w:left="432" w:hanging="432"/>
      </w:pPr>
      <w:rPr>
        <w:color w:val="auto"/>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22484EA3"/>
    <w:multiLevelType w:val="hybridMultilevel"/>
    <w:tmpl w:val="E5885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17870"/>
    <w:multiLevelType w:val="hybridMultilevel"/>
    <w:tmpl w:val="5FB89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4012E1"/>
    <w:multiLevelType w:val="hybridMultilevel"/>
    <w:tmpl w:val="1AEE86A6"/>
    <w:lvl w:ilvl="0" w:tplc="1E3E8FE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627F21"/>
    <w:multiLevelType w:val="hybridMultilevel"/>
    <w:tmpl w:val="958CC102"/>
    <w:lvl w:ilvl="0" w:tplc="17DEDE92">
      <w:start w:val="1"/>
      <w:numFmt w:val="decimal"/>
      <w:lvlText w:val="%1."/>
      <w:lvlJc w:val="left"/>
      <w:pPr>
        <w:ind w:left="792" w:hanging="360"/>
      </w:pPr>
      <w:rPr>
        <w:b w:val="0"/>
        <w:bCs w:val="0"/>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8" w15:restartNumberingAfterBreak="0">
    <w:nsid w:val="416E5898"/>
    <w:multiLevelType w:val="hybridMultilevel"/>
    <w:tmpl w:val="FD6E2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383A51"/>
    <w:multiLevelType w:val="multilevel"/>
    <w:tmpl w:val="72E2E92E"/>
    <w:styleLink w:val="Styl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A3A3C8C"/>
    <w:multiLevelType w:val="hybridMultilevel"/>
    <w:tmpl w:val="FB9AF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A8093B"/>
    <w:multiLevelType w:val="hybridMultilevel"/>
    <w:tmpl w:val="3A309844"/>
    <w:lvl w:ilvl="0" w:tplc="04090013">
      <w:start w:val="1"/>
      <w:numFmt w:val="upperRoman"/>
      <w:lvlText w:val="%1."/>
      <w:lvlJc w:val="right"/>
      <w:pPr>
        <w:ind w:left="1512" w:hanging="360"/>
      </w:pPr>
      <w:rPr>
        <w:rFonts w:hint="default"/>
        <w:b/>
        <w:bCs/>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2" w15:restartNumberingAfterBreak="0">
    <w:nsid w:val="7CCA2712"/>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63358239">
    <w:abstractNumId w:val="3"/>
  </w:num>
  <w:num w:numId="2" w16cid:durableId="449861359">
    <w:abstractNumId w:val="9"/>
  </w:num>
  <w:num w:numId="3" w16cid:durableId="1382755036">
    <w:abstractNumId w:val="12"/>
  </w:num>
  <w:num w:numId="4" w16cid:durableId="1739864492">
    <w:abstractNumId w:val="1"/>
  </w:num>
  <w:num w:numId="5" w16cid:durableId="97528396">
    <w:abstractNumId w:val="0"/>
  </w:num>
  <w:num w:numId="6" w16cid:durableId="743844112">
    <w:abstractNumId w:val="5"/>
  </w:num>
  <w:num w:numId="7" w16cid:durableId="1815633361">
    <w:abstractNumId w:val="7"/>
  </w:num>
  <w:num w:numId="8" w16cid:durableId="7941053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5804360">
    <w:abstractNumId w:val="6"/>
  </w:num>
  <w:num w:numId="10" w16cid:durableId="1520311194">
    <w:abstractNumId w:val="8"/>
  </w:num>
  <w:num w:numId="11" w16cid:durableId="1122113752">
    <w:abstractNumId w:val="10"/>
  </w:num>
  <w:num w:numId="12" w16cid:durableId="758252494">
    <w:abstractNumId w:val="2"/>
  </w:num>
  <w:num w:numId="13" w16cid:durableId="771899250">
    <w:abstractNumId w:val="11"/>
  </w:num>
  <w:num w:numId="14" w16cid:durableId="635525198">
    <w:abstractNumId w:val="4"/>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taher Ali">
    <w15:presenceInfo w15:providerId="Windows Live" w15:userId="396c83a3964d59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trackRevisions/>
  <w:documentProtection w:edit="trackedChanges" w:enforcement="0"/>
  <w:defaultTabStop w:val="720"/>
  <w:consecutiveHyphenLimit w:val="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508"/>
    <w:rsid w:val="00001562"/>
    <w:rsid w:val="00004EEF"/>
    <w:rsid w:val="00006140"/>
    <w:rsid w:val="0001000B"/>
    <w:rsid w:val="00010A69"/>
    <w:rsid w:val="00011406"/>
    <w:rsid w:val="000123F1"/>
    <w:rsid w:val="00012EE8"/>
    <w:rsid w:val="00015635"/>
    <w:rsid w:val="000157F2"/>
    <w:rsid w:val="00020404"/>
    <w:rsid w:val="000207B3"/>
    <w:rsid w:val="0002134B"/>
    <w:rsid w:val="00022710"/>
    <w:rsid w:val="00023E3D"/>
    <w:rsid w:val="00025BA6"/>
    <w:rsid w:val="000313CA"/>
    <w:rsid w:val="00031C48"/>
    <w:rsid w:val="00032CF6"/>
    <w:rsid w:val="00033484"/>
    <w:rsid w:val="00037A0C"/>
    <w:rsid w:val="0004331E"/>
    <w:rsid w:val="00046A84"/>
    <w:rsid w:val="00046E8D"/>
    <w:rsid w:val="00053948"/>
    <w:rsid w:val="00053AFE"/>
    <w:rsid w:val="00054862"/>
    <w:rsid w:val="00054B0F"/>
    <w:rsid w:val="00055107"/>
    <w:rsid w:val="000551BA"/>
    <w:rsid w:val="000600F3"/>
    <w:rsid w:val="000604D8"/>
    <w:rsid w:val="00063366"/>
    <w:rsid w:val="0007101A"/>
    <w:rsid w:val="0007379D"/>
    <w:rsid w:val="00073BE3"/>
    <w:rsid w:val="00074AFE"/>
    <w:rsid w:val="00081AB8"/>
    <w:rsid w:val="00081AF9"/>
    <w:rsid w:val="00084184"/>
    <w:rsid w:val="000849FA"/>
    <w:rsid w:val="00086807"/>
    <w:rsid w:val="00086FAF"/>
    <w:rsid w:val="00087E9E"/>
    <w:rsid w:val="000902F7"/>
    <w:rsid w:val="00090F7F"/>
    <w:rsid w:val="00091B32"/>
    <w:rsid w:val="00092DE9"/>
    <w:rsid w:val="00093572"/>
    <w:rsid w:val="00093714"/>
    <w:rsid w:val="00093BC3"/>
    <w:rsid w:val="00095429"/>
    <w:rsid w:val="00096703"/>
    <w:rsid w:val="000969F5"/>
    <w:rsid w:val="000A09C2"/>
    <w:rsid w:val="000A0F56"/>
    <w:rsid w:val="000A0F5E"/>
    <w:rsid w:val="000A337D"/>
    <w:rsid w:val="000A3BE1"/>
    <w:rsid w:val="000A424F"/>
    <w:rsid w:val="000A4867"/>
    <w:rsid w:val="000B0A23"/>
    <w:rsid w:val="000B2CE9"/>
    <w:rsid w:val="000B6703"/>
    <w:rsid w:val="000B7830"/>
    <w:rsid w:val="000C1846"/>
    <w:rsid w:val="000C36A7"/>
    <w:rsid w:val="000C740C"/>
    <w:rsid w:val="000C7AC8"/>
    <w:rsid w:val="000D176D"/>
    <w:rsid w:val="000D2961"/>
    <w:rsid w:val="000D4FEE"/>
    <w:rsid w:val="000D7BE7"/>
    <w:rsid w:val="000E183E"/>
    <w:rsid w:val="000E236F"/>
    <w:rsid w:val="000E3313"/>
    <w:rsid w:val="000E396A"/>
    <w:rsid w:val="000E4B5F"/>
    <w:rsid w:val="000E52F8"/>
    <w:rsid w:val="000E63FD"/>
    <w:rsid w:val="000E68FA"/>
    <w:rsid w:val="000E6C79"/>
    <w:rsid w:val="000E7938"/>
    <w:rsid w:val="000F0810"/>
    <w:rsid w:val="000F1808"/>
    <w:rsid w:val="000F1C1E"/>
    <w:rsid w:val="000F21BC"/>
    <w:rsid w:val="000F2404"/>
    <w:rsid w:val="000F2C85"/>
    <w:rsid w:val="000F3C42"/>
    <w:rsid w:val="000F4435"/>
    <w:rsid w:val="000F4F2F"/>
    <w:rsid w:val="00105D00"/>
    <w:rsid w:val="00107FF5"/>
    <w:rsid w:val="001106BB"/>
    <w:rsid w:val="001107F4"/>
    <w:rsid w:val="00112B68"/>
    <w:rsid w:val="001157E2"/>
    <w:rsid w:val="0011617D"/>
    <w:rsid w:val="00117097"/>
    <w:rsid w:val="00117458"/>
    <w:rsid w:val="00117C0C"/>
    <w:rsid w:val="00121BF7"/>
    <w:rsid w:val="00125099"/>
    <w:rsid w:val="0012530D"/>
    <w:rsid w:val="001255C1"/>
    <w:rsid w:val="001257B3"/>
    <w:rsid w:val="00130ABD"/>
    <w:rsid w:val="00130B6C"/>
    <w:rsid w:val="00132477"/>
    <w:rsid w:val="00132C34"/>
    <w:rsid w:val="001331CD"/>
    <w:rsid w:val="001346ED"/>
    <w:rsid w:val="00134F73"/>
    <w:rsid w:val="00136166"/>
    <w:rsid w:val="00141290"/>
    <w:rsid w:val="001421A5"/>
    <w:rsid w:val="00143680"/>
    <w:rsid w:val="00144710"/>
    <w:rsid w:val="00144AA0"/>
    <w:rsid w:val="00144CDB"/>
    <w:rsid w:val="00145410"/>
    <w:rsid w:val="00147C34"/>
    <w:rsid w:val="00150B35"/>
    <w:rsid w:val="00150CE2"/>
    <w:rsid w:val="00151B44"/>
    <w:rsid w:val="00155107"/>
    <w:rsid w:val="00155F58"/>
    <w:rsid w:val="001607BB"/>
    <w:rsid w:val="001608E3"/>
    <w:rsid w:val="001627E5"/>
    <w:rsid w:val="00165919"/>
    <w:rsid w:val="00165944"/>
    <w:rsid w:val="00165997"/>
    <w:rsid w:val="00167104"/>
    <w:rsid w:val="00167A8D"/>
    <w:rsid w:val="00167F82"/>
    <w:rsid w:val="00170559"/>
    <w:rsid w:val="00171D22"/>
    <w:rsid w:val="00172A95"/>
    <w:rsid w:val="00174017"/>
    <w:rsid w:val="00182F44"/>
    <w:rsid w:val="00184098"/>
    <w:rsid w:val="00184BEA"/>
    <w:rsid w:val="00186979"/>
    <w:rsid w:val="0019040A"/>
    <w:rsid w:val="00190B61"/>
    <w:rsid w:val="001911F7"/>
    <w:rsid w:val="0019123D"/>
    <w:rsid w:val="00197E3F"/>
    <w:rsid w:val="001A3DB8"/>
    <w:rsid w:val="001A69AF"/>
    <w:rsid w:val="001B0217"/>
    <w:rsid w:val="001B282A"/>
    <w:rsid w:val="001B47E1"/>
    <w:rsid w:val="001B4AEF"/>
    <w:rsid w:val="001B662B"/>
    <w:rsid w:val="001B6DDB"/>
    <w:rsid w:val="001B7F92"/>
    <w:rsid w:val="001C092D"/>
    <w:rsid w:val="001C1E40"/>
    <w:rsid w:val="001C5289"/>
    <w:rsid w:val="001C5A0A"/>
    <w:rsid w:val="001C71CA"/>
    <w:rsid w:val="001C7701"/>
    <w:rsid w:val="001C7AAC"/>
    <w:rsid w:val="001D185B"/>
    <w:rsid w:val="001D370B"/>
    <w:rsid w:val="001D39D2"/>
    <w:rsid w:val="001D3C04"/>
    <w:rsid w:val="001D586D"/>
    <w:rsid w:val="001D5D52"/>
    <w:rsid w:val="001D6528"/>
    <w:rsid w:val="001D6D77"/>
    <w:rsid w:val="001E0BF1"/>
    <w:rsid w:val="001E1D23"/>
    <w:rsid w:val="001E2AE4"/>
    <w:rsid w:val="001E4D08"/>
    <w:rsid w:val="001E5D9B"/>
    <w:rsid w:val="001F01B6"/>
    <w:rsid w:val="001F1AA1"/>
    <w:rsid w:val="001F1BBE"/>
    <w:rsid w:val="001F2358"/>
    <w:rsid w:val="001F469B"/>
    <w:rsid w:val="001F46CC"/>
    <w:rsid w:val="001F50C9"/>
    <w:rsid w:val="001F64DC"/>
    <w:rsid w:val="001F6601"/>
    <w:rsid w:val="001F6E69"/>
    <w:rsid w:val="001F7FB2"/>
    <w:rsid w:val="00202846"/>
    <w:rsid w:val="00203818"/>
    <w:rsid w:val="002043F4"/>
    <w:rsid w:val="00204758"/>
    <w:rsid w:val="002047EC"/>
    <w:rsid w:val="00211D5C"/>
    <w:rsid w:val="002152AC"/>
    <w:rsid w:val="00216320"/>
    <w:rsid w:val="00217E98"/>
    <w:rsid w:val="0022107F"/>
    <w:rsid w:val="0022128B"/>
    <w:rsid w:val="0022270C"/>
    <w:rsid w:val="002227AA"/>
    <w:rsid w:val="00224170"/>
    <w:rsid w:val="0022590A"/>
    <w:rsid w:val="00225C77"/>
    <w:rsid w:val="002261F3"/>
    <w:rsid w:val="0022649F"/>
    <w:rsid w:val="00226B9F"/>
    <w:rsid w:val="00227CAB"/>
    <w:rsid w:val="002335DD"/>
    <w:rsid w:val="00234517"/>
    <w:rsid w:val="00236F0F"/>
    <w:rsid w:val="0023784E"/>
    <w:rsid w:val="00240609"/>
    <w:rsid w:val="00240EEB"/>
    <w:rsid w:val="00241DA8"/>
    <w:rsid w:val="00242092"/>
    <w:rsid w:val="0024261D"/>
    <w:rsid w:val="00243BA3"/>
    <w:rsid w:val="00245901"/>
    <w:rsid w:val="00246582"/>
    <w:rsid w:val="0025028B"/>
    <w:rsid w:val="00250AD6"/>
    <w:rsid w:val="002517C9"/>
    <w:rsid w:val="00255BC4"/>
    <w:rsid w:val="00255C4C"/>
    <w:rsid w:val="00257E0C"/>
    <w:rsid w:val="00257F7C"/>
    <w:rsid w:val="0026141E"/>
    <w:rsid w:val="00263EA7"/>
    <w:rsid w:val="002655EA"/>
    <w:rsid w:val="00265F53"/>
    <w:rsid w:val="00272670"/>
    <w:rsid w:val="002744CD"/>
    <w:rsid w:val="002764C4"/>
    <w:rsid w:val="00277DA2"/>
    <w:rsid w:val="0028165E"/>
    <w:rsid w:val="00282708"/>
    <w:rsid w:val="00287A34"/>
    <w:rsid w:val="0029011F"/>
    <w:rsid w:val="00291404"/>
    <w:rsid w:val="0029149C"/>
    <w:rsid w:val="00292DB2"/>
    <w:rsid w:val="00293426"/>
    <w:rsid w:val="00293671"/>
    <w:rsid w:val="00293E4D"/>
    <w:rsid w:val="002A050A"/>
    <w:rsid w:val="002A12B2"/>
    <w:rsid w:val="002A1678"/>
    <w:rsid w:val="002A25C3"/>
    <w:rsid w:val="002A29C6"/>
    <w:rsid w:val="002A4097"/>
    <w:rsid w:val="002A46BF"/>
    <w:rsid w:val="002A7E99"/>
    <w:rsid w:val="002B221A"/>
    <w:rsid w:val="002B394F"/>
    <w:rsid w:val="002B4729"/>
    <w:rsid w:val="002B656D"/>
    <w:rsid w:val="002B6AFC"/>
    <w:rsid w:val="002B6DB1"/>
    <w:rsid w:val="002B707A"/>
    <w:rsid w:val="002C1EA2"/>
    <w:rsid w:val="002C228A"/>
    <w:rsid w:val="002C2D0A"/>
    <w:rsid w:val="002C4BCB"/>
    <w:rsid w:val="002C5D82"/>
    <w:rsid w:val="002D2251"/>
    <w:rsid w:val="002D2C8C"/>
    <w:rsid w:val="002D3863"/>
    <w:rsid w:val="002D5D72"/>
    <w:rsid w:val="002D681E"/>
    <w:rsid w:val="002D6A98"/>
    <w:rsid w:val="002D7195"/>
    <w:rsid w:val="002E0DA9"/>
    <w:rsid w:val="002E2034"/>
    <w:rsid w:val="002E4B04"/>
    <w:rsid w:val="002E5A25"/>
    <w:rsid w:val="002E5D12"/>
    <w:rsid w:val="002E6079"/>
    <w:rsid w:val="002F07BA"/>
    <w:rsid w:val="002F2EF3"/>
    <w:rsid w:val="002F3352"/>
    <w:rsid w:val="002F47AD"/>
    <w:rsid w:val="002F617F"/>
    <w:rsid w:val="002F6188"/>
    <w:rsid w:val="002F7362"/>
    <w:rsid w:val="00300131"/>
    <w:rsid w:val="0031245B"/>
    <w:rsid w:val="003127C0"/>
    <w:rsid w:val="003132CF"/>
    <w:rsid w:val="003137AD"/>
    <w:rsid w:val="00314113"/>
    <w:rsid w:val="00316EA2"/>
    <w:rsid w:val="00321C37"/>
    <w:rsid w:val="00323770"/>
    <w:rsid w:val="00324251"/>
    <w:rsid w:val="00324D1D"/>
    <w:rsid w:val="0032528E"/>
    <w:rsid w:val="00326916"/>
    <w:rsid w:val="003274BD"/>
    <w:rsid w:val="00327A5F"/>
    <w:rsid w:val="003306B9"/>
    <w:rsid w:val="00330A33"/>
    <w:rsid w:val="00331297"/>
    <w:rsid w:val="003316D2"/>
    <w:rsid w:val="00331F5A"/>
    <w:rsid w:val="0033492A"/>
    <w:rsid w:val="003378CC"/>
    <w:rsid w:val="00340B99"/>
    <w:rsid w:val="00341746"/>
    <w:rsid w:val="00341818"/>
    <w:rsid w:val="003434BC"/>
    <w:rsid w:val="00343B3F"/>
    <w:rsid w:val="00345EAD"/>
    <w:rsid w:val="00347AAB"/>
    <w:rsid w:val="003501B7"/>
    <w:rsid w:val="00350AC2"/>
    <w:rsid w:val="0035254E"/>
    <w:rsid w:val="00353018"/>
    <w:rsid w:val="003541D8"/>
    <w:rsid w:val="003551B1"/>
    <w:rsid w:val="00357DB5"/>
    <w:rsid w:val="0036019A"/>
    <w:rsid w:val="00360F36"/>
    <w:rsid w:val="003612C0"/>
    <w:rsid w:val="00362153"/>
    <w:rsid w:val="00363CCA"/>
    <w:rsid w:val="00365788"/>
    <w:rsid w:val="00367EDD"/>
    <w:rsid w:val="0037015A"/>
    <w:rsid w:val="00370B3D"/>
    <w:rsid w:val="00372B8C"/>
    <w:rsid w:val="00374EA5"/>
    <w:rsid w:val="00375121"/>
    <w:rsid w:val="00376166"/>
    <w:rsid w:val="00377A09"/>
    <w:rsid w:val="00377BF9"/>
    <w:rsid w:val="00381416"/>
    <w:rsid w:val="00381B67"/>
    <w:rsid w:val="003835A0"/>
    <w:rsid w:val="00387203"/>
    <w:rsid w:val="0038739B"/>
    <w:rsid w:val="003902B4"/>
    <w:rsid w:val="0039250D"/>
    <w:rsid w:val="00393FA0"/>
    <w:rsid w:val="00394408"/>
    <w:rsid w:val="00396541"/>
    <w:rsid w:val="003A0424"/>
    <w:rsid w:val="003A46D1"/>
    <w:rsid w:val="003A5878"/>
    <w:rsid w:val="003A7048"/>
    <w:rsid w:val="003B21DF"/>
    <w:rsid w:val="003B50D1"/>
    <w:rsid w:val="003C0EB5"/>
    <w:rsid w:val="003C1B50"/>
    <w:rsid w:val="003C2590"/>
    <w:rsid w:val="003C7C4D"/>
    <w:rsid w:val="003C7EF8"/>
    <w:rsid w:val="003C7F22"/>
    <w:rsid w:val="003D118D"/>
    <w:rsid w:val="003D2F3C"/>
    <w:rsid w:val="003D72F4"/>
    <w:rsid w:val="003E1751"/>
    <w:rsid w:val="003E2C85"/>
    <w:rsid w:val="003E5E1B"/>
    <w:rsid w:val="003E714A"/>
    <w:rsid w:val="003E7CC2"/>
    <w:rsid w:val="003E7F16"/>
    <w:rsid w:val="003F0281"/>
    <w:rsid w:val="003F0FCE"/>
    <w:rsid w:val="003F157C"/>
    <w:rsid w:val="003F19B7"/>
    <w:rsid w:val="003F3CCE"/>
    <w:rsid w:val="003F416F"/>
    <w:rsid w:val="003F4EF2"/>
    <w:rsid w:val="003F5DCB"/>
    <w:rsid w:val="003F677A"/>
    <w:rsid w:val="003F7E4A"/>
    <w:rsid w:val="004000DA"/>
    <w:rsid w:val="004033DA"/>
    <w:rsid w:val="004033F1"/>
    <w:rsid w:val="00403EA9"/>
    <w:rsid w:val="0041109B"/>
    <w:rsid w:val="00411216"/>
    <w:rsid w:val="0041325A"/>
    <w:rsid w:val="0041478F"/>
    <w:rsid w:val="004167D6"/>
    <w:rsid w:val="00417035"/>
    <w:rsid w:val="00417170"/>
    <w:rsid w:val="00417DC2"/>
    <w:rsid w:val="00423232"/>
    <w:rsid w:val="00424070"/>
    <w:rsid w:val="00424C5B"/>
    <w:rsid w:val="004261C7"/>
    <w:rsid w:val="00427525"/>
    <w:rsid w:val="004307F2"/>
    <w:rsid w:val="00431FA5"/>
    <w:rsid w:val="00433AC3"/>
    <w:rsid w:val="0043481B"/>
    <w:rsid w:val="004365CF"/>
    <w:rsid w:val="00437198"/>
    <w:rsid w:val="00443C52"/>
    <w:rsid w:val="004440E7"/>
    <w:rsid w:val="004445B0"/>
    <w:rsid w:val="00444734"/>
    <w:rsid w:val="00444BD2"/>
    <w:rsid w:val="0044510B"/>
    <w:rsid w:val="00447D4A"/>
    <w:rsid w:val="00450DBE"/>
    <w:rsid w:val="0045157A"/>
    <w:rsid w:val="00454F30"/>
    <w:rsid w:val="00455324"/>
    <w:rsid w:val="004555EF"/>
    <w:rsid w:val="004565DE"/>
    <w:rsid w:val="00463315"/>
    <w:rsid w:val="00463F48"/>
    <w:rsid w:val="0046434A"/>
    <w:rsid w:val="004661D3"/>
    <w:rsid w:val="004668D1"/>
    <w:rsid w:val="00467285"/>
    <w:rsid w:val="00467341"/>
    <w:rsid w:val="00470588"/>
    <w:rsid w:val="00470F9E"/>
    <w:rsid w:val="004719B0"/>
    <w:rsid w:val="00472128"/>
    <w:rsid w:val="004736D1"/>
    <w:rsid w:val="00480935"/>
    <w:rsid w:val="00480F73"/>
    <w:rsid w:val="004859DD"/>
    <w:rsid w:val="0048706D"/>
    <w:rsid w:val="004870F0"/>
    <w:rsid w:val="004871AB"/>
    <w:rsid w:val="004873EC"/>
    <w:rsid w:val="00487CD6"/>
    <w:rsid w:val="00487E41"/>
    <w:rsid w:val="00487FAC"/>
    <w:rsid w:val="004909D8"/>
    <w:rsid w:val="00492EAC"/>
    <w:rsid w:val="00493A92"/>
    <w:rsid w:val="0049425C"/>
    <w:rsid w:val="0049474A"/>
    <w:rsid w:val="0049583F"/>
    <w:rsid w:val="00495C8A"/>
    <w:rsid w:val="004978A6"/>
    <w:rsid w:val="00497EAD"/>
    <w:rsid w:val="004A2D70"/>
    <w:rsid w:val="004A3277"/>
    <w:rsid w:val="004A39DB"/>
    <w:rsid w:val="004A42FD"/>
    <w:rsid w:val="004A470A"/>
    <w:rsid w:val="004A5395"/>
    <w:rsid w:val="004A6018"/>
    <w:rsid w:val="004A6A2A"/>
    <w:rsid w:val="004A7A44"/>
    <w:rsid w:val="004B02D6"/>
    <w:rsid w:val="004B1483"/>
    <w:rsid w:val="004B3710"/>
    <w:rsid w:val="004B447B"/>
    <w:rsid w:val="004B4D55"/>
    <w:rsid w:val="004B4E6B"/>
    <w:rsid w:val="004B5ECA"/>
    <w:rsid w:val="004B7625"/>
    <w:rsid w:val="004C0E85"/>
    <w:rsid w:val="004C5047"/>
    <w:rsid w:val="004C6FB4"/>
    <w:rsid w:val="004C7C74"/>
    <w:rsid w:val="004D0A81"/>
    <w:rsid w:val="004D0AA6"/>
    <w:rsid w:val="004D10AB"/>
    <w:rsid w:val="004D1C65"/>
    <w:rsid w:val="004D35DC"/>
    <w:rsid w:val="004D5806"/>
    <w:rsid w:val="004D6653"/>
    <w:rsid w:val="004D6993"/>
    <w:rsid w:val="004D6C7A"/>
    <w:rsid w:val="004D70F9"/>
    <w:rsid w:val="004D7185"/>
    <w:rsid w:val="004D7B62"/>
    <w:rsid w:val="004E2558"/>
    <w:rsid w:val="004E2AD1"/>
    <w:rsid w:val="004E6804"/>
    <w:rsid w:val="004F0ABB"/>
    <w:rsid w:val="004F210C"/>
    <w:rsid w:val="004F2DC4"/>
    <w:rsid w:val="004F3B74"/>
    <w:rsid w:val="004F7A76"/>
    <w:rsid w:val="004F7D94"/>
    <w:rsid w:val="00500C24"/>
    <w:rsid w:val="00501CBD"/>
    <w:rsid w:val="00502211"/>
    <w:rsid w:val="0050378E"/>
    <w:rsid w:val="00503AE3"/>
    <w:rsid w:val="00503C3E"/>
    <w:rsid w:val="00504E90"/>
    <w:rsid w:val="00504ED3"/>
    <w:rsid w:val="005066D6"/>
    <w:rsid w:val="005068A7"/>
    <w:rsid w:val="00507B3C"/>
    <w:rsid w:val="00511296"/>
    <w:rsid w:val="00511DC4"/>
    <w:rsid w:val="00512501"/>
    <w:rsid w:val="0051281A"/>
    <w:rsid w:val="005133B6"/>
    <w:rsid w:val="00513AF8"/>
    <w:rsid w:val="00513F37"/>
    <w:rsid w:val="00513F5A"/>
    <w:rsid w:val="00516100"/>
    <w:rsid w:val="00516BCA"/>
    <w:rsid w:val="005217D9"/>
    <w:rsid w:val="00522A48"/>
    <w:rsid w:val="00522F7E"/>
    <w:rsid w:val="00523FF7"/>
    <w:rsid w:val="00524300"/>
    <w:rsid w:val="00526057"/>
    <w:rsid w:val="00526E58"/>
    <w:rsid w:val="00531408"/>
    <w:rsid w:val="00536158"/>
    <w:rsid w:val="005377D3"/>
    <w:rsid w:val="0054046D"/>
    <w:rsid w:val="005405CC"/>
    <w:rsid w:val="0054153D"/>
    <w:rsid w:val="00544245"/>
    <w:rsid w:val="00547E6B"/>
    <w:rsid w:val="00550290"/>
    <w:rsid w:val="00550984"/>
    <w:rsid w:val="00552B75"/>
    <w:rsid w:val="00554EB3"/>
    <w:rsid w:val="00556520"/>
    <w:rsid w:val="00557F96"/>
    <w:rsid w:val="00561018"/>
    <w:rsid w:val="00561CF9"/>
    <w:rsid w:val="00561EF6"/>
    <w:rsid w:val="00562363"/>
    <w:rsid w:val="00562447"/>
    <w:rsid w:val="00562FCB"/>
    <w:rsid w:val="00563316"/>
    <w:rsid w:val="00563681"/>
    <w:rsid w:val="0056623C"/>
    <w:rsid w:val="00567EE9"/>
    <w:rsid w:val="00570453"/>
    <w:rsid w:val="005710B0"/>
    <w:rsid w:val="00572429"/>
    <w:rsid w:val="00574D59"/>
    <w:rsid w:val="005755C4"/>
    <w:rsid w:val="0057644B"/>
    <w:rsid w:val="00576CBF"/>
    <w:rsid w:val="005775B1"/>
    <w:rsid w:val="00580B77"/>
    <w:rsid w:val="005828DF"/>
    <w:rsid w:val="00584BF2"/>
    <w:rsid w:val="005854A7"/>
    <w:rsid w:val="00585DAC"/>
    <w:rsid w:val="0059043C"/>
    <w:rsid w:val="00592AD6"/>
    <w:rsid w:val="00592CC9"/>
    <w:rsid w:val="00593544"/>
    <w:rsid w:val="0059426E"/>
    <w:rsid w:val="00595420"/>
    <w:rsid w:val="0059740D"/>
    <w:rsid w:val="005A5384"/>
    <w:rsid w:val="005A6331"/>
    <w:rsid w:val="005B057E"/>
    <w:rsid w:val="005B273F"/>
    <w:rsid w:val="005B404C"/>
    <w:rsid w:val="005B60C5"/>
    <w:rsid w:val="005B6223"/>
    <w:rsid w:val="005C134C"/>
    <w:rsid w:val="005C1A26"/>
    <w:rsid w:val="005C2748"/>
    <w:rsid w:val="005C3529"/>
    <w:rsid w:val="005C399C"/>
    <w:rsid w:val="005C4081"/>
    <w:rsid w:val="005C4433"/>
    <w:rsid w:val="005C68F1"/>
    <w:rsid w:val="005D0F25"/>
    <w:rsid w:val="005D17F3"/>
    <w:rsid w:val="005D1B7F"/>
    <w:rsid w:val="005D236E"/>
    <w:rsid w:val="005D2D6A"/>
    <w:rsid w:val="005D728B"/>
    <w:rsid w:val="005E0494"/>
    <w:rsid w:val="005E2383"/>
    <w:rsid w:val="005E2BA4"/>
    <w:rsid w:val="005E4C20"/>
    <w:rsid w:val="005E5B1F"/>
    <w:rsid w:val="005E721B"/>
    <w:rsid w:val="005F1CEE"/>
    <w:rsid w:val="005F29E4"/>
    <w:rsid w:val="005F404A"/>
    <w:rsid w:val="005F43B5"/>
    <w:rsid w:val="005F491E"/>
    <w:rsid w:val="005F5E86"/>
    <w:rsid w:val="005F5FF8"/>
    <w:rsid w:val="005F6402"/>
    <w:rsid w:val="00602AF0"/>
    <w:rsid w:val="00602FCF"/>
    <w:rsid w:val="006041E7"/>
    <w:rsid w:val="00605F8F"/>
    <w:rsid w:val="0060602B"/>
    <w:rsid w:val="006078EB"/>
    <w:rsid w:val="00607B2E"/>
    <w:rsid w:val="00607F43"/>
    <w:rsid w:val="00610273"/>
    <w:rsid w:val="006126C5"/>
    <w:rsid w:val="00613424"/>
    <w:rsid w:val="00613DEB"/>
    <w:rsid w:val="00617258"/>
    <w:rsid w:val="0062064C"/>
    <w:rsid w:val="00621D6A"/>
    <w:rsid w:val="006225DD"/>
    <w:rsid w:val="006236C8"/>
    <w:rsid w:val="0062597B"/>
    <w:rsid w:val="00625EAB"/>
    <w:rsid w:val="00627550"/>
    <w:rsid w:val="00631829"/>
    <w:rsid w:val="00631E12"/>
    <w:rsid w:val="00632C2A"/>
    <w:rsid w:val="00632E4B"/>
    <w:rsid w:val="00633088"/>
    <w:rsid w:val="00634C09"/>
    <w:rsid w:val="006358F4"/>
    <w:rsid w:val="0063681D"/>
    <w:rsid w:val="00636846"/>
    <w:rsid w:val="00636E02"/>
    <w:rsid w:val="0063782C"/>
    <w:rsid w:val="00641C01"/>
    <w:rsid w:val="00644403"/>
    <w:rsid w:val="006478A7"/>
    <w:rsid w:val="00651156"/>
    <w:rsid w:val="006514EE"/>
    <w:rsid w:val="00651A9E"/>
    <w:rsid w:val="0065524C"/>
    <w:rsid w:val="00657BB7"/>
    <w:rsid w:val="00662CA9"/>
    <w:rsid w:val="00664272"/>
    <w:rsid w:val="0066499F"/>
    <w:rsid w:val="00665AC4"/>
    <w:rsid w:val="00667097"/>
    <w:rsid w:val="00670F1E"/>
    <w:rsid w:val="006713B7"/>
    <w:rsid w:val="00671D75"/>
    <w:rsid w:val="00680BF0"/>
    <w:rsid w:val="00683B4D"/>
    <w:rsid w:val="00685509"/>
    <w:rsid w:val="00685E72"/>
    <w:rsid w:val="006903B3"/>
    <w:rsid w:val="00691299"/>
    <w:rsid w:val="00691AA3"/>
    <w:rsid w:val="00692764"/>
    <w:rsid w:val="00692851"/>
    <w:rsid w:val="006936FB"/>
    <w:rsid w:val="00694848"/>
    <w:rsid w:val="0069732B"/>
    <w:rsid w:val="00697E0F"/>
    <w:rsid w:val="006A0391"/>
    <w:rsid w:val="006A0646"/>
    <w:rsid w:val="006A2CB1"/>
    <w:rsid w:val="006A6EAD"/>
    <w:rsid w:val="006B119C"/>
    <w:rsid w:val="006B294C"/>
    <w:rsid w:val="006B4E4D"/>
    <w:rsid w:val="006B5006"/>
    <w:rsid w:val="006B5A78"/>
    <w:rsid w:val="006B5F92"/>
    <w:rsid w:val="006B6ACD"/>
    <w:rsid w:val="006B786C"/>
    <w:rsid w:val="006C14E9"/>
    <w:rsid w:val="006C202F"/>
    <w:rsid w:val="006D0654"/>
    <w:rsid w:val="006D2274"/>
    <w:rsid w:val="006D2AD9"/>
    <w:rsid w:val="006D2DFA"/>
    <w:rsid w:val="006D367B"/>
    <w:rsid w:val="006D3A16"/>
    <w:rsid w:val="006D45BC"/>
    <w:rsid w:val="006D46FF"/>
    <w:rsid w:val="006D76E0"/>
    <w:rsid w:val="006E0EAF"/>
    <w:rsid w:val="006E1EC7"/>
    <w:rsid w:val="006E7E5D"/>
    <w:rsid w:val="006F120E"/>
    <w:rsid w:val="006F1EF2"/>
    <w:rsid w:val="006F28F0"/>
    <w:rsid w:val="006F4690"/>
    <w:rsid w:val="006F4979"/>
    <w:rsid w:val="006F4B0B"/>
    <w:rsid w:val="006F7A81"/>
    <w:rsid w:val="00700595"/>
    <w:rsid w:val="0070093E"/>
    <w:rsid w:val="00700E48"/>
    <w:rsid w:val="0070117D"/>
    <w:rsid w:val="007014BB"/>
    <w:rsid w:val="0070236C"/>
    <w:rsid w:val="007053BC"/>
    <w:rsid w:val="00711CF8"/>
    <w:rsid w:val="00712839"/>
    <w:rsid w:val="00712FBA"/>
    <w:rsid w:val="00713C20"/>
    <w:rsid w:val="00714516"/>
    <w:rsid w:val="00715CEE"/>
    <w:rsid w:val="0071630E"/>
    <w:rsid w:val="007166A7"/>
    <w:rsid w:val="007207BF"/>
    <w:rsid w:val="00721327"/>
    <w:rsid w:val="007217EA"/>
    <w:rsid w:val="007224EA"/>
    <w:rsid w:val="0072377C"/>
    <w:rsid w:val="0072412D"/>
    <w:rsid w:val="007242C6"/>
    <w:rsid w:val="00731A7E"/>
    <w:rsid w:val="00732212"/>
    <w:rsid w:val="00733123"/>
    <w:rsid w:val="00733394"/>
    <w:rsid w:val="00734B72"/>
    <w:rsid w:val="00735F57"/>
    <w:rsid w:val="00737E40"/>
    <w:rsid w:val="0074221F"/>
    <w:rsid w:val="00743F42"/>
    <w:rsid w:val="0074539D"/>
    <w:rsid w:val="00746532"/>
    <w:rsid w:val="00751711"/>
    <w:rsid w:val="0075184A"/>
    <w:rsid w:val="00751EA0"/>
    <w:rsid w:val="00752A8C"/>
    <w:rsid w:val="007561A3"/>
    <w:rsid w:val="007561AE"/>
    <w:rsid w:val="00757CFC"/>
    <w:rsid w:val="00760458"/>
    <w:rsid w:val="00760B3C"/>
    <w:rsid w:val="0076255F"/>
    <w:rsid w:val="00763540"/>
    <w:rsid w:val="00767727"/>
    <w:rsid w:val="00772428"/>
    <w:rsid w:val="00772C2E"/>
    <w:rsid w:val="0077578C"/>
    <w:rsid w:val="007763A4"/>
    <w:rsid w:val="007765ED"/>
    <w:rsid w:val="00780259"/>
    <w:rsid w:val="00782EBA"/>
    <w:rsid w:val="00785E77"/>
    <w:rsid w:val="00785E78"/>
    <w:rsid w:val="0078647F"/>
    <w:rsid w:val="00787ADB"/>
    <w:rsid w:val="00787D27"/>
    <w:rsid w:val="00790436"/>
    <w:rsid w:val="00794B46"/>
    <w:rsid w:val="00794C2F"/>
    <w:rsid w:val="007A0417"/>
    <w:rsid w:val="007A0BD1"/>
    <w:rsid w:val="007A2812"/>
    <w:rsid w:val="007A3195"/>
    <w:rsid w:val="007A4BE3"/>
    <w:rsid w:val="007A7298"/>
    <w:rsid w:val="007B1EAF"/>
    <w:rsid w:val="007B33CA"/>
    <w:rsid w:val="007B46AC"/>
    <w:rsid w:val="007B5F9D"/>
    <w:rsid w:val="007C04CC"/>
    <w:rsid w:val="007C3357"/>
    <w:rsid w:val="007C339C"/>
    <w:rsid w:val="007C76A5"/>
    <w:rsid w:val="007D017C"/>
    <w:rsid w:val="007D03B4"/>
    <w:rsid w:val="007D07F7"/>
    <w:rsid w:val="007D10D2"/>
    <w:rsid w:val="007D1CF2"/>
    <w:rsid w:val="007D3CE7"/>
    <w:rsid w:val="007D579C"/>
    <w:rsid w:val="007D6701"/>
    <w:rsid w:val="007D78B6"/>
    <w:rsid w:val="007E0946"/>
    <w:rsid w:val="007E2067"/>
    <w:rsid w:val="007E2EF3"/>
    <w:rsid w:val="007E4300"/>
    <w:rsid w:val="007E4864"/>
    <w:rsid w:val="007E6A92"/>
    <w:rsid w:val="007E74F2"/>
    <w:rsid w:val="007F0708"/>
    <w:rsid w:val="007F3041"/>
    <w:rsid w:val="007F527C"/>
    <w:rsid w:val="00801F87"/>
    <w:rsid w:val="00802799"/>
    <w:rsid w:val="008052D0"/>
    <w:rsid w:val="0080581E"/>
    <w:rsid w:val="00806451"/>
    <w:rsid w:val="008079FD"/>
    <w:rsid w:val="00810C1F"/>
    <w:rsid w:val="008124AD"/>
    <w:rsid w:val="00813055"/>
    <w:rsid w:val="0081759F"/>
    <w:rsid w:val="00820B0F"/>
    <w:rsid w:val="008240FF"/>
    <w:rsid w:val="0082422B"/>
    <w:rsid w:val="00824DCC"/>
    <w:rsid w:val="00824E8F"/>
    <w:rsid w:val="00826732"/>
    <w:rsid w:val="00826A87"/>
    <w:rsid w:val="008274BD"/>
    <w:rsid w:val="008277EA"/>
    <w:rsid w:val="00827CBF"/>
    <w:rsid w:val="00827F21"/>
    <w:rsid w:val="00827F39"/>
    <w:rsid w:val="00830006"/>
    <w:rsid w:val="00831336"/>
    <w:rsid w:val="00833012"/>
    <w:rsid w:val="00833C28"/>
    <w:rsid w:val="00833DEA"/>
    <w:rsid w:val="00835140"/>
    <w:rsid w:val="00835422"/>
    <w:rsid w:val="00835827"/>
    <w:rsid w:val="00835AF4"/>
    <w:rsid w:val="00835E34"/>
    <w:rsid w:val="008364C4"/>
    <w:rsid w:val="00841601"/>
    <w:rsid w:val="00844744"/>
    <w:rsid w:val="00844D32"/>
    <w:rsid w:val="00846A1C"/>
    <w:rsid w:val="00850056"/>
    <w:rsid w:val="008526E8"/>
    <w:rsid w:val="008529E2"/>
    <w:rsid w:val="00852B0D"/>
    <w:rsid w:val="00854EBB"/>
    <w:rsid w:val="00860D6C"/>
    <w:rsid w:val="008617CE"/>
    <w:rsid w:val="008622C1"/>
    <w:rsid w:val="008623F4"/>
    <w:rsid w:val="00866963"/>
    <w:rsid w:val="008713B9"/>
    <w:rsid w:val="00872330"/>
    <w:rsid w:val="00873083"/>
    <w:rsid w:val="0087444C"/>
    <w:rsid w:val="00875A5F"/>
    <w:rsid w:val="0087780D"/>
    <w:rsid w:val="00877BE2"/>
    <w:rsid w:val="00884201"/>
    <w:rsid w:val="0088600E"/>
    <w:rsid w:val="0088788D"/>
    <w:rsid w:val="008911D8"/>
    <w:rsid w:val="00891430"/>
    <w:rsid w:val="0089373D"/>
    <w:rsid w:val="00893CBC"/>
    <w:rsid w:val="008979E2"/>
    <w:rsid w:val="00897BBC"/>
    <w:rsid w:val="008A064E"/>
    <w:rsid w:val="008A0666"/>
    <w:rsid w:val="008A1B91"/>
    <w:rsid w:val="008A1BC6"/>
    <w:rsid w:val="008A2386"/>
    <w:rsid w:val="008A2516"/>
    <w:rsid w:val="008A4A8F"/>
    <w:rsid w:val="008A6B5C"/>
    <w:rsid w:val="008A762C"/>
    <w:rsid w:val="008A7EB7"/>
    <w:rsid w:val="008B028D"/>
    <w:rsid w:val="008B1B1C"/>
    <w:rsid w:val="008B1E7D"/>
    <w:rsid w:val="008B3E4B"/>
    <w:rsid w:val="008B425C"/>
    <w:rsid w:val="008B7419"/>
    <w:rsid w:val="008C218F"/>
    <w:rsid w:val="008C3758"/>
    <w:rsid w:val="008C37DC"/>
    <w:rsid w:val="008C5670"/>
    <w:rsid w:val="008D107A"/>
    <w:rsid w:val="008D1508"/>
    <w:rsid w:val="008E1F2B"/>
    <w:rsid w:val="008E3D54"/>
    <w:rsid w:val="008E6971"/>
    <w:rsid w:val="008E72D0"/>
    <w:rsid w:val="008F149F"/>
    <w:rsid w:val="008F370B"/>
    <w:rsid w:val="008F4E3D"/>
    <w:rsid w:val="008F6319"/>
    <w:rsid w:val="009004E8"/>
    <w:rsid w:val="00900A86"/>
    <w:rsid w:val="0090563D"/>
    <w:rsid w:val="00906659"/>
    <w:rsid w:val="00906834"/>
    <w:rsid w:val="00906BDB"/>
    <w:rsid w:val="0090739D"/>
    <w:rsid w:val="0091163C"/>
    <w:rsid w:val="00911FB1"/>
    <w:rsid w:val="00915D28"/>
    <w:rsid w:val="00915F34"/>
    <w:rsid w:val="0091658B"/>
    <w:rsid w:val="00916849"/>
    <w:rsid w:val="0092010E"/>
    <w:rsid w:val="00921C03"/>
    <w:rsid w:val="00922F09"/>
    <w:rsid w:val="0092520B"/>
    <w:rsid w:val="00925DD7"/>
    <w:rsid w:val="009277D0"/>
    <w:rsid w:val="009303D4"/>
    <w:rsid w:val="00931F1A"/>
    <w:rsid w:val="00931F9C"/>
    <w:rsid w:val="0093372A"/>
    <w:rsid w:val="00933A3D"/>
    <w:rsid w:val="00937492"/>
    <w:rsid w:val="00941B39"/>
    <w:rsid w:val="009422E9"/>
    <w:rsid w:val="00945075"/>
    <w:rsid w:val="00945F59"/>
    <w:rsid w:val="009461E3"/>
    <w:rsid w:val="00954CF4"/>
    <w:rsid w:val="0095589F"/>
    <w:rsid w:val="00957116"/>
    <w:rsid w:val="00961BAB"/>
    <w:rsid w:val="00963288"/>
    <w:rsid w:val="00964DB3"/>
    <w:rsid w:val="0096533E"/>
    <w:rsid w:val="009656C7"/>
    <w:rsid w:val="00965C89"/>
    <w:rsid w:val="00966654"/>
    <w:rsid w:val="00966BD0"/>
    <w:rsid w:val="0096725F"/>
    <w:rsid w:val="00971B16"/>
    <w:rsid w:val="00972BDB"/>
    <w:rsid w:val="00972EA7"/>
    <w:rsid w:val="009742FF"/>
    <w:rsid w:val="0097557E"/>
    <w:rsid w:val="009760A7"/>
    <w:rsid w:val="00976313"/>
    <w:rsid w:val="009763BE"/>
    <w:rsid w:val="00977A40"/>
    <w:rsid w:val="00980859"/>
    <w:rsid w:val="00983089"/>
    <w:rsid w:val="009855AB"/>
    <w:rsid w:val="009859D0"/>
    <w:rsid w:val="00985A6D"/>
    <w:rsid w:val="00987CD4"/>
    <w:rsid w:val="00992C7F"/>
    <w:rsid w:val="00995BB5"/>
    <w:rsid w:val="00997D84"/>
    <w:rsid w:val="009A12DD"/>
    <w:rsid w:val="009A21A4"/>
    <w:rsid w:val="009A302C"/>
    <w:rsid w:val="009A51D4"/>
    <w:rsid w:val="009A5B74"/>
    <w:rsid w:val="009A5BD6"/>
    <w:rsid w:val="009A63FA"/>
    <w:rsid w:val="009A6770"/>
    <w:rsid w:val="009A688B"/>
    <w:rsid w:val="009A7163"/>
    <w:rsid w:val="009A7205"/>
    <w:rsid w:val="009A7F01"/>
    <w:rsid w:val="009B0081"/>
    <w:rsid w:val="009B1AB7"/>
    <w:rsid w:val="009C0B99"/>
    <w:rsid w:val="009C1506"/>
    <w:rsid w:val="009C2300"/>
    <w:rsid w:val="009C2882"/>
    <w:rsid w:val="009C3057"/>
    <w:rsid w:val="009C6C1C"/>
    <w:rsid w:val="009C7043"/>
    <w:rsid w:val="009C72C0"/>
    <w:rsid w:val="009C73B5"/>
    <w:rsid w:val="009D2FFF"/>
    <w:rsid w:val="009D33AD"/>
    <w:rsid w:val="009D418B"/>
    <w:rsid w:val="009D4DD2"/>
    <w:rsid w:val="009D7356"/>
    <w:rsid w:val="009E1A4B"/>
    <w:rsid w:val="009E1ABC"/>
    <w:rsid w:val="009E24A1"/>
    <w:rsid w:val="009E4B26"/>
    <w:rsid w:val="009E632A"/>
    <w:rsid w:val="009F1248"/>
    <w:rsid w:val="009F33E6"/>
    <w:rsid w:val="009F46F1"/>
    <w:rsid w:val="00A00351"/>
    <w:rsid w:val="00A00B87"/>
    <w:rsid w:val="00A01901"/>
    <w:rsid w:val="00A03030"/>
    <w:rsid w:val="00A034EF"/>
    <w:rsid w:val="00A06960"/>
    <w:rsid w:val="00A10607"/>
    <w:rsid w:val="00A107EC"/>
    <w:rsid w:val="00A12BBC"/>
    <w:rsid w:val="00A1331B"/>
    <w:rsid w:val="00A13686"/>
    <w:rsid w:val="00A13D70"/>
    <w:rsid w:val="00A13E3D"/>
    <w:rsid w:val="00A173FF"/>
    <w:rsid w:val="00A17C35"/>
    <w:rsid w:val="00A20300"/>
    <w:rsid w:val="00A21BB7"/>
    <w:rsid w:val="00A237D1"/>
    <w:rsid w:val="00A23DDF"/>
    <w:rsid w:val="00A25F29"/>
    <w:rsid w:val="00A270EE"/>
    <w:rsid w:val="00A31499"/>
    <w:rsid w:val="00A31A49"/>
    <w:rsid w:val="00A3331F"/>
    <w:rsid w:val="00A367C6"/>
    <w:rsid w:val="00A37461"/>
    <w:rsid w:val="00A40496"/>
    <w:rsid w:val="00A40DBD"/>
    <w:rsid w:val="00A417A1"/>
    <w:rsid w:val="00A41BD5"/>
    <w:rsid w:val="00A45FC2"/>
    <w:rsid w:val="00A471E0"/>
    <w:rsid w:val="00A475D5"/>
    <w:rsid w:val="00A47BFB"/>
    <w:rsid w:val="00A51798"/>
    <w:rsid w:val="00A51F80"/>
    <w:rsid w:val="00A54307"/>
    <w:rsid w:val="00A55EEE"/>
    <w:rsid w:val="00A569BD"/>
    <w:rsid w:val="00A56D9E"/>
    <w:rsid w:val="00A573C6"/>
    <w:rsid w:val="00A608D7"/>
    <w:rsid w:val="00A60B86"/>
    <w:rsid w:val="00A63F98"/>
    <w:rsid w:val="00A642B1"/>
    <w:rsid w:val="00A66914"/>
    <w:rsid w:val="00A70023"/>
    <w:rsid w:val="00A727C7"/>
    <w:rsid w:val="00A7332C"/>
    <w:rsid w:val="00A74218"/>
    <w:rsid w:val="00A758F3"/>
    <w:rsid w:val="00A771C1"/>
    <w:rsid w:val="00A80949"/>
    <w:rsid w:val="00A81687"/>
    <w:rsid w:val="00A81B52"/>
    <w:rsid w:val="00A832F4"/>
    <w:rsid w:val="00A83F59"/>
    <w:rsid w:val="00A85E87"/>
    <w:rsid w:val="00A86F99"/>
    <w:rsid w:val="00A87F25"/>
    <w:rsid w:val="00A904AD"/>
    <w:rsid w:val="00A91B85"/>
    <w:rsid w:val="00A92D11"/>
    <w:rsid w:val="00A946E5"/>
    <w:rsid w:val="00A94F89"/>
    <w:rsid w:val="00A97BCA"/>
    <w:rsid w:val="00AA0418"/>
    <w:rsid w:val="00AA0485"/>
    <w:rsid w:val="00AA0619"/>
    <w:rsid w:val="00AA087D"/>
    <w:rsid w:val="00AA0BFD"/>
    <w:rsid w:val="00AA101E"/>
    <w:rsid w:val="00AA1A7E"/>
    <w:rsid w:val="00AA1DDE"/>
    <w:rsid w:val="00AA410E"/>
    <w:rsid w:val="00AB2079"/>
    <w:rsid w:val="00AB2826"/>
    <w:rsid w:val="00AB5D39"/>
    <w:rsid w:val="00AC016E"/>
    <w:rsid w:val="00AC0FB6"/>
    <w:rsid w:val="00AC25BF"/>
    <w:rsid w:val="00AC331C"/>
    <w:rsid w:val="00AC4BFC"/>
    <w:rsid w:val="00AC5654"/>
    <w:rsid w:val="00AC5A36"/>
    <w:rsid w:val="00AD0D20"/>
    <w:rsid w:val="00AD10D5"/>
    <w:rsid w:val="00AD5DE1"/>
    <w:rsid w:val="00AD7571"/>
    <w:rsid w:val="00AD7A69"/>
    <w:rsid w:val="00AE28D6"/>
    <w:rsid w:val="00AE4DBE"/>
    <w:rsid w:val="00AE7399"/>
    <w:rsid w:val="00AE7719"/>
    <w:rsid w:val="00AE799B"/>
    <w:rsid w:val="00AF0AE3"/>
    <w:rsid w:val="00AF1A61"/>
    <w:rsid w:val="00AF1B5A"/>
    <w:rsid w:val="00AF2EFF"/>
    <w:rsid w:val="00AF31C4"/>
    <w:rsid w:val="00AF6359"/>
    <w:rsid w:val="00B0024B"/>
    <w:rsid w:val="00B003FE"/>
    <w:rsid w:val="00B022A4"/>
    <w:rsid w:val="00B03347"/>
    <w:rsid w:val="00B041D0"/>
    <w:rsid w:val="00B067D7"/>
    <w:rsid w:val="00B1129C"/>
    <w:rsid w:val="00B116B9"/>
    <w:rsid w:val="00B11C68"/>
    <w:rsid w:val="00B122DD"/>
    <w:rsid w:val="00B12673"/>
    <w:rsid w:val="00B133EB"/>
    <w:rsid w:val="00B136DB"/>
    <w:rsid w:val="00B138CA"/>
    <w:rsid w:val="00B1454C"/>
    <w:rsid w:val="00B14B40"/>
    <w:rsid w:val="00B14EAD"/>
    <w:rsid w:val="00B1522A"/>
    <w:rsid w:val="00B16BCE"/>
    <w:rsid w:val="00B16D40"/>
    <w:rsid w:val="00B20435"/>
    <w:rsid w:val="00B20ABC"/>
    <w:rsid w:val="00B20FB6"/>
    <w:rsid w:val="00B234B4"/>
    <w:rsid w:val="00B2375A"/>
    <w:rsid w:val="00B2440D"/>
    <w:rsid w:val="00B244FA"/>
    <w:rsid w:val="00B24F7F"/>
    <w:rsid w:val="00B259FD"/>
    <w:rsid w:val="00B26058"/>
    <w:rsid w:val="00B30C5F"/>
    <w:rsid w:val="00B35E73"/>
    <w:rsid w:val="00B412DD"/>
    <w:rsid w:val="00B41C33"/>
    <w:rsid w:val="00B42933"/>
    <w:rsid w:val="00B43EC8"/>
    <w:rsid w:val="00B4639A"/>
    <w:rsid w:val="00B472B8"/>
    <w:rsid w:val="00B47699"/>
    <w:rsid w:val="00B47947"/>
    <w:rsid w:val="00B47ED1"/>
    <w:rsid w:val="00B50043"/>
    <w:rsid w:val="00B515A5"/>
    <w:rsid w:val="00B51670"/>
    <w:rsid w:val="00B5255F"/>
    <w:rsid w:val="00B52E5D"/>
    <w:rsid w:val="00B53574"/>
    <w:rsid w:val="00B54CC5"/>
    <w:rsid w:val="00B5579B"/>
    <w:rsid w:val="00B56EC4"/>
    <w:rsid w:val="00B574F7"/>
    <w:rsid w:val="00B576B8"/>
    <w:rsid w:val="00B60262"/>
    <w:rsid w:val="00B62523"/>
    <w:rsid w:val="00B63084"/>
    <w:rsid w:val="00B64251"/>
    <w:rsid w:val="00B64E19"/>
    <w:rsid w:val="00B703ED"/>
    <w:rsid w:val="00B711EA"/>
    <w:rsid w:val="00B75DAB"/>
    <w:rsid w:val="00B7788B"/>
    <w:rsid w:val="00B77E4A"/>
    <w:rsid w:val="00B80BA5"/>
    <w:rsid w:val="00B8447D"/>
    <w:rsid w:val="00B84714"/>
    <w:rsid w:val="00B84BC6"/>
    <w:rsid w:val="00B84F40"/>
    <w:rsid w:val="00B86406"/>
    <w:rsid w:val="00B87810"/>
    <w:rsid w:val="00B91C10"/>
    <w:rsid w:val="00B935D5"/>
    <w:rsid w:val="00B93A4F"/>
    <w:rsid w:val="00B9554B"/>
    <w:rsid w:val="00B959A8"/>
    <w:rsid w:val="00BA0C05"/>
    <w:rsid w:val="00BA1634"/>
    <w:rsid w:val="00BA177F"/>
    <w:rsid w:val="00BA1EBD"/>
    <w:rsid w:val="00BA248F"/>
    <w:rsid w:val="00BA2A0B"/>
    <w:rsid w:val="00BA3601"/>
    <w:rsid w:val="00BA3E9C"/>
    <w:rsid w:val="00BA43CE"/>
    <w:rsid w:val="00BA5E06"/>
    <w:rsid w:val="00BA7841"/>
    <w:rsid w:val="00BB03D0"/>
    <w:rsid w:val="00BB1A7A"/>
    <w:rsid w:val="00BB2699"/>
    <w:rsid w:val="00BB45A1"/>
    <w:rsid w:val="00BB5EC1"/>
    <w:rsid w:val="00BB5F58"/>
    <w:rsid w:val="00BB7820"/>
    <w:rsid w:val="00BC06CE"/>
    <w:rsid w:val="00BC082D"/>
    <w:rsid w:val="00BC4DAD"/>
    <w:rsid w:val="00BC4F54"/>
    <w:rsid w:val="00BC5E0E"/>
    <w:rsid w:val="00BC722F"/>
    <w:rsid w:val="00BC7F43"/>
    <w:rsid w:val="00BD089D"/>
    <w:rsid w:val="00BD26F2"/>
    <w:rsid w:val="00BD2AD4"/>
    <w:rsid w:val="00BD3CBC"/>
    <w:rsid w:val="00BD44C7"/>
    <w:rsid w:val="00BD629D"/>
    <w:rsid w:val="00BD782B"/>
    <w:rsid w:val="00BD78A4"/>
    <w:rsid w:val="00BE0EE5"/>
    <w:rsid w:val="00BE1797"/>
    <w:rsid w:val="00BE4F50"/>
    <w:rsid w:val="00BE740C"/>
    <w:rsid w:val="00BF0995"/>
    <w:rsid w:val="00BF12D3"/>
    <w:rsid w:val="00BF3173"/>
    <w:rsid w:val="00BF35A6"/>
    <w:rsid w:val="00BF3980"/>
    <w:rsid w:val="00C02463"/>
    <w:rsid w:val="00C03404"/>
    <w:rsid w:val="00C07BD2"/>
    <w:rsid w:val="00C10C4B"/>
    <w:rsid w:val="00C13221"/>
    <w:rsid w:val="00C13FCB"/>
    <w:rsid w:val="00C1452D"/>
    <w:rsid w:val="00C17DBB"/>
    <w:rsid w:val="00C20716"/>
    <w:rsid w:val="00C21EB7"/>
    <w:rsid w:val="00C2205B"/>
    <w:rsid w:val="00C22C29"/>
    <w:rsid w:val="00C23478"/>
    <w:rsid w:val="00C24203"/>
    <w:rsid w:val="00C259C7"/>
    <w:rsid w:val="00C277AE"/>
    <w:rsid w:val="00C31212"/>
    <w:rsid w:val="00C31300"/>
    <w:rsid w:val="00C32B72"/>
    <w:rsid w:val="00C32D30"/>
    <w:rsid w:val="00C35295"/>
    <w:rsid w:val="00C358EC"/>
    <w:rsid w:val="00C35AE0"/>
    <w:rsid w:val="00C415B8"/>
    <w:rsid w:val="00C41BFC"/>
    <w:rsid w:val="00C4398E"/>
    <w:rsid w:val="00C46275"/>
    <w:rsid w:val="00C4723C"/>
    <w:rsid w:val="00C5314C"/>
    <w:rsid w:val="00C53DDE"/>
    <w:rsid w:val="00C55240"/>
    <w:rsid w:val="00C560BB"/>
    <w:rsid w:val="00C57151"/>
    <w:rsid w:val="00C576AA"/>
    <w:rsid w:val="00C57BBA"/>
    <w:rsid w:val="00C616DD"/>
    <w:rsid w:val="00C66951"/>
    <w:rsid w:val="00C740B4"/>
    <w:rsid w:val="00C74215"/>
    <w:rsid w:val="00C75606"/>
    <w:rsid w:val="00C7563C"/>
    <w:rsid w:val="00C77853"/>
    <w:rsid w:val="00C80DB8"/>
    <w:rsid w:val="00C822E6"/>
    <w:rsid w:val="00C86398"/>
    <w:rsid w:val="00C93058"/>
    <w:rsid w:val="00C939C0"/>
    <w:rsid w:val="00C93EBF"/>
    <w:rsid w:val="00C94223"/>
    <w:rsid w:val="00C95402"/>
    <w:rsid w:val="00C95CC5"/>
    <w:rsid w:val="00CA08D3"/>
    <w:rsid w:val="00CA1493"/>
    <w:rsid w:val="00CA1BE3"/>
    <w:rsid w:val="00CA26F3"/>
    <w:rsid w:val="00CA7F44"/>
    <w:rsid w:val="00CB052E"/>
    <w:rsid w:val="00CB1143"/>
    <w:rsid w:val="00CB2405"/>
    <w:rsid w:val="00CB34B9"/>
    <w:rsid w:val="00CB37A1"/>
    <w:rsid w:val="00CB3E80"/>
    <w:rsid w:val="00CB405D"/>
    <w:rsid w:val="00CB5315"/>
    <w:rsid w:val="00CB5E1C"/>
    <w:rsid w:val="00CB65FB"/>
    <w:rsid w:val="00CB66DA"/>
    <w:rsid w:val="00CB7749"/>
    <w:rsid w:val="00CB79AB"/>
    <w:rsid w:val="00CC13C0"/>
    <w:rsid w:val="00CC1860"/>
    <w:rsid w:val="00CC26A8"/>
    <w:rsid w:val="00CC31AB"/>
    <w:rsid w:val="00CC361F"/>
    <w:rsid w:val="00CC3723"/>
    <w:rsid w:val="00CC38BA"/>
    <w:rsid w:val="00CD070B"/>
    <w:rsid w:val="00CD394B"/>
    <w:rsid w:val="00CD3F29"/>
    <w:rsid w:val="00CD5056"/>
    <w:rsid w:val="00CD5A0A"/>
    <w:rsid w:val="00CE0EE1"/>
    <w:rsid w:val="00CE294E"/>
    <w:rsid w:val="00CE3012"/>
    <w:rsid w:val="00CE574C"/>
    <w:rsid w:val="00CF06CD"/>
    <w:rsid w:val="00CF1F7C"/>
    <w:rsid w:val="00CF30B9"/>
    <w:rsid w:val="00CF4209"/>
    <w:rsid w:val="00CF69E5"/>
    <w:rsid w:val="00CF7E5D"/>
    <w:rsid w:val="00D004E3"/>
    <w:rsid w:val="00D0056A"/>
    <w:rsid w:val="00D03867"/>
    <w:rsid w:val="00D03A35"/>
    <w:rsid w:val="00D0486C"/>
    <w:rsid w:val="00D05F76"/>
    <w:rsid w:val="00D06AD3"/>
    <w:rsid w:val="00D105E0"/>
    <w:rsid w:val="00D1376B"/>
    <w:rsid w:val="00D138B0"/>
    <w:rsid w:val="00D13B55"/>
    <w:rsid w:val="00D210D6"/>
    <w:rsid w:val="00D23B03"/>
    <w:rsid w:val="00D2458F"/>
    <w:rsid w:val="00D25A93"/>
    <w:rsid w:val="00D25BF5"/>
    <w:rsid w:val="00D32DFB"/>
    <w:rsid w:val="00D341CF"/>
    <w:rsid w:val="00D4441C"/>
    <w:rsid w:val="00D44AC1"/>
    <w:rsid w:val="00D4585D"/>
    <w:rsid w:val="00D45D56"/>
    <w:rsid w:val="00D461CC"/>
    <w:rsid w:val="00D4636B"/>
    <w:rsid w:val="00D46525"/>
    <w:rsid w:val="00D55166"/>
    <w:rsid w:val="00D553EA"/>
    <w:rsid w:val="00D55496"/>
    <w:rsid w:val="00D55BB0"/>
    <w:rsid w:val="00D5604B"/>
    <w:rsid w:val="00D602E7"/>
    <w:rsid w:val="00D608A6"/>
    <w:rsid w:val="00D60B9E"/>
    <w:rsid w:val="00D614D3"/>
    <w:rsid w:val="00D61808"/>
    <w:rsid w:val="00D61ADB"/>
    <w:rsid w:val="00D666AD"/>
    <w:rsid w:val="00D673AB"/>
    <w:rsid w:val="00D6755B"/>
    <w:rsid w:val="00D71043"/>
    <w:rsid w:val="00D7267C"/>
    <w:rsid w:val="00D74E8D"/>
    <w:rsid w:val="00D75D64"/>
    <w:rsid w:val="00D764AC"/>
    <w:rsid w:val="00D77A88"/>
    <w:rsid w:val="00D80BBA"/>
    <w:rsid w:val="00D84A41"/>
    <w:rsid w:val="00D8566A"/>
    <w:rsid w:val="00D85A77"/>
    <w:rsid w:val="00D86A21"/>
    <w:rsid w:val="00D900AD"/>
    <w:rsid w:val="00D905D8"/>
    <w:rsid w:val="00D9133D"/>
    <w:rsid w:val="00D9169F"/>
    <w:rsid w:val="00D91793"/>
    <w:rsid w:val="00D91A7A"/>
    <w:rsid w:val="00D940E6"/>
    <w:rsid w:val="00D9436D"/>
    <w:rsid w:val="00D965B3"/>
    <w:rsid w:val="00D965C1"/>
    <w:rsid w:val="00DA0183"/>
    <w:rsid w:val="00DA08D7"/>
    <w:rsid w:val="00DA332C"/>
    <w:rsid w:val="00DA3802"/>
    <w:rsid w:val="00DA5CE0"/>
    <w:rsid w:val="00DA68D7"/>
    <w:rsid w:val="00DA6F3D"/>
    <w:rsid w:val="00DA7ADB"/>
    <w:rsid w:val="00DA7B24"/>
    <w:rsid w:val="00DA7BE8"/>
    <w:rsid w:val="00DB0490"/>
    <w:rsid w:val="00DB0CF2"/>
    <w:rsid w:val="00DB0E78"/>
    <w:rsid w:val="00DB4EAC"/>
    <w:rsid w:val="00DB6332"/>
    <w:rsid w:val="00DC0063"/>
    <w:rsid w:val="00DC103F"/>
    <w:rsid w:val="00DC3345"/>
    <w:rsid w:val="00DC34C2"/>
    <w:rsid w:val="00DC37FF"/>
    <w:rsid w:val="00DC661E"/>
    <w:rsid w:val="00DD3C60"/>
    <w:rsid w:val="00DD4CD7"/>
    <w:rsid w:val="00DD611C"/>
    <w:rsid w:val="00DD6EEE"/>
    <w:rsid w:val="00DE08D7"/>
    <w:rsid w:val="00DE2264"/>
    <w:rsid w:val="00DE22C4"/>
    <w:rsid w:val="00DE4BCF"/>
    <w:rsid w:val="00DE727C"/>
    <w:rsid w:val="00DE72AB"/>
    <w:rsid w:val="00DE7443"/>
    <w:rsid w:val="00DF0E7A"/>
    <w:rsid w:val="00DF15FC"/>
    <w:rsid w:val="00DF20E3"/>
    <w:rsid w:val="00DF30B7"/>
    <w:rsid w:val="00DF5BEE"/>
    <w:rsid w:val="00DF6055"/>
    <w:rsid w:val="00E00E0E"/>
    <w:rsid w:val="00E02059"/>
    <w:rsid w:val="00E02E2F"/>
    <w:rsid w:val="00E04E54"/>
    <w:rsid w:val="00E05F6A"/>
    <w:rsid w:val="00E07FAC"/>
    <w:rsid w:val="00E12AEA"/>
    <w:rsid w:val="00E130A5"/>
    <w:rsid w:val="00E13A7C"/>
    <w:rsid w:val="00E140C3"/>
    <w:rsid w:val="00E175B3"/>
    <w:rsid w:val="00E21145"/>
    <w:rsid w:val="00E2337D"/>
    <w:rsid w:val="00E2603F"/>
    <w:rsid w:val="00E26FEB"/>
    <w:rsid w:val="00E2796C"/>
    <w:rsid w:val="00E31A4C"/>
    <w:rsid w:val="00E32150"/>
    <w:rsid w:val="00E3260A"/>
    <w:rsid w:val="00E34535"/>
    <w:rsid w:val="00E35193"/>
    <w:rsid w:val="00E358E1"/>
    <w:rsid w:val="00E3708E"/>
    <w:rsid w:val="00E37F45"/>
    <w:rsid w:val="00E41091"/>
    <w:rsid w:val="00E41202"/>
    <w:rsid w:val="00E4670E"/>
    <w:rsid w:val="00E47630"/>
    <w:rsid w:val="00E50F10"/>
    <w:rsid w:val="00E51C2E"/>
    <w:rsid w:val="00E54358"/>
    <w:rsid w:val="00E544CB"/>
    <w:rsid w:val="00E54A3C"/>
    <w:rsid w:val="00E55987"/>
    <w:rsid w:val="00E5611C"/>
    <w:rsid w:val="00E56609"/>
    <w:rsid w:val="00E5779A"/>
    <w:rsid w:val="00E5783C"/>
    <w:rsid w:val="00E60A7D"/>
    <w:rsid w:val="00E61E07"/>
    <w:rsid w:val="00E63D8A"/>
    <w:rsid w:val="00E64432"/>
    <w:rsid w:val="00E6452B"/>
    <w:rsid w:val="00E669A0"/>
    <w:rsid w:val="00E66EE0"/>
    <w:rsid w:val="00E67836"/>
    <w:rsid w:val="00E71209"/>
    <w:rsid w:val="00E722CA"/>
    <w:rsid w:val="00E752F9"/>
    <w:rsid w:val="00E75A4B"/>
    <w:rsid w:val="00E81B33"/>
    <w:rsid w:val="00E82925"/>
    <w:rsid w:val="00E83E37"/>
    <w:rsid w:val="00E843CD"/>
    <w:rsid w:val="00E85083"/>
    <w:rsid w:val="00E858C7"/>
    <w:rsid w:val="00E87856"/>
    <w:rsid w:val="00E879DA"/>
    <w:rsid w:val="00E93849"/>
    <w:rsid w:val="00E963C8"/>
    <w:rsid w:val="00E979A6"/>
    <w:rsid w:val="00E97A92"/>
    <w:rsid w:val="00EA1D1C"/>
    <w:rsid w:val="00EA1DEB"/>
    <w:rsid w:val="00EA1FE2"/>
    <w:rsid w:val="00EA26FD"/>
    <w:rsid w:val="00EA2F7C"/>
    <w:rsid w:val="00EA4C11"/>
    <w:rsid w:val="00EA525F"/>
    <w:rsid w:val="00EA7904"/>
    <w:rsid w:val="00EB0622"/>
    <w:rsid w:val="00EB0D56"/>
    <w:rsid w:val="00EB1B8C"/>
    <w:rsid w:val="00EB22E0"/>
    <w:rsid w:val="00EB2381"/>
    <w:rsid w:val="00EB5404"/>
    <w:rsid w:val="00EB5721"/>
    <w:rsid w:val="00EC64E0"/>
    <w:rsid w:val="00EC6EB1"/>
    <w:rsid w:val="00EC7775"/>
    <w:rsid w:val="00ED05D2"/>
    <w:rsid w:val="00ED0B15"/>
    <w:rsid w:val="00ED1201"/>
    <w:rsid w:val="00ED20F5"/>
    <w:rsid w:val="00ED26E9"/>
    <w:rsid w:val="00ED43EC"/>
    <w:rsid w:val="00ED5D35"/>
    <w:rsid w:val="00ED6502"/>
    <w:rsid w:val="00ED6D7C"/>
    <w:rsid w:val="00EE02D2"/>
    <w:rsid w:val="00EE14CE"/>
    <w:rsid w:val="00EE3B02"/>
    <w:rsid w:val="00EE5107"/>
    <w:rsid w:val="00EE6EEA"/>
    <w:rsid w:val="00EE7A37"/>
    <w:rsid w:val="00EF0856"/>
    <w:rsid w:val="00EF1175"/>
    <w:rsid w:val="00EF1282"/>
    <w:rsid w:val="00EF2A4E"/>
    <w:rsid w:val="00EF3935"/>
    <w:rsid w:val="00EF3FE7"/>
    <w:rsid w:val="00EF51CC"/>
    <w:rsid w:val="00EF622F"/>
    <w:rsid w:val="00EF62CE"/>
    <w:rsid w:val="00EF7460"/>
    <w:rsid w:val="00EF74C5"/>
    <w:rsid w:val="00EF7CBB"/>
    <w:rsid w:val="00F008AD"/>
    <w:rsid w:val="00F01E88"/>
    <w:rsid w:val="00F03560"/>
    <w:rsid w:val="00F0369A"/>
    <w:rsid w:val="00F05B5D"/>
    <w:rsid w:val="00F06214"/>
    <w:rsid w:val="00F07083"/>
    <w:rsid w:val="00F11879"/>
    <w:rsid w:val="00F1387F"/>
    <w:rsid w:val="00F159D2"/>
    <w:rsid w:val="00F205DD"/>
    <w:rsid w:val="00F22874"/>
    <w:rsid w:val="00F22C8A"/>
    <w:rsid w:val="00F24116"/>
    <w:rsid w:val="00F2483C"/>
    <w:rsid w:val="00F24D4A"/>
    <w:rsid w:val="00F2616D"/>
    <w:rsid w:val="00F27A10"/>
    <w:rsid w:val="00F27A8A"/>
    <w:rsid w:val="00F27C6E"/>
    <w:rsid w:val="00F30AB5"/>
    <w:rsid w:val="00F33EC2"/>
    <w:rsid w:val="00F343CC"/>
    <w:rsid w:val="00F36594"/>
    <w:rsid w:val="00F41A91"/>
    <w:rsid w:val="00F431B8"/>
    <w:rsid w:val="00F46208"/>
    <w:rsid w:val="00F475F3"/>
    <w:rsid w:val="00F47C0F"/>
    <w:rsid w:val="00F51258"/>
    <w:rsid w:val="00F53C03"/>
    <w:rsid w:val="00F54AFD"/>
    <w:rsid w:val="00F54BE8"/>
    <w:rsid w:val="00F56112"/>
    <w:rsid w:val="00F61745"/>
    <w:rsid w:val="00F62691"/>
    <w:rsid w:val="00F636C5"/>
    <w:rsid w:val="00F64105"/>
    <w:rsid w:val="00F70193"/>
    <w:rsid w:val="00F71EB2"/>
    <w:rsid w:val="00F72403"/>
    <w:rsid w:val="00F7710B"/>
    <w:rsid w:val="00F80452"/>
    <w:rsid w:val="00F82779"/>
    <w:rsid w:val="00F83C96"/>
    <w:rsid w:val="00F85F82"/>
    <w:rsid w:val="00F86D8A"/>
    <w:rsid w:val="00F90732"/>
    <w:rsid w:val="00F90AA7"/>
    <w:rsid w:val="00F93083"/>
    <w:rsid w:val="00F959AF"/>
    <w:rsid w:val="00F95DCC"/>
    <w:rsid w:val="00F971A7"/>
    <w:rsid w:val="00F97D8E"/>
    <w:rsid w:val="00FA1A29"/>
    <w:rsid w:val="00FA3452"/>
    <w:rsid w:val="00FA601F"/>
    <w:rsid w:val="00FA6B17"/>
    <w:rsid w:val="00FB1260"/>
    <w:rsid w:val="00FB130F"/>
    <w:rsid w:val="00FB1598"/>
    <w:rsid w:val="00FB5457"/>
    <w:rsid w:val="00FB6161"/>
    <w:rsid w:val="00FB74CF"/>
    <w:rsid w:val="00FB7F91"/>
    <w:rsid w:val="00FC2421"/>
    <w:rsid w:val="00FC2A1D"/>
    <w:rsid w:val="00FC2FB1"/>
    <w:rsid w:val="00FC3063"/>
    <w:rsid w:val="00FC6EF7"/>
    <w:rsid w:val="00FC75AB"/>
    <w:rsid w:val="00FD02FD"/>
    <w:rsid w:val="00FD319E"/>
    <w:rsid w:val="00FD3CD5"/>
    <w:rsid w:val="00FD3FC7"/>
    <w:rsid w:val="00FD622B"/>
    <w:rsid w:val="00FE0417"/>
    <w:rsid w:val="00FE0D28"/>
    <w:rsid w:val="00FE10D0"/>
    <w:rsid w:val="00FE2CC5"/>
    <w:rsid w:val="00FE441F"/>
    <w:rsid w:val="00FE5E79"/>
    <w:rsid w:val="00FE6F3D"/>
    <w:rsid w:val="00FF0EA2"/>
    <w:rsid w:val="00FF398A"/>
    <w:rsid w:val="00FF4703"/>
    <w:rsid w:val="00FF6868"/>
    <w:rsid w:val="00FF6BF3"/>
    <w:rsid w:val="00FF711A"/>
    <w:rsid w:val="00FF75A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3EDA5"/>
  <w15:chartTrackingRefBased/>
  <w15:docId w15:val="{63BC91E1-C698-4AB1-8610-BAEC34186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C96"/>
    <w:pPr>
      <w:spacing w:before="160" w:after="140" w:line="360" w:lineRule="auto"/>
      <w:ind w:firstLine="432"/>
      <w:jc w:val="both"/>
    </w:pPr>
    <w:rPr>
      <w:rFonts w:ascii="Times New Roman" w:hAnsi="Times New Roman" w:cs="Times New Roman"/>
      <w:kern w:val="0"/>
      <w:sz w:val="24"/>
      <w:szCs w:val="24"/>
      <w14:ligatures w14:val="none"/>
    </w:rPr>
  </w:style>
  <w:style w:type="paragraph" w:styleId="Heading1">
    <w:name w:val="heading 1"/>
    <w:basedOn w:val="Normal"/>
    <w:link w:val="Heading1Char"/>
    <w:uiPriority w:val="9"/>
    <w:qFormat/>
    <w:rsid w:val="00C23478"/>
    <w:pPr>
      <w:numPr>
        <w:numId w:val="1"/>
      </w:numPr>
      <w:spacing w:before="0" w:after="300" w:line="240" w:lineRule="auto"/>
      <w:jc w:val="left"/>
      <w:outlineLvl w:val="0"/>
    </w:pPr>
    <w:rPr>
      <w:b/>
      <w:bCs/>
      <w:sz w:val="20"/>
      <w:szCs w:val="20"/>
    </w:rPr>
  </w:style>
  <w:style w:type="paragraph" w:styleId="Heading2">
    <w:name w:val="heading 2"/>
    <w:basedOn w:val="Heading6"/>
    <w:next w:val="Normal"/>
    <w:link w:val="Heading2Char"/>
    <w:uiPriority w:val="9"/>
    <w:unhideWhenUsed/>
    <w:qFormat/>
    <w:rsid w:val="00FC6EF7"/>
    <w:pPr>
      <w:numPr>
        <w:ilvl w:val="1"/>
      </w:numPr>
      <w:spacing w:after="200"/>
      <w:ind w:left="432" w:hanging="432"/>
      <w:outlineLvl w:val="1"/>
    </w:pPr>
    <w:rPr>
      <w:sz w:val="26"/>
      <w:szCs w:val="26"/>
    </w:rPr>
  </w:style>
  <w:style w:type="paragraph" w:styleId="Heading3">
    <w:name w:val="heading 3"/>
    <w:aliases w:val="Main_2"/>
    <w:basedOn w:val="Normal"/>
    <w:next w:val="Normal"/>
    <w:link w:val="Heading3Char"/>
    <w:uiPriority w:val="9"/>
    <w:unhideWhenUsed/>
    <w:qFormat/>
    <w:rsid w:val="00711CF8"/>
    <w:pPr>
      <w:numPr>
        <w:ilvl w:val="2"/>
        <w:numId w:val="1"/>
      </w:numPr>
      <w:spacing w:before="0" w:line="240" w:lineRule="auto"/>
      <w:ind w:left="576" w:hanging="576"/>
      <w:outlineLvl w:val="2"/>
    </w:pPr>
    <w:rPr>
      <w:b/>
      <w:bCs/>
    </w:rPr>
  </w:style>
  <w:style w:type="paragraph" w:styleId="Heading4">
    <w:name w:val="heading 4"/>
    <w:basedOn w:val="Heading3"/>
    <w:next w:val="Normal"/>
    <w:link w:val="Heading4Char"/>
    <w:uiPriority w:val="9"/>
    <w:unhideWhenUsed/>
    <w:qFormat/>
    <w:rsid w:val="006F7A81"/>
    <w:pPr>
      <w:numPr>
        <w:ilvl w:val="3"/>
      </w:numPr>
      <w:outlineLvl w:val="3"/>
    </w:pPr>
  </w:style>
  <w:style w:type="paragraph" w:styleId="Heading5">
    <w:name w:val="heading 5"/>
    <w:basedOn w:val="Normal"/>
    <w:next w:val="Normal"/>
    <w:link w:val="Heading5Char"/>
    <w:autoRedefine/>
    <w:uiPriority w:val="9"/>
    <w:unhideWhenUsed/>
    <w:qFormat/>
    <w:rsid w:val="00107FF5"/>
    <w:pPr>
      <w:ind w:firstLine="0"/>
      <w:outlineLvl w:val="4"/>
    </w:pPr>
    <w:rPr>
      <w:b/>
      <w:bCs/>
    </w:rPr>
  </w:style>
  <w:style w:type="paragraph" w:styleId="Heading6">
    <w:name w:val="heading 6"/>
    <w:basedOn w:val="Normal"/>
    <w:next w:val="Normal"/>
    <w:link w:val="Heading6Char"/>
    <w:uiPriority w:val="9"/>
    <w:unhideWhenUsed/>
    <w:qFormat/>
    <w:rsid w:val="00554EB3"/>
    <w:pPr>
      <w:numPr>
        <w:ilvl w:val="5"/>
        <w:numId w:val="1"/>
      </w:numPr>
      <w:spacing w:before="0" w:after="220" w:line="240" w:lineRule="auto"/>
      <w:jc w:val="left"/>
      <w:outlineLvl w:val="5"/>
    </w:pPr>
    <w:rPr>
      <w:b/>
      <w:bCs/>
      <w:szCs w:val="28"/>
    </w:rPr>
  </w:style>
  <w:style w:type="paragraph" w:styleId="Heading7">
    <w:name w:val="heading 7"/>
    <w:basedOn w:val="Normal"/>
    <w:next w:val="Normal"/>
    <w:link w:val="Heading7Char"/>
    <w:uiPriority w:val="9"/>
    <w:unhideWhenUsed/>
    <w:qFormat/>
    <w:rsid w:val="00824E8F"/>
    <w:pPr>
      <w:keepNext/>
      <w:keepLines/>
      <w:spacing w:before="40" w:after="0" w:line="276" w:lineRule="auto"/>
      <w:ind w:firstLine="0"/>
      <w:jc w:val="left"/>
      <w:outlineLvl w:val="6"/>
    </w:pPr>
    <w:rPr>
      <w:rFonts w:eastAsiaTheme="majorEastAsia"/>
      <w:b/>
      <w:bCs/>
      <w:sz w:val="22"/>
      <w:szCs w:val="22"/>
    </w:rPr>
  </w:style>
  <w:style w:type="paragraph" w:styleId="Heading8">
    <w:name w:val="heading 8"/>
    <w:basedOn w:val="Normal"/>
    <w:next w:val="Normal"/>
    <w:link w:val="Heading8Char"/>
    <w:uiPriority w:val="9"/>
    <w:semiHidden/>
    <w:unhideWhenUsed/>
    <w:qFormat/>
    <w:rsid w:val="0041717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5579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Main 1"/>
    <w:basedOn w:val="Normal"/>
    <w:next w:val="Normal"/>
    <w:autoRedefine/>
    <w:uiPriority w:val="39"/>
    <w:unhideWhenUsed/>
    <w:qFormat/>
    <w:rsid w:val="004000DA"/>
    <w:pPr>
      <w:tabs>
        <w:tab w:val="left" w:pos="960"/>
        <w:tab w:val="right" w:leader="dot" w:pos="8872"/>
      </w:tabs>
      <w:spacing w:after="100" w:line="240" w:lineRule="auto"/>
      <w:ind w:firstLine="0"/>
    </w:pPr>
    <w:rPr>
      <w:b/>
      <w:color w:val="000000" w:themeColor="text1"/>
    </w:rPr>
  </w:style>
  <w:style w:type="paragraph" w:styleId="TOC2">
    <w:name w:val="toc 2"/>
    <w:basedOn w:val="Normal"/>
    <w:next w:val="Normal"/>
    <w:autoRedefine/>
    <w:uiPriority w:val="39"/>
    <w:unhideWhenUsed/>
    <w:qFormat/>
    <w:rsid w:val="003A0424"/>
    <w:pPr>
      <w:tabs>
        <w:tab w:val="left" w:pos="960"/>
        <w:tab w:val="right" w:leader="dot" w:pos="10456"/>
      </w:tabs>
      <w:spacing w:before="0" w:after="0" w:line="240" w:lineRule="auto"/>
    </w:pPr>
    <w:rPr>
      <w:sz w:val="22"/>
      <w:shd w:val="clear" w:color="auto" w:fill="FFFFFF"/>
    </w:rPr>
  </w:style>
  <w:style w:type="paragraph" w:styleId="TOC3">
    <w:name w:val="toc 3"/>
    <w:basedOn w:val="Normal"/>
    <w:next w:val="Normal"/>
    <w:autoRedefine/>
    <w:uiPriority w:val="39"/>
    <w:unhideWhenUsed/>
    <w:rsid w:val="003A0424"/>
    <w:pPr>
      <w:spacing w:before="40" w:after="0" w:line="240" w:lineRule="auto"/>
      <w:ind w:left="720"/>
    </w:pPr>
    <w:rPr>
      <w:sz w:val="20"/>
      <w:shd w:val="clear" w:color="auto" w:fill="FFFFFF"/>
    </w:rPr>
  </w:style>
  <w:style w:type="paragraph" w:styleId="TOC4">
    <w:name w:val="toc 4"/>
    <w:basedOn w:val="Normal"/>
    <w:next w:val="Normal"/>
    <w:autoRedefine/>
    <w:uiPriority w:val="39"/>
    <w:unhideWhenUsed/>
    <w:rsid w:val="00C35295"/>
    <w:pPr>
      <w:spacing w:after="0"/>
      <w:ind w:left="720"/>
    </w:pPr>
    <w:rPr>
      <w:rFonts w:cstheme="minorHAnsi"/>
    </w:rPr>
  </w:style>
  <w:style w:type="paragraph" w:styleId="TOC5">
    <w:name w:val="toc 5"/>
    <w:basedOn w:val="Normal"/>
    <w:next w:val="Normal"/>
    <w:autoRedefine/>
    <w:uiPriority w:val="39"/>
    <w:unhideWhenUsed/>
    <w:rsid w:val="00C35295"/>
    <w:pPr>
      <w:spacing w:after="0" w:line="240" w:lineRule="auto"/>
      <w:ind w:left="960"/>
    </w:pPr>
    <w:rPr>
      <w:rFonts w:cstheme="minorHAnsi"/>
    </w:rPr>
  </w:style>
  <w:style w:type="character" w:customStyle="1" w:styleId="Heading6Char">
    <w:name w:val="Heading 6 Char"/>
    <w:basedOn w:val="DefaultParagraphFont"/>
    <w:link w:val="Heading6"/>
    <w:uiPriority w:val="9"/>
    <w:rsid w:val="00554EB3"/>
    <w:rPr>
      <w:rFonts w:ascii="Times New Roman" w:hAnsi="Times New Roman" w:cs="Times New Roman"/>
      <w:b/>
      <w:bCs/>
      <w:kern w:val="0"/>
      <w:sz w:val="24"/>
      <w:szCs w:val="28"/>
      <w14:ligatures w14:val="none"/>
    </w:rPr>
  </w:style>
  <w:style w:type="character" w:customStyle="1" w:styleId="Heading1Char">
    <w:name w:val="Heading 1 Char"/>
    <w:basedOn w:val="DefaultParagraphFont"/>
    <w:link w:val="Heading1"/>
    <w:uiPriority w:val="9"/>
    <w:rsid w:val="00C23478"/>
    <w:rPr>
      <w:rFonts w:ascii="Times New Roman" w:hAnsi="Times New Roman" w:cs="Times New Roman"/>
      <w:b/>
      <w:bCs/>
      <w:kern w:val="0"/>
      <w:sz w:val="20"/>
      <w:szCs w:val="20"/>
      <w14:ligatures w14:val="none"/>
    </w:rPr>
  </w:style>
  <w:style w:type="paragraph" w:styleId="Subtitle">
    <w:name w:val="Subtitle"/>
    <w:aliases w:val="Main_04"/>
    <w:basedOn w:val="Normal"/>
    <w:next w:val="Normal"/>
    <w:link w:val="SubtitleChar"/>
    <w:uiPriority w:val="11"/>
    <w:rsid w:val="00CF1F7C"/>
    <w:pPr>
      <w:pBdr>
        <w:top w:val="single" w:sz="4" w:space="1" w:color="auto"/>
        <w:bottom w:val="single" w:sz="4" w:space="1" w:color="auto"/>
      </w:pBdr>
      <w:shd w:val="clear" w:color="auto" w:fill="FFE599" w:themeFill="accent4" w:themeFillTint="66"/>
    </w:pPr>
    <w:rPr>
      <w:b/>
      <w:bCs/>
    </w:rPr>
  </w:style>
  <w:style w:type="character" w:customStyle="1" w:styleId="SubtitleChar">
    <w:name w:val="Subtitle Char"/>
    <w:aliases w:val="Main_04 Char"/>
    <w:basedOn w:val="DefaultParagraphFont"/>
    <w:link w:val="Subtitle"/>
    <w:uiPriority w:val="11"/>
    <w:rsid w:val="00CF1F7C"/>
    <w:rPr>
      <w:rFonts w:ascii="Times New Roman" w:hAnsi="Times New Roman" w:cs="Times New Roman"/>
      <w:b/>
      <w:bCs/>
      <w:sz w:val="24"/>
      <w:szCs w:val="24"/>
      <w:shd w:val="clear" w:color="auto" w:fill="FFE599" w:themeFill="accent4" w:themeFillTint="66"/>
    </w:rPr>
  </w:style>
  <w:style w:type="character" w:customStyle="1" w:styleId="Heading3Char">
    <w:name w:val="Heading 3 Char"/>
    <w:aliases w:val="Main_2 Char"/>
    <w:basedOn w:val="DefaultParagraphFont"/>
    <w:link w:val="Heading3"/>
    <w:uiPriority w:val="9"/>
    <w:rsid w:val="00711CF8"/>
    <w:rPr>
      <w:rFonts w:ascii="Times New Roman" w:hAnsi="Times New Roman" w:cs="Times New Roman"/>
      <w:b/>
      <w:bCs/>
      <w:kern w:val="0"/>
      <w:sz w:val="24"/>
      <w:szCs w:val="24"/>
      <w14:ligatures w14:val="none"/>
    </w:rPr>
  </w:style>
  <w:style w:type="character" w:customStyle="1" w:styleId="Heading2Char">
    <w:name w:val="Heading 2 Char"/>
    <w:basedOn w:val="DefaultParagraphFont"/>
    <w:link w:val="Heading2"/>
    <w:uiPriority w:val="9"/>
    <w:rsid w:val="00FC6EF7"/>
    <w:rPr>
      <w:rFonts w:ascii="Times New Roman" w:hAnsi="Times New Roman" w:cs="Times New Roman"/>
      <w:b/>
      <w:bCs/>
      <w:kern w:val="0"/>
      <w:sz w:val="26"/>
      <w:szCs w:val="26"/>
      <w14:ligatures w14:val="none"/>
    </w:rPr>
  </w:style>
  <w:style w:type="character" w:customStyle="1" w:styleId="Heading4Char">
    <w:name w:val="Heading 4 Char"/>
    <w:basedOn w:val="DefaultParagraphFont"/>
    <w:link w:val="Heading4"/>
    <w:uiPriority w:val="9"/>
    <w:rsid w:val="006F7A81"/>
    <w:rPr>
      <w:rFonts w:ascii="Times New Roman" w:hAnsi="Times New Roman" w:cs="Times New Roman"/>
      <w:b/>
      <w:bCs/>
      <w:kern w:val="0"/>
      <w:sz w:val="24"/>
      <w:szCs w:val="24"/>
      <w14:ligatures w14:val="none"/>
    </w:rPr>
  </w:style>
  <w:style w:type="paragraph" w:styleId="Title">
    <w:name w:val="Title"/>
    <w:aliases w:val="Italic"/>
    <w:basedOn w:val="Normal"/>
    <w:next w:val="Normal"/>
    <w:link w:val="TitleChar"/>
    <w:uiPriority w:val="10"/>
    <w:qFormat/>
    <w:rsid w:val="00CF1F7C"/>
    <w:pPr>
      <w:spacing w:line="240" w:lineRule="auto"/>
    </w:pPr>
    <w:rPr>
      <w:i/>
      <w:iCs/>
    </w:rPr>
  </w:style>
  <w:style w:type="character" w:customStyle="1" w:styleId="TitleChar">
    <w:name w:val="Title Char"/>
    <w:aliases w:val="Italic Char"/>
    <w:basedOn w:val="DefaultParagraphFont"/>
    <w:link w:val="Title"/>
    <w:uiPriority w:val="10"/>
    <w:rsid w:val="00CF1F7C"/>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107FF5"/>
    <w:rPr>
      <w:rFonts w:ascii="Times New Roman" w:hAnsi="Times New Roman" w:cs="Times New Roman"/>
      <w:b/>
      <w:bCs/>
      <w:kern w:val="0"/>
      <w:sz w:val="24"/>
      <w:szCs w:val="24"/>
      <w14:ligatures w14:val="none"/>
    </w:rPr>
  </w:style>
  <w:style w:type="paragraph" w:styleId="ListParagraph">
    <w:name w:val="List Paragraph"/>
    <w:basedOn w:val="Normal"/>
    <w:uiPriority w:val="1"/>
    <w:qFormat/>
    <w:rsid w:val="00AF1B5A"/>
    <w:pPr>
      <w:ind w:left="720"/>
      <w:contextualSpacing/>
    </w:pPr>
  </w:style>
  <w:style w:type="paragraph" w:styleId="Header">
    <w:name w:val="header"/>
    <w:basedOn w:val="Normal"/>
    <w:link w:val="HeaderChar"/>
    <w:uiPriority w:val="99"/>
    <w:unhideWhenUsed/>
    <w:rsid w:val="00A31A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1A49"/>
    <w:rPr>
      <w:rFonts w:ascii="Times New Roman" w:hAnsi="Times New Roman" w:cs="Times New Roman"/>
      <w:kern w:val="0"/>
      <w14:ligatures w14:val="none"/>
    </w:rPr>
  </w:style>
  <w:style w:type="paragraph" w:styleId="Footer">
    <w:name w:val="footer"/>
    <w:basedOn w:val="Normal"/>
    <w:link w:val="FooterChar"/>
    <w:uiPriority w:val="99"/>
    <w:unhideWhenUsed/>
    <w:rsid w:val="00A31A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1A49"/>
    <w:rPr>
      <w:rFonts w:ascii="Times New Roman" w:hAnsi="Times New Roman" w:cs="Times New Roman"/>
      <w:kern w:val="0"/>
      <w14:ligatures w14:val="none"/>
    </w:rPr>
  </w:style>
  <w:style w:type="paragraph" w:customStyle="1" w:styleId="Style1">
    <w:name w:val="Style1"/>
    <w:basedOn w:val="Heading4"/>
    <w:link w:val="Style1Char"/>
    <w:rsid w:val="00D74E8D"/>
    <w:pPr>
      <w:ind w:left="432" w:firstLine="0"/>
    </w:pPr>
  </w:style>
  <w:style w:type="character" w:customStyle="1" w:styleId="Style1Char">
    <w:name w:val="Style1 Char"/>
    <w:basedOn w:val="Heading4Char"/>
    <w:link w:val="Style1"/>
    <w:rsid w:val="00D74E8D"/>
    <w:rPr>
      <w:rFonts w:ascii="Times New Roman" w:hAnsi="Times New Roman" w:cs="Times New Roman"/>
      <w:b/>
      <w:bCs/>
      <w:kern w:val="0"/>
      <w:sz w:val="24"/>
      <w:szCs w:val="24"/>
      <w14:ligatures w14:val="none"/>
    </w:rPr>
  </w:style>
  <w:style w:type="character" w:styleId="PlaceholderText">
    <w:name w:val="Placeholder Text"/>
    <w:basedOn w:val="DefaultParagraphFont"/>
    <w:uiPriority w:val="99"/>
    <w:semiHidden/>
    <w:rsid w:val="00D74E8D"/>
    <w:rPr>
      <w:color w:val="666666"/>
    </w:rPr>
  </w:style>
  <w:style w:type="numbering" w:customStyle="1" w:styleId="Style2">
    <w:name w:val="Style2"/>
    <w:uiPriority w:val="99"/>
    <w:rsid w:val="003137AD"/>
    <w:pPr>
      <w:numPr>
        <w:numId w:val="2"/>
      </w:numPr>
    </w:pPr>
  </w:style>
  <w:style w:type="numbering" w:customStyle="1" w:styleId="Style3">
    <w:name w:val="Style3"/>
    <w:uiPriority w:val="99"/>
    <w:rsid w:val="003137AD"/>
    <w:pPr>
      <w:numPr>
        <w:numId w:val="3"/>
      </w:numPr>
    </w:pPr>
  </w:style>
  <w:style w:type="numbering" w:customStyle="1" w:styleId="Style4">
    <w:name w:val="Style4"/>
    <w:uiPriority w:val="99"/>
    <w:rsid w:val="003137AD"/>
    <w:pPr>
      <w:numPr>
        <w:numId w:val="4"/>
      </w:numPr>
    </w:pPr>
  </w:style>
  <w:style w:type="numbering" w:customStyle="1" w:styleId="Style5">
    <w:name w:val="Style5"/>
    <w:uiPriority w:val="99"/>
    <w:rsid w:val="003137AD"/>
    <w:pPr>
      <w:numPr>
        <w:numId w:val="5"/>
      </w:numPr>
    </w:pPr>
  </w:style>
  <w:style w:type="table" w:styleId="TableGrid">
    <w:name w:val="Table Grid"/>
    <w:basedOn w:val="TableNormal"/>
    <w:uiPriority w:val="39"/>
    <w:rsid w:val="00D45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2649F"/>
    <w:pPr>
      <w:spacing w:before="0" w:after="260" w:line="276" w:lineRule="auto"/>
      <w:ind w:firstLine="0"/>
      <w:jc w:val="left"/>
    </w:pPr>
    <w:rPr>
      <w:b/>
      <w:bCs/>
    </w:rPr>
  </w:style>
  <w:style w:type="paragraph" w:styleId="Bibliography">
    <w:name w:val="Bibliography"/>
    <w:basedOn w:val="Normal"/>
    <w:next w:val="Normal"/>
    <w:uiPriority w:val="37"/>
    <w:unhideWhenUsed/>
    <w:rsid w:val="00B87810"/>
  </w:style>
  <w:style w:type="paragraph" w:styleId="NormalWeb">
    <w:name w:val="Normal (Web)"/>
    <w:basedOn w:val="Normal"/>
    <w:uiPriority w:val="99"/>
    <w:unhideWhenUsed/>
    <w:rsid w:val="007E6A92"/>
    <w:pPr>
      <w:spacing w:before="100" w:beforeAutospacing="1" w:after="100" w:afterAutospacing="1" w:line="240" w:lineRule="auto"/>
      <w:ind w:firstLine="0"/>
      <w:jc w:val="left"/>
    </w:pPr>
    <w:rPr>
      <w:rFonts w:eastAsia="Times New Roman"/>
      <w:lang w:bidi="bn-BD"/>
    </w:rPr>
  </w:style>
  <w:style w:type="character" w:styleId="Strong">
    <w:name w:val="Strong"/>
    <w:basedOn w:val="DefaultParagraphFont"/>
    <w:uiPriority w:val="22"/>
    <w:qFormat/>
    <w:rsid w:val="007E6A92"/>
    <w:rPr>
      <w:b/>
      <w:bCs/>
    </w:rPr>
  </w:style>
  <w:style w:type="character" w:customStyle="1" w:styleId="Heading7Char">
    <w:name w:val="Heading 7 Char"/>
    <w:basedOn w:val="DefaultParagraphFont"/>
    <w:link w:val="Heading7"/>
    <w:uiPriority w:val="9"/>
    <w:rsid w:val="00824E8F"/>
    <w:rPr>
      <w:rFonts w:ascii="Times New Roman" w:eastAsiaTheme="majorEastAsia" w:hAnsi="Times New Roman" w:cs="Times New Roman"/>
      <w:b/>
      <w:bCs/>
      <w:kern w:val="0"/>
      <w14:ligatures w14:val="none"/>
    </w:rPr>
  </w:style>
  <w:style w:type="character" w:customStyle="1" w:styleId="Heading8Char">
    <w:name w:val="Heading 8 Char"/>
    <w:basedOn w:val="DefaultParagraphFont"/>
    <w:link w:val="Heading8"/>
    <w:uiPriority w:val="9"/>
    <w:semiHidden/>
    <w:rsid w:val="00417170"/>
    <w:rPr>
      <w:rFonts w:asciiTheme="majorHAnsi" w:eastAsiaTheme="majorEastAsia" w:hAnsiTheme="majorHAnsi" w:cstheme="majorBidi"/>
      <w:color w:val="272727" w:themeColor="text1" w:themeTint="D8"/>
      <w:kern w:val="0"/>
      <w:sz w:val="21"/>
      <w:szCs w:val="21"/>
      <w14:ligatures w14:val="none"/>
    </w:rPr>
  </w:style>
  <w:style w:type="character" w:styleId="Hyperlink">
    <w:name w:val="Hyperlink"/>
    <w:basedOn w:val="DefaultParagraphFont"/>
    <w:uiPriority w:val="99"/>
    <w:unhideWhenUsed/>
    <w:rsid w:val="00417170"/>
    <w:rPr>
      <w:color w:val="0563C1" w:themeColor="hyperlink"/>
      <w:u w:val="single"/>
    </w:rPr>
  </w:style>
  <w:style w:type="paragraph" w:styleId="BodyText">
    <w:name w:val="Body Text"/>
    <w:basedOn w:val="Normal"/>
    <w:link w:val="BodyTextChar"/>
    <w:uiPriority w:val="1"/>
    <w:qFormat/>
    <w:rsid w:val="00327A5F"/>
    <w:pPr>
      <w:widowControl w:val="0"/>
      <w:autoSpaceDE w:val="0"/>
      <w:autoSpaceDN w:val="0"/>
      <w:spacing w:before="0" w:after="0" w:line="240" w:lineRule="auto"/>
      <w:ind w:firstLine="0"/>
      <w:jc w:val="left"/>
    </w:pPr>
    <w:rPr>
      <w:rFonts w:ascii="Cambria" w:eastAsia="Cambria" w:hAnsi="Cambria" w:cs="Cambria"/>
      <w:sz w:val="16"/>
      <w:szCs w:val="16"/>
    </w:rPr>
  </w:style>
  <w:style w:type="character" w:customStyle="1" w:styleId="BodyTextChar">
    <w:name w:val="Body Text Char"/>
    <w:basedOn w:val="DefaultParagraphFont"/>
    <w:link w:val="BodyText"/>
    <w:uiPriority w:val="1"/>
    <w:rsid w:val="00327A5F"/>
    <w:rPr>
      <w:rFonts w:ascii="Cambria" w:eastAsia="Cambria" w:hAnsi="Cambria" w:cs="Cambria"/>
      <w:kern w:val="0"/>
      <w:sz w:val="16"/>
      <w:szCs w:val="16"/>
      <w14:ligatures w14:val="none"/>
    </w:rPr>
  </w:style>
  <w:style w:type="paragraph" w:customStyle="1" w:styleId="TableParagraph">
    <w:name w:val="Table Paragraph"/>
    <w:basedOn w:val="Normal"/>
    <w:uiPriority w:val="1"/>
    <w:qFormat/>
    <w:rsid w:val="00327A5F"/>
    <w:pPr>
      <w:widowControl w:val="0"/>
      <w:autoSpaceDE w:val="0"/>
      <w:autoSpaceDN w:val="0"/>
      <w:spacing w:before="0" w:after="0" w:line="240" w:lineRule="auto"/>
      <w:ind w:firstLine="0"/>
      <w:jc w:val="left"/>
    </w:pPr>
    <w:rPr>
      <w:rFonts w:ascii="Cambria" w:eastAsia="Cambria" w:hAnsi="Cambria" w:cs="Cambria"/>
      <w:sz w:val="22"/>
      <w:szCs w:val="22"/>
    </w:rPr>
  </w:style>
  <w:style w:type="character" w:customStyle="1" w:styleId="UnresolvedMention1">
    <w:name w:val="Unresolved Mention1"/>
    <w:basedOn w:val="DefaultParagraphFont"/>
    <w:uiPriority w:val="99"/>
    <w:semiHidden/>
    <w:unhideWhenUsed/>
    <w:rsid w:val="002764C4"/>
    <w:rPr>
      <w:color w:val="605E5C"/>
      <w:shd w:val="clear" w:color="auto" w:fill="E1DFDD"/>
    </w:rPr>
  </w:style>
  <w:style w:type="character" w:styleId="HTMLCode">
    <w:name w:val="HTML Code"/>
    <w:basedOn w:val="DefaultParagraphFont"/>
    <w:uiPriority w:val="99"/>
    <w:semiHidden/>
    <w:unhideWhenUsed/>
    <w:rsid w:val="0071451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szCs w:val="20"/>
      <w:lang w:bidi="bn-BD"/>
    </w:rPr>
  </w:style>
  <w:style w:type="character" w:customStyle="1" w:styleId="HTMLPreformattedChar">
    <w:name w:val="HTML Preformatted Char"/>
    <w:basedOn w:val="DefaultParagraphFont"/>
    <w:link w:val="HTMLPreformatted"/>
    <w:uiPriority w:val="99"/>
    <w:semiHidden/>
    <w:rsid w:val="00714516"/>
    <w:rPr>
      <w:rFonts w:ascii="Courier New" w:eastAsia="Times New Roman" w:hAnsi="Courier New" w:cs="Courier New"/>
      <w:kern w:val="0"/>
      <w:sz w:val="20"/>
      <w:szCs w:val="20"/>
      <w:lang w:bidi="bn-BD"/>
      <w14:ligatures w14:val="none"/>
    </w:rPr>
  </w:style>
  <w:style w:type="character" w:customStyle="1" w:styleId="Heading9Char">
    <w:name w:val="Heading 9 Char"/>
    <w:basedOn w:val="DefaultParagraphFont"/>
    <w:link w:val="Heading9"/>
    <w:uiPriority w:val="9"/>
    <w:semiHidden/>
    <w:rsid w:val="00B5579B"/>
    <w:rPr>
      <w:rFonts w:asciiTheme="majorHAnsi" w:eastAsiaTheme="majorEastAsia" w:hAnsiTheme="majorHAnsi" w:cstheme="majorBidi"/>
      <w:i/>
      <w:iCs/>
      <w:color w:val="272727" w:themeColor="text1" w:themeTint="D8"/>
      <w:kern w:val="0"/>
      <w:sz w:val="21"/>
      <w:szCs w:val="21"/>
      <w14:ligatures w14:val="none"/>
    </w:rPr>
  </w:style>
  <w:style w:type="character" w:styleId="FollowedHyperlink">
    <w:name w:val="FollowedHyperlink"/>
    <w:basedOn w:val="DefaultParagraphFont"/>
    <w:uiPriority w:val="99"/>
    <w:semiHidden/>
    <w:unhideWhenUsed/>
    <w:rsid w:val="00204758"/>
    <w:rPr>
      <w:color w:val="954F72" w:themeColor="followedHyperlink"/>
      <w:u w:val="single"/>
    </w:rPr>
  </w:style>
  <w:style w:type="character" w:styleId="Emphasis">
    <w:name w:val="Emphasis"/>
    <w:basedOn w:val="DefaultParagraphFont"/>
    <w:uiPriority w:val="20"/>
    <w:qFormat/>
    <w:rsid w:val="00714516"/>
    <w:rPr>
      <w:i/>
      <w:iCs/>
    </w:rPr>
  </w:style>
  <w:style w:type="paragraph" w:styleId="TableofFigures">
    <w:name w:val="table of figures"/>
    <w:basedOn w:val="Normal"/>
    <w:next w:val="Normal"/>
    <w:uiPriority w:val="99"/>
    <w:unhideWhenUsed/>
    <w:rsid w:val="00D4441C"/>
    <w:pPr>
      <w:spacing w:after="0" w:line="240" w:lineRule="auto"/>
    </w:pPr>
  </w:style>
  <w:style w:type="paragraph" w:customStyle="1" w:styleId="Heading20">
    <w:name w:val="Heading2"/>
    <w:basedOn w:val="Heading2"/>
    <w:next w:val="Heading2"/>
    <w:qFormat/>
    <w:rsid w:val="00054862"/>
    <w:pPr>
      <w:numPr>
        <w:ilvl w:val="0"/>
        <w:numId w:val="0"/>
      </w:numPr>
      <w:spacing w:after="220"/>
      <w:ind w:left="792" w:hanging="432"/>
      <w:jc w:val="both"/>
    </w:pPr>
    <w:rPr>
      <w:noProof/>
      <w:sz w:val="28"/>
      <w:szCs w:val="24"/>
    </w:rPr>
  </w:style>
  <w:style w:type="paragraph" w:customStyle="1" w:styleId="Heading10">
    <w:name w:val="Heading1"/>
    <w:basedOn w:val="Heading1"/>
    <w:next w:val="Heading1"/>
    <w:qFormat/>
    <w:rsid w:val="00054862"/>
    <w:pPr>
      <w:numPr>
        <w:numId w:val="0"/>
      </w:numPr>
      <w:pBdr>
        <w:top w:val="single" w:sz="4" w:space="1" w:color="auto"/>
        <w:bottom w:val="single" w:sz="4" w:space="1" w:color="auto"/>
      </w:pBdr>
      <w:spacing w:after="260" w:line="276" w:lineRule="auto"/>
      <w:ind w:left="1080" w:hanging="360"/>
      <w:jc w:val="center"/>
    </w:pPr>
    <w:rPr>
      <w:kern w:val="2"/>
      <w:sz w:val="28"/>
      <w:szCs w:val="28"/>
      <w14:ligatures w14:val="standardContextual"/>
    </w:rPr>
  </w:style>
  <w:style w:type="character" w:styleId="LineNumber">
    <w:name w:val="line number"/>
    <w:basedOn w:val="DefaultParagraphFont"/>
    <w:uiPriority w:val="99"/>
    <w:semiHidden/>
    <w:unhideWhenUsed/>
    <w:rsid w:val="00ED1201"/>
  </w:style>
  <w:style w:type="paragraph" w:styleId="Revision">
    <w:name w:val="Revision"/>
    <w:hidden/>
    <w:uiPriority w:val="99"/>
    <w:semiHidden/>
    <w:rsid w:val="0082422B"/>
    <w:pPr>
      <w:spacing w:after="0" w:line="240" w:lineRule="auto"/>
    </w:pPr>
    <w:rPr>
      <w:rFonts w:ascii="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225C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7843">
      <w:bodyDiv w:val="1"/>
      <w:marLeft w:val="0"/>
      <w:marRight w:val="0"/>
      <w:marTop w:val="0"/>
      <w:marBottom w:val="0"/>
      <w:divBdr>
        <w:top w:val="none" w:sz="0" w:space="0" w:color="auto"/>
        <w:left w:val="none" w:sz="0" w:space="0" w:color="auto"/>
        <w:bottom w:val="none" w:sz="0" w:space="0" w:color="auto"/>
        <w:right w:val="none" w:sz="0" w:space="0" w:color="auto"/>
      </w:divBdr>
    </w:div>
    <w:div w:id="55707144">
      <w:bodyDiv w:val="1"/>
      <w:marLeft w:val="0"/>
      <w:marRight w:val="0"/>
      <w:marTop w:val="0"/>
      <w:marBottom w:val="0"/>
      <w:divBdr>
        <w:top w:val="none" w:sz="0" w:space="0" w:color="auto"/>
        <w:left w:val="none" w:sz="0" w:space="0" w:color="auto"/>
        <w:bottom w:val="none" w:sz="0" w:space="0" w:color="auto"/>
        <w:right w:val="none" w:sz="0" w:space="0" w:color="auto"/>
      </w:divBdr>
    </w:div>
    <w:div w:id="65500161">
      <w:bodyDiv w:val="1"/>
      <w:marLeft w:val="0"/>
      <w:marRight w:val="0"/>
      <w:marTop w:val="0"/>
      <w:marBottom w:val="0"/>
      <w:divBdr>
        <w:top w:val="none" w:sz="0" w:space="0" w:color="auto"/>
        <w:left w:val="none" w:sz="0" w:space="0" w:color="auto"/>
        <w:bottom w:val="none" w:sz="0" w:space="0" w:color="auto"/>
        <w:right w:val="none" w:sz="0" w:space="0" w:color="auto"/>
      </w:divBdr>
    </w:div>
    <w:div w:id="162596202">
      <w:bodyDiv w:val="1"/>
      <w:marLeft w:val="0"/>
      <w:marRight w:val="0"/>
      <w:marTop w:val="0"/>
      <w:marBottom w:val="0"/>
      <w:divBdr>
        <w:top w:val="none" w:sz="0" w:space="0" w:color="auto"/>
        <w:left w:val="none" w:sz="0" w:space="0" w:color="auto"/>
        <w:bottom w:val="none" w:sz="0" w:space="0" w:color="auto"/>
        <w:right w:val="none" w:sz="0" w:space="0" w:color="auto"/>
      </w:divBdr>
    </w:div>
    <w:div w:id="170413715">
      <w:bodyDiv w:val="1"/>
      <w:marLeft w:val="0"/>
      <w:marRight w:val="0"/>
      <w:marTop w:val="0"/>
      <w:marBottom w:val="0"/>
      <w:divBdr>
        <w:top w:val="none" w:sz="0" w:space="0" w:color="auto"/>
        <w:left w:val="none" w:sz="0" w:space="0" w:color="auto"/>
        <w:bottom w:val="none" w:sz="0" w:space="0" w:color="auto"/>
        <w:right w:val="none" w:sz="0" w:space="0" w:color="auto"/>
      </w:divBdr>
    </w:div>
    <w:div w:id="183792722">
      <w:bodyDiv w:val="1"/>
      <w:marLeft w:val="0"/>
      <w:marRight w:val="0"/>
      <w:marTop w:val="0"/>
      <w:marBottom w:val="0"/>
      <w:divBdr>
        <w:top w:val="none" w:sz="0" w:space="0" w:color="auto"/>
        <w:left w:val="none" w:sz="0" w:space="0" w:color="auto"/>
        <w:bottom w:val="none" w:sz="0" w:space="0" w:color="auto"/>
        <w:right w:val="none" w:sz="0" w:space="0" w:color="auto"/>
      </w:divBdr>
    </w:div>
    <w:div w:id="230704067">
      <w:bodyDiv w:val="1"/>
      <w:marLeft w:val="0"/>
      <w:marRight w:val="0"/>
      <w:marTop w:val="0"/>
      <w:marBottom w:val="0"/>
      <w:divBdr>
        <w:top w:val="none" w:sz="0" w:space="0" w:color="auto"/>
        <w:left w:val="none" w:sz="0" w:space="0" w:color="auto"/>
        <w:bottom w:val="none" w:sz="0" w:space="0" w:color="auto"/>
        <w:right w:val="none" w:sz="0" w:space="0" w:color="auto"/>
      </w:divBdr>
    </w:div>
    <w:div w:id="235289351">
      <w:bodyDiv w:val="1"/>
      <w:marLeft w:val="0"/>
      <w:marRight w:val="0"/>
      <w:marTop w:val="0"/>
      <w:marBottom w:val="0"/>
      <w:divBdr>
        <w:top w:val="none" w:sz="0" w:space="0" w:color="auto"/>
        <w:left w:val="none" w:sz="0" w:space="0" w:color="auto"/>
        <w:bottom w:val="none" w:sz="0" w:space="0" w:color="auto"/>
        <w:right w:val="none" w:sz="0" w:space="0" w:color="auto"/>
      </w:divBdr>
    </w:div>
    <w:div w:id="252904324">
      <w:bodyDiv w:val="1"/>
      <w:marLeft w:val="0"/>
      <w:marRight w:val="0"/>
      <w:marTop w:val="0"/>
      <w:marBottom w:val="0"/>
      <w:divBdr>
        <w:top w:val="none" w:sz="0" w:space="0" w:color="auto"/>
        <w:left w:val="none" w:sz="0" w:space="0" w:color="auto"/>
        <w:bottom w:val="none" w:sz="0" w:space="0" w:color="auto"/>
        <w:right w:val="none" w:sz="0" w:space="0" w:color="auto"/>
      </w:divBdr>
    </w:div>
    <w:div w:id="272325431">
      <w:bodyDiv w:val="1"/>
      <w:marLeft w:val="0"/>
      <w:marRight w:val="0"/>
      <w:marTop w:val="0"/>
      <w:marBottom w:val="0"/>
      <w:divBdr>
        <w:top w:val="none" w:sz="0" w:space="0" w:color="auto"/>
        <w:left w:val="none" w:sz="0" w:space="0" w:color="auto"/>
        <w:bottom w:val="none" w:sz="0" w:space="0" w:color="auto"/>
        <w:right w:val="none" w:sz="0" w:space="0" w:color="auto"/>
      </w:divBdr>
    </w:div>
    <w:div w:id="509565419">
      <w:bodyDiv w:val="1"/>
      <w:marLeft w:val="0"/>
      <w:marRight w:val="0"/>
      <w:marTop w:val="0"/>
      <w:marBottom w:val="0"/>
      <w:divBdr>
        <w:top w:val="none" w:sz="0" w:space="0" w:color="auto"/>
        <w:left w:val="none" w:sz="0" w:space="0" w:color="auto"/>
        <w:bottom w:val="none" w:sz="0" w:space="0" w:color="auto"/>
        <w:right w:val="none" w:sz="0" w:space="0" w:color="auto"/>
      </w:divBdr>
    </w:div>
    <w:div w:id="518083022">
      <w:bodyDiv w:val="1"/>
      <w:marLeft w:val="0"/>
      <w:marRight w:val="0"/>
      <w:marTop w:val="0"/>
      <w:marBottom w:val="0"/>
      <w:divBdr>
        <w:top w:val="none" w:sz="0" w:space="0" w:color="auto"/>
        <w:left w:val="none" w:sz="0" w:space="0" w:color="auto"/>
        <w:bottom w:val="none" w:sz="0" w:space="0" w:color="auto"/>
        <w:right w:val="none" w:sz="0" w:space="0" w:color="auto"/>
      </w:divBdr>
    </w:div>
    <w:div w:id="540634034">
      <w:bodyDiv w:val="1"/>
      <w:marLeft w:val="0"/>
      <w:marRight w:val="0"/>
      <w:marTop w:val="0"/>
      <w:marBottom w:val="0"/>
      <w:divBdr>
        <w:top w:val="none" w:sz="0" w:space="0" w:color="auto"/>
        <w:left w:val="none" w:sz="0" w:space="0" w:color="auto"/>
        <w:bottom w:val="none" w:sz="0" w:space="0" w:color="auto"/>
        <w:right w:val="none" w:sz="0" w:space="0" w:color="auto"/>
      </w:divBdr>
    </w:div>
    <w:div w:id="568345505">
      <w:bodyDiv w:val="1"/>
      <w:marLeft w:val="0"/>
      <w:marRight w:val="0"/>
      <w:marTop w:val="0"/>
      <w:marBottom w:val="0"/>
      <w:divBdr>
        <w:top w:val="none" w:sz="0" w:space="0" w:color="auto"/>
        <w:left w:val="none" w:sz="0" w:space="0" w:color="auto"/>
        <w:bottom w:val="none" w:sz="0" w:space="0" w:color="auto"/>
        <w:right w:val="none" w:sz="0" w:space="0" w:color="auto"/>
      </w:divBdr>
    </w:div>
    <w:div w:id="579487675">
      <w:bodyDiv w:val="1"/>
      <w:marLeft w:val="0"/>
      <w:marRight w:val="0"/>
      <w:marTop w:val="0"/>
      <w:marBottom w:val="0"/>
      <w:divBdr>
        <w:top w:val="none" w:sz="0" w:space="0" w:color="auto"/>
        <w:left w:val="none" w:sz="0" w:space="0" w:color="auto"/>
        <w:bottom w:val="none" w:sz="0" w:space="0" w:color="auto"/>
        <w:right w:val="none" w:sz="0" w:space="0" w:color="auto"/>
      </w:divBdr>
    </w:div>
    <w:div w:id="595098998">
      <w:bodyDiv w:val="1"/>
      <w:marLeft w:val="0"/>
      <w:marRight w:val="0"/>
      <w:marTop w:val="0"/>
      <w:marBottom w:val="0"/>
      <w:divBdr>
        <w:top w:val="none" w:sz="0" w:space="0" w:color="auto"/>
        <w:left w:val="none" w:sz="0" w:space="0" w:color="auto"/>
        <w:bottom w:val="none" w:sz="0" w:space="0" w:color="auto"/>
        <w:right w:val="none" w:sz="0" w:space="0" w:color="auto"/>
      </w:divBdr>
    </w:div>
    <w:div w:id="662664961">
      <w:bodyDiv w:val="1"/>
      <w:marLeft w:val="0"/>
      <w:marRight w:val="0"/>
      <w:marTop w:val="0"/>
      <w:marBottom w:val="0"/>
      <w:divBdr>
        <w:top w:val="none" w:sz="0" w:space="0" w:color="auto"/>
        <w:left w:val="none" w:sz="0" w:space="0" w:color="auto"/>
        <w:bottom w:val="none" w:sz="0" w:space="0" w:color="auto"/>
        <w:right w:val="none" w:sz="0" w:space="0" w:color="auto"/>
      </w:divBdr>
    </w:div>
    <w:div w:id="665476887">
      <w:bodyDiv w:val="1"/>
      <w:marLeft w:val="0"/>
      <w:marRight w:val="0"/>
      <w:marTop w:val="0"/>
      <w:marBottom w:val="0"/>
      <w:divBdr>
        <w:top w:val="none" w:sz="0" w:space="0" w:color="auto"/>
        <w:left w:val="none" w:sz="0" w:space="0" w:color="auto"/>
        <w:bottom w:val="none" w:sz="0" w:space="0" w:color="auto"/>
        <w:right w:val="none" w:sz="0" w:space="0" w:color="auto"/>
      </w:divBdr>
    </w:div>
    <w:div w:id="781458326">
      <w:bodyDiv w:val="1"/>
      <w:marLeft w:val="0"/>
      <w:marRight w:val="0"/>
      <w:marTop w:val="0"/>
      <w:marBottom w:val="0"/>
      <w:divBdr>
        <w:top w:val="none" w:sz="0" w:space="0" w:color="auto"/>
        <w:left w:val="none" w:sz="0" w:space="0" w:color="auto"/>
        <w:bottom w:val="none" w:sz="0" w:space="0" w:color="auto"/>
        <w:right w:val="none" w:sz="0" w:space="0" w:color="auto"/>
      </w:divBdr>
    </w:div>
    <w:div w:id="809902115">
      <w:bodyDiv w:val="1"/>
      <w:marLeft w:val="0"/>
      <w:marRight w:val="0"/>
      <w:marTop w:val="0"/>
      <w:marBottom w:val="0"/>
      <w:divBdr>
        <w:top w:val="none" w:sz="0" w:space="0" w:color="auto"/>
        <w:left w:val="none" w:sz="0" w:space="0" w:color="auto"/>
        <w:bottom w:val="none" w:sz="0" w:space="0" w:color="auto"/>
        <w:right w:val="none" w:sz="0" w:space="0" w:color="auto"/>
      </w:divBdr>
    </w:div>
    <w:div w:id="862666925">
      <w:bodyDiv w:val="1"/>
      <w:marLeft w:val="0"/>
      <w:marRight w:val="0"/>
      <w:marTop w:val="0"/>
      <w:marBottom w:val="0"/>
      <w:divBdr>
        <w:top w:val="none" w:sz="0" w:space="0" w:color="auto"/>
        <w:left w:val="none" w:sz="0" w:space="0" w:color="auto"/>
        <w:bottom w:val="none" w:sz="0" w:space="0" w:color="auto"/>
        <w:right w:val="none" w:sz="0" w:space="0" w:color="auto"/>
      </w:divBdr>
    </w:div>
    <w:div w:id="893008340">
      <w:bodyDiv w:val="1"/>
      <w:marLeft w:val="0"/>
      <w:marRight w:val="0"/>
      <w:marTop w:val="0"/>
      <w:marBottom w:val="0"/>
      <w:divBdr>
        <w:top w:val="none" w:sz="0" w:space="0" w:color="auto"/>
        <w:left w:val="none" w:sz="0" w:space="0" w:color="auto"/>
        <w:bottom w:val="none" w:sz="0" w:space="0" w:color="auto"/>
        <w:right w:val="none" w:sz="0" w:space="0" w:color="auto"/>
      </w:divBdr>
    </w:div>
    <w:div w:id="910701159">
      <w:bodyDiv w:val="1"/>
      <w:marLeft w:val="0"/>
      <w:marRight w:val="0"/>
      <w:marTop w:val="0"/>
      <w:marBottom w:val="0"/>
      <w:divBdr>
        <w:top w:val="none" w:sz="0" w:space="0" w:color="auto"/>
        <w:left w:val="none" w:sz="0" w:space="0" w:color="auto"/>
        <w:bottom w:val="none" w:sz="0" w:space="0" w:color="auto"/>
        <w:right w:val="none" w:sz="0" w:space="0" w:color="auto"/>
      </w:divBdr>
    </w:div>
    <w:div w:id="911692926">
      <w:bodyDiv w:val="1"/>
      <w:marLeft w:val="0"/>
      <w:marRight w:val="0"/>
      <w:marTop w:val="0"/>
      <w:marBottom w:val="0"/>
      <w:divBdr>
        <w:top w:val="none" w:sz="0" w:space="0" w:color="auto"/>
        <w:left w:val="none" w:sz="0" w:space="0" w:color="auto"/>
        <w:bottom w:val="none" w:sz="0" w:space="0" w:color="auto"/>
        <w:right w:val="none" w:sz="0" w:space="0" w:color="auto"/>
      </w:divBdr>
    </w:div>
    <w:div w:id="913515578">
      <w:bodyDiv w:val="1"/>
      <w:marLeft w:val="0"/>
      <w:marRight w:val="0"/>
      <w:marTop w:val="0"/>
      <w:marBottom w:val="0"/>
      <w:divBdr>
        <w:top w:val="none" w:sz="0" w:space="0" w:color="auto"/>
        <w:left w:val="none" w:sz="0" w:space="0" w:color="auto"/>
        <w:bottom w:val="none" w:sz="0" w:space="0" w:color="auto"/>
        <w:right w:val="none" w:sz="0" w:space="0" w:color="auto"/>
      </w:divBdr>
    </w:div>
    <w:div w:id="934940311">
      <w:bodyDiv w:val="1"/>
      <w:marLeft w:val="0"/>
      <w:marRight w:val="0"/>
      <w:marTop w:val="0"/>
      <w:marBottom w:val="0"/>
      <w:divBdr>
        <w:top w:val="none" w:sz="0" w:space="0" w:color="auto"/>
        <w:left w:val="none" w:sz="0" w:space="0" w:color="auto"/>
        <w:bottom w:val="none" w:sz="0" w:space="0" w:color="auto"/>
        <w:right w:val="none" w:sz="0" w:space="0" w:color="auto"/>
      </w:divBdr>
      <w:divsChild>
        <w:div w:id="2087416743">
          <w:marLeft w:val="0"/>
          <w:marRight w:val="0"/>
          <w:marTop w:val="0"/>
          <w:marBottom w:val="0"/>
          <w:divBdr>
            <w:top w:val="none" w:sz="0" w:space="0" w:color="auto"/>
            <w:left w:val="none" w:sz="0" w:space="0" w:color="auto"/>
            <w:bottom w:val="none" w:sz="0" w:space="0" w:color="auto"/>
            <w:right w:val="none" w:sz="0" w:space="0" w:color="auto"/>
          </w:divBdr>
          <w:divsChild>
            <w:div w:id="1801412061">
              <w:marLeft w:val="0"/>
              <w:marRight w:val="0"/>
              <w:marTop w:val="0"/>
              <w:marBottom w:val="0"/>
              <w:divBdr>
                <w:top w:val="none" w:sz="0" w:space="0" w:color="auto"/>
                <w:left w:val="none" w:sz="0" w:space="0" w:color="auto"/>
                <w:bottom w:val="none" w:sz="0" w:space="0" w:color="auto"/>
                <w:right w:val="none" w:sz="0" w:space="0" w:color="auto"/>
              </w:divBdr>
              <w:divsChild>
                <w:div w:id="219943870">
                  <w:marLeft w:val="0"/>
                  <w:marRight w:val="0"/>
                  <w:marTop w:val="0"/>
                  <w:marBottom w:val="0"/>
                  <w:divBdr>
                    <w:top w:val="none" w:sz="0" w:space="0" w:color="auto"/>
                    <w:left w:val="none" w:sz="0" w:space="0" w:color="auto"/>
                    <w:bottom w:val="none" w:sz="0" w:space="0" w:color="auto"/>
                    <w:right w:val="none" w:sz="0" w:space="0" w:color="auto"/>
                  </w:divBdr>
                  <w:divsChild>
                    <w:div w:id="113837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74614">
          <w:marLeft w:val="0"/>
          <w:marRight w:val="0"/>
          <w:marTop w:val="0"/>
          <w:marBottom w:val="0"/>
          <w:divBdr>
            <w:top w:val="none" w:sz="0" w:space="0" w:color="auto"/>
            <w:left w:val="none" w:sz="0" w:space="0" w:color="auto"/>
            <w:bottom w:val="none" w:sz="0" w:space="0" w:color="auto"/>
            <w:right w:val="none" w:sz="0" w:space="0" w:color="auto"/>
          </w:divBdr>
          <w:divsChild>
            <w:div w:id="899174777">
              <w:marLeft w:val="0"/>
              <w:marRight w:val="0"/>
              <w:marTop w:val="0"/>
              <w:marBottom w:val="0"/>
              <w:divBdr>
                <w:top w:val="none" w:sz="0" w:space="0" w:color="auto"/>
                <w:left w:val="none" w:sz="0" w:space="0" w:color="auto"/>
                <w:bottom w:val="none" w:sz="0" w:space="0" w:color="auto"/>
                <w:right w:val="none" w:sz="0" w:space="0" w:color="auto"/>
              </w:divBdr>
              <w:divsChild>
                <w:div w:id="340089710">
                  <w:marLeft w:val="0"/>
                  <w:marRight w:val="0"/>
                  <w:marTop w:val="0"/>
                  <w:marBottom w:val="0"/>
                  <w:divBdr>
                    <w:top w:val="none" w:sz="0" w:space="0" w:color="auto"/>
                    <w:left w:val="none" w:sz="0" w:space="0" w:color="auto"/>
                    <w:bottom w:val="none" w:sz="0" w:space="0" w:color="auto"/>
                    <w:right w:val="none" w:sz="0" w:space="0" w:color="auto"/>
                  </w:divBdr>
                  <w:divsChild>
                    <w:div w:id="20454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726025">
      <w:bodyDiv w:val="1"/>
      <w:marLeft w:val="0"/>
      <w:marRight w:val="0"/>
      <w:marTop w:val="0"/>
      <w:marBottom w:val="0"/>
      <w:divBdr>
        <w:top w:val="none" w:sz="0" w:space="0" w:color="auto"/>
        <w:left w:val="none" w:sz="0" w:space="0" w:color="auto"/>
        <w:bottom w:val="none" w:sz="0" w:space="0" w:color="auto"/>
        <w:right w:val="none" w:sz="0" w:space="0" w:color="auto"/>
      </w:divBdr>
    </w:div>
    <w:div w:id="993677311">
      <w:bodyDiv w:val="1"/>
      <w:marLeft w:val="0"/>
      <w:marRight w:val="0"/>
      <w:marTop w:val="0"/>
      <w:marBottom w:val="0"/>
      <w:divBdr>
        <w:top w:val="none" w:sz="0" w:space="0" w:color="auto"/>
        <w:left w:val="none" w:sz="0" w:space="0" w:color="auto"/>
        <w:bottom w:val="none" w:sz="0" w:space="0" w:color="auto"/>
        <w:right w:val="none" w:sz="0" w:space="0" w:color="auto"/>
      </w:divBdr>
    </w:div>
    <w:div w:id="1001858741">
      <w:bodyDiv w:val="1"/>
      <w:marLeft w:val="0"/>
      <w:marRight w:val="0"/>
      <w:marTop w:val="0"/>
      <w:marBottom w:val="0"/>
      <w:divBdr>
        <w:top w:val="none" w:sz="0" w:space="0" w:color="auto"/>
        <w:left w:val="none" w:sz="0" w:space="0" w:color="auto"/>
        <w:bottom w:val="none" w:sz="0" w:space="0" w:color="auto"/>
        <w:right w:val="none" w:sz="0" w:space="0" w:color="auto"/>
      </w:divBdr>
    </w:div>
    <w:div w:id="1029647060">
      <w:bodyDiv w:val="1"/>
      <w:marLeft w:val="0"/>
      <w:marRight w:val="0"/>
      <w:marTop w:val="0"/>
      <w:marBottom w:val="0"/>
      <w:divBdr>
        <w:top w:val="none" w:sz="0" w:space="0" w:color="auto"/>
        <w:left w:val="none" w:sz="0" w:space="0" w:color="auto"/>
        <w:bottom w:val="none" w:sz="0" w:space="0" w:color="auto"/>
        <w:right w:val="none" w:sz="0" w:space="0" w:color="auto"/>
      </w:divBdr>
    </w:div>
    <w:div w:id="1069156255">
      <w:bodyDiv w:val="1"/>
      <w:marLeft w:val="0"/>
      <w:marRight w:val="0"/>
      <w:marTop w:val="0"/>
      <w:marBottom w:val="0"/>
      <w:divBdr>
        <w:top w:val="none" w:sz="0" w:space="0" w:color="auto"/>
        <w:left w:val="none" w:sz="0" w:space="0" w:color="auto"/>
        <w:bottom w:val="none" w:sz="0" w:space="0" w:color="auto"/>
        <w:right w:val="none" w:sz="0" w:space="0" w:color="auto"/>
      </w:divBdr>
      <w:divsChild>
        <w:div w:id="1458184396">
          <w:marLeft w:val="0"/>
          <w:marRight w:val="0"/>
          <w:marTop w:val="0"/>
          <w:marBottom w:val="0"/>
          <w:divBdr>
            <w:top w:val="none" w:sz="0" w:space="0" w:color="auto"/>
            <w:left w:val="none" w:sz="0" w:space="0" w:color="auto"/>
            <w:bottom w:val="none" w:sz="0" w:space="0" w:color="auto"/>
            <w:right w:val="none" w:sz="0" w:space="0" w:color="auto"/>
          </w:divBdr>
          <w:divsChild>
            <w:div w:id="65080363">
              <w:marLeft w:val="0"/>
              <w:marRight w:val="0"/>
              <w:marTop w:val="0"/>
              <w:marBottom w:val="0"/>
              <w:divBdr>
                <w:top w:val="none" w:sz="0" w:space="0" w:color="auto"/>
                <w:left w:val="none" w:sz="0" w:space="0" w:color="auto"/>
                <w:bottom w:val="none" w:sz="0" w:space="0" w:color="auto"/>
                <w:right w:val="none" w:sz="0" w:space="0" w:color="auto"/>
              </w:divBdr>
              <w:divsChild>
                <w:div w:id="876353207">
                  <w:marLeft w:val="0"/>
                  <w:marRight w:val="0"/>
                  <w:marTop w:val="0"/>
                  <w:marBottom w:val="0"/>
                  <w:divBdr>
                    <w:top w:val="none" w:sz="0" w:space="0" w:color="auto"/>
                    <w:left w:val="none" w:sz="0" w:space="0" w:color="auto"/>
                    <w:bottom w:val="none" w:sz="0" w:space="0" w:color="auto"/>
                    <w:right w:val="none" w:sz="0" w:space="0" w:color="auto"/>
                  </w:divBdr>
                  <w:divsChild>
                    <w:div w:id="1387530589">
                      <w:marLeft w:val="0"/>
                      <w:marRight w:val="0"/>
                      <w:marTop w:val="0"/>
                      <w:marBottom w:val="0"/>
                      <w:divBdr>
                        <w:top w:val="none" w:sz="0" w:space="0" w:color="auto"/>
                        <w:left w:val="none" w:sz="0" w:space="0" w:color="auto"/>
                        <w:bottom w:val="none" w:sz="0" w:space="0" w:color="auto"/>
                        <w:right w:val="none" w:sz="0" w:space="0" w:color="auto"/>
                      </w:divBdr>
                      <w:divsChild>
                        <w:div w:id="1221984355">
                          <w:marLeft w:val="0"/>
                          <w:marRight w:val="0"/>
                          <w:marTop w:val="0"/>
                          <w:marBottom w:val="0"/>
                          <w:divBdr>
                            <w:top w:val="none" w:sz="0" w:space="0" w:color="auto"/>
                            <w:left w:val="none" w:sz="0" w:space="0" w:color="auto"/>
                            <w:bottom w:val="none" w:sz="0" w:space="0" w:color="auto"/>
                            <w:right w:val="none" w:sz="0" w:space="0" w:color="auto"/>
                          </w:divBdr>
                          <w:divsChild>
                            <w:div w:id="1595563">
                              <w:marLeft w:val="0"/>
                              <w:marRight w:val="0"/>
                              <w:marTop w:val="0"/>
                              <w:marBottom w:val="0"/>
                              <w:divBdr>
                                <w:top w:val="none" w:sz="0" w:space="0" w:color="auto"/>
                                <w:left w:val="none" w:sz="0" w:space="0" w:color="auto"/>
                                <w:bottom w:val="none" w:sz="0" w:space="0" w:color="auto"/>
                                <w:right w:val="none" w:sz="0" w:space="0" w:color="auto"/>
                              </w:divBdr>
                              <w:divsChild>
                                <w:div w:id="1662931019">
                                  <w:marLeft w:val="0"/>
                                  <w:marRight w:val="0"/>
                                  <w:marTop w:val="0"/>
                                  <w:marBottom w:val="0"/>
                                  <w:divBdr>
                                    <w:top w:val="none" w:sz="0" w:space="0" w:color="auto"/>
                                    <w:left w:val="none" w:sz="0" w:space="0" w:color="auto"/>
                                    <w:bottom w:val="none" w:sz="0" w:space="0" w:color="auto"/>
                                    <w:right w:val="none" w:sz="0" w:space="0" w:color="auto"/>
                                  </w:divBdr>
                                  <w:divsChild>
                                    <w:div w:id="1002704757">
                                      <w:marLeft w:val="0"/>
                                      <w:marRight w:val="0"/>
                                      <w:marTop w:val="0"/>
                                      <w:marBottom w:val="0"/>
                                      <w:divBdr>
                                        <w:top w:val="none" w:sz="0" w:space="0" w:color="auto"/>
                                        <w:left w:val="none" w:sz="0" w:space="0" w:color="auto"/>
                                        <w:bottom w:val="none" w:sz="0" w:space="0" w:color="auto"/>
                                        <w:right w:val="none" w:sz="0" w:space="0" w:color="auto"/>
                                      </w:divBdr>
                                      <w:divsChild>
                                        <w:div w:id="339821364">
                                          <w:marLeft w:val="0"/>
                                          <w:marRight w:val="0"/>
                                          <w:marTop w:val="0"/>
                                          <w:marBottom w:val="0"/>
                                          <w:divBdr>
                                            <w:top w:val="none" w:sz="0" w:space="0" w:color="auto"/>
                                            <w:left w:val="none" w:sz="0" w:space="0" w:color="auto"/>
                                            <w:bottom w:val="none" w:sz="0" w:space="0" w:color="auto"/>
                                            <w:right w:val="none" w:sz="0" w:space="0" w:color="auto"/>
                                          </w:divBdr>
                                        </w:div>
                                      </w:divsChild>
                                    </w:div>
                                    <w:div w:id="406465672">
                                      <w:marLeft w:val="0"/>
                                      <w:marRight w:val="0"/>
                                      <w:marTop w:val="0"/>
                                      <w:marBottom w:val="0"/>
                                      <w:divBdr>
                                        <w:top w:val="none" w:sz="0" w:space="0" w:color="auto"/>
                                        <w:left w:val="none" w:sz="0" w:space="0" w:color="auto"/>
                                        <w:bottom w:val="none" w:sz="0" w:space="0" w:color="auto"/>
                                        <w:right w:val="none" w:sz="0" w:space="0" w:color="auto"/>
                                      </w:divBdr>
                                    </w:div>
                                  </w:divsChild>
                                </w:div>
                                <w:div w:id="382366581">
                                  <w:marLeft w:val="0"/>
                                  <w:marRight w:val="0"/>
                                  <w:marTop w:val="0"/>
                                  <w:marBottom w:val="0"/>
                                  <w:divBdr>
                                    <w:top w:val="none" w:sz="0" w:space="0" w:color="auto"/>
                                    <w:left w:val="none" w:sz="0" w:space="0" w:color="auto"/>
                                    <w:bottom w:val="none" w:sz="0" w:space="0" w:color="auto"/>
                                    <w:right w:val="none" w:sz="0" w:space="0" w:color="auto"/>
                                  </w:divBdr>
                                  <w:divsChild>
                                    <w:div w:id="259605301">
                                      <w:marLeft w:val="0"/>
                                      <w:marRight w:val="0"/>
                                      <w:marTop w:val="0"/>
                                      <w:marBottom w:val="0"/>
                                      <w:divBdr>
                                        <w:top w:val="none" w:sz="0" w:space="0" w:color="auto"/>
                                        <w:left w:val="none" w:sz="0" w:space="0" w:color="auto"/>
                                        <w:bottom w:val="none" w:sz="0" w:space="0" w:color="auto"/>
                                        <w:right w:val="none" w:sz="0" w:space="0" w:color="auto"/>
                                      </w:divBdr>
                                      <w:divsChild>
                                        <w:div w:id="1750033612">
                                          <w:marLeft w:val="0"/>
                                          <w:marRight w:val="0"/>
                                          <w:marTop w:val="0"/>
                                          <w:marBottom w:val="0"/>
                                          <w:divBdr>
                                            <w:top w:val="none" w:sz="0" w:space="0" w:color="auto"/>
                                            <w:left w:val="none" w:sz="0" w:space="0" w:color="auto"/>
                                            <w:bottom w:val="none" w:sz="0" w:space="0" w:color="auto"/>
                                            <w:right w:val="none" w:sz="0" w:space="0" w:color="auto"/>
                                          </w:divBdr>
                                        </w:div>
                                      </w:divsChild>
                                    </w:div>
                                    <w:div w:id="18765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761741">
      <w:bodyDiv w:val="1"/>
      <w:marLeft w:val="0"/>
      <w:marRight w:val="0"/>
      <w:marTop w:val="0"/>
      <w:marBottom w:val="0"/>
      <w:divBdr>
        <w:top w:val="none" w:sz="0" w:space="0" w:color="auto"/>
        <w:left w:val="none" w:sz="0" w:space="0" w:color="auto"/>
        <w:bottom w:val="none" w:sz="0" w:space="0" w:color="auto"/>
        <w:right w:val="none" w:sz="0" w:space="0" w:color="auto"/>
      </w:divBdr>
    </w:div>
    <w:div w:id="1194227411">
      <w:bodyDiv w:val="1"/>
      <w:marLeft w:val="0"/>
      <w:marRight w:val="0"/>
      <w:marTop w:val="0"/>
      <w:marBottom w:val="0"/>
      <w:divBdr>
        <w:top w:val="none" w:sz="0" w:space="0" w:color="auto"/>
        <w:left w:val="none" w:sz="0" w:space="0" w:color="auto"/>
        <w:bottom w:val="none" w:sz="0" w:space="0" w:color="auto"/>
        <w:right w:val="none" w:sz="0" w:space="0" w:color="auto"/>
      </w:divBdr>
    </w:div>
    <w:div w:id="1250046500">
      <w:bodyDiv w:val="1"/>
      <w:marLeft w:val="0"/>
      <w:marRight w:val="0"/>
      <w:marTop w:val="0"/>
      <w:marBottom w:val="0"/>
      <w:divBdr>
        <w:top w:val="none" w:sz="0" w:space="0" w:color="auto"/>
        <w:left w:val="none" w:sz="0" w:space="0" w:color="auto"/>
        <w:bottom w:val="none" w:sz="0" w:space="0" w:color="auto"/>
        <w:right w:val="none" w:sz="0" w:space="0" w:color="auto"/>
      </w:divBdr>
    </w:div>
    <w:div w:id="1254046613">
      <w:bodyDiv w:val="1"/>
      <w:marLeft w:val="0"/>
      <w:marRight w:val="0"/>
      <w:marTop w:val="0"/>
      <w:marBottom w:val="0"/>
      <w:divBdr>
        <w:top w:val="none" w:sz="0" w:space="0" w:color="auto"/>
        <w:left w:val="none" w:sz="0" w:space="0" w:color="auto"/>
        <w:bottom w:val="none" w:sz="0" w:space="0" w:color="auto"/>
        <w:right w:val="none" w:sz="0" w:space="0" w:color="auto"/>
      </w:divBdr>
    </w:div>
    <w:div w:id="1272132578">
      <w:bodyDiv w:val="1"/>
      <w:marLeft w:val="0"/>
      <w:marRight w:val="0"/>
      <w:marTop w:val="0"/>
      <w:marBottom w:val="0"/>
      <w:divBdr>
        <w:top w:val="none" w:sz="0" w:space="0" w:color="auto"/>
        <w:left w:val="none" w:sz="0" w:space="0" w:color="auto"/>
        <w:bottom w:val="none" w:sz="0" w:space="0" w:color="auto"/>
        <w:right w:val="none" w:sz="0" w:space="0" w:color="auto"/>
      </w:divBdr>
    </w:div>
    <w:div w:id="1284533510">
      <w:bodyDiv w:val="1"/>
      <w:marLeft w:val="0"/>
      <w:marRight w:val="0"/>
      <w:marTop w:val="0"/>
      <w:marBottom w:val="0"/>
      <w:divBdr>
        <w:top w:val="none" w:sz="0" w:space="0" w:color="auto"/>
        <w:left w:val="none" w:sz="0" w:space="0" w:color="auto"/>
        <w:bottom w:val="none" w:sz="0" w:space="0" w:color="auto"/>
        <w:right w:val="none" w:sz="0" w:space="0" w:color="auto"/>
      </w:divBdr>
    </w:div>
    <w:div w:id="1286933545">
      <w:bodyDiv w:val="1"/>
      <w:marLeft w:val="0"/>
      <w:marRight w:val="0"/>
      <w:marTop w:val="0"/>
      <w:marBottom w:val="0"/>
      <w:divBdr>
        <w:top w:val="none" w:sz="0" w:space="0" w:color="auto"/>
        <w:left w:val="none" w:sz="0" w:space="0" w:color="auto"/>
        <w:bottom w:val="none" w:sz="0" w:space="0" w:color="auto"/>
        <w:right w:val="none" w:sz="0" w:space="0" w:color="auto"/>
      </w:divBdr>
    </w:div>
    <w:div w:id="1346904195">
      <w:bodyDiv w:val="1"/>
      <w:marLeft w:val="0"/>
      <w:marRight w:val="0"/>
      <w:marTop w:val="0"/>
      <w:marBottom w:val="0"/>
      <w:divBdr>
        <w:top w:val="none" w:sz="0" w:space="0" w:color="auto"/>
        <w:left w:val="none" w:sz="0" w:space="0" w:color="auto"/>
        <w:bottom w:val="none" w:sz="0" w:space="0" w:color="auto"/>
        <w:right w:val="none" w:sz="0" w:space="0" w:color="auto"/>
      </w:divBdr>
    </w:div>
    <w:div w:id="1372150861">
      <w:bodyDiv w:val="1"/>
      <w:marLeft w:val="0"/>
      <w:marRight w:val="0"/>
      <w:marTop w:val="0"/>
      <w:marBottom w:val="0"/>
      <w:divBdr>
        <w:top w:val="none" w:sz="0" w:space="0" w:color="auto"/>
        <w:left w:val="none" w:sz="0" w:space="0" w:color="auto"/>
        <w:bottom w:val="none" w:sz="0" w:space="0" w:color="auto"/>
        <w:right w:val="none" w:sz="0" w:space="0" w:color="auto"/>
      </w:divBdr>
    </w:div>
    <w:div w:id="1372681475">
      <w:bodyDiv w:val="1"/>
      <w:marLeft w:val="0"/>
      <w:marRight w:val="0"/>
      <w:marTop w:val="0"/>
      <w:marBottom w:val="0"/>
      <w:divBdr>
        <w:top w:val="none" w:sz="0" w:space="0" w:color="auto"/>
        <w:left w:val="none" w:sz="0" w:space="0" w:color="auto"/>
        <w:bottom w:val="none" w:sz="0" w:space="0" w:color="auto"/>
        <w:right w:val="none" w:sz="0" w:space="0" w:color="auto"/>
      </w:divBdr>
      <w:divsChild>
        <w:div w:id="1296377173">
          <w:marLeft w:val="0"/>
          <w:marRight w:val="0"/>
          <w:marTop w:val="0"/>
          <w:marBottom w:val="0"/>
          <w:divBdr>
            <w:top w:val="none" w:sz="0" w:space="0" w:color="auto"/>
            <w:left w:val="none" w:sz="0" w:space="0" w:color="auto"/>
            <w:bottom w:val="none" w:sz="0" w:space="0" w:color="auto"/>
            <w:right w:val="none" w:sz="0" w:space="0" w:color="auto"/>
          </w:divBdr>
          <w:divsChild>
            <w:div w:id="807239347">
              <w:marLeft w:val="0"/>
              <w:marRight w:val="0"/>
              <w:marTop w:val="0"/>
              <w:marBottom w:val="0"/>
              <w:divBdr>
                <w:top w:val="none" w:sz="0" w:space="0" w:color="auto"/>
                <w:left w:val="none" w:sz="0" w:space="0" w:color="auto"/>
                <w:bottom w:val="none" w:sz="0" w:space="0" w:color="auto"/>
                <w:right w:val="none" w:sz="0" w:space="0" w:color="auto"/>
              </w:divBdr>
              <w:divsChild>
                <w:div w:id="385102489">
                  <w:marLeft w:val="0"/>
                  <w:marRight w:val="0"/>
                  <w:marTop w:val="0"/>
                  <w:marBottom w:val="0"/>
                  <w:divBdr>
                    <w:top w:val="none" w:sz="0" w:space="0" w:color="auto"/>
                    <w:left w:val="none" w:sz="0" w:space="0" w:color="auto"/>
                    <w:bottom w:val="none" w:sz="0" w:space="0" w:color="auto"/>
                    <w:right w:val="none" w:sz="0" w:space="0" w:color="auto"/>
                  </w:divBdr>
                  <w:divsChild>
                    <w:div w:id="993410211">
                      <w:marLeft w:val="0"/>
                      <w:marRight w:val="0"/>
                      <w:marTop w:val="240"/>
                      <w:marBottom w:val="240"/>
                      <w:divBdr>
                        <w:top w:val="none" w:sz="0" w:space="0" w:color="auto"/>
                        <w:left w:val="none" w:sz="0" w:space="0" w:color="auto"/>
                        <w:bottom w:val="none" w:sz="0" w:space="0" w:color="auto"/>
                        <w:right w:val="none" w:sz="0" w:space="0" w:color="auto"/>
                      </w:divBdr>
                    </w:div>
                    <w:div w:id="1633514256">
                      <w:marLeft w:val="0"/>
                      <w:marRight w:val="0"/>
                      <w:marTop w:val="240"/>
                      <w:marBottom w:val="240"/>
                      <w:divBdr>
                        <w:top w:val="none" w:sz="0" w:space="0" w:color="auto"/>
                        <w:left w:val="none" w:sz="0" w:space="0" w:color="auto"/>
                        <w:bottom w:val="none" w:sz="0" w:space="0" w:color="auto"/>
                        <w:right w:val="none" w:sz="0" w:space="0" w:color="auto"/>
                      </w:divBdr>
                    </w:div>
                    <w:div w:id="1145006001">
                      <w:marLeft w:val="0"/>
                      <w:marRight w:val="0"/>
                      <w:marTop w:val="240"/>
                      <w:marBottom w:val="240"/>
                      <w:divBdr>
                        <w:top w:val="none" w:sz="0" w:space="0" w:color="auto"/>
                        <w:left w:val="none" w:sz="0" w:space="0" w:color="auto"/>
                        <w:bottom w:val="none" w:sz="0" w:space="0" w:color="auto"/>
                        <w:right w:val="none" w:sz="0" w:space="0" w:color="auto"/>
                      </w:divBdr>
                    </w:div>
                    <w:div w:id="430047958">
                      <w:marLeft w:val="0"/>
                      <w:marRight w:val="0"/>
                      <w:marTop w:val="240"/>
                      <w:marBottom w:val="240"/>
                      <w:divBdr>
                        <w:top w:val="none" w:sz="0" w:space="0" w:color="auto"/>
                        <w:left w:val="none" w:sz="0" w:space="0" w:color="auto"/>
                        <w:bottom w:val="none" w:sz="0" w:space="0" w:color="auto"/>
                        <w:right w:val="none" w:sz="0" w:space="0" w:color="auto"/>
                      </w:divBdr>
                    </w:div>
                    <w:div w:id="1124077831">
                      <w:marLeft w:val="0"/>
                      <w:marRight w:val="0"/>
                      <w:marTop w:val="240"/>
                      <w:marBottom w:val="240"/>
                      <w:divBdr>
                        <w:top w:val="none" w:sz="0" w:space="0" w:color="auto"/>
                        <w:left w:val="none" w:sz="0" w:space="0" w:color="auto"/>
                        <w:bottom w:val="none" w:sz="0" w:space="0" w:color="auto"/>
                        <w:right w:val="none" w:sz="0" w:space="0" w:color="auto"/>
                      </w:divBdr>
                    </w:div>
                    <w:div w:id="1187064861">
                      <w:marLeft w:val="0"/>
                      <w:marRight w:val="0"/>
                      <w:marTop w:val="240"/>
                      <w:marBottom w:val="240"/>
                      <w:divBdr>
                        <w:top w:val="none" w:sz="0" w:space="0" w:color="auto"/>
                        <w:left w:val="none" w:sz="0" w:space="0" w:color="auto"/>
                        <w:bottom w:val="none" w:sz="0" w:space="0" w:color="auto"/>
                        <w:right w:val="none" w:sz="0" w:space="0" w:color="auto"/>
                      </w:divBdr>
                    </w:div>
                    <w:div w:id="1770392514">
                      <w:marLeft w:val="0"/>
                      <w:marRight w:val="0"/>
                      <w:marTop w:val="240"/>
                      <w:marBottom w:val="240"/>
                      <w:divBdr>
                        <w:top w:val="none" w:sz="0" w:space="0" w:color="auto"/>
                        <w:left w:val="none" w:sz="0" w:space="0" w:color="auto"/>
                        <w:bottom w:val="none" w:sz="0" w:space="0" w:color="auto"/>
                        <w:right w:val="none" w:sz="0" w:space="0" w:color="auto"/>
                      </w:divBdr>
                    </w:div>
                    <w:div w:id="188378435">
                      <w:marLeft w:val="0"/>
                      <w:marRight w:val="0"/>
                      <w:marTop w:val="240"/>
                      <w:marBottom w:val="240"/>
                      <w:divBdr>
                        <w:top w:val="none" w:sz="0" w:space="0" w:color="auto"/>
                        <w:left w:val="none" w:sz="0" w:space="0" w:color="auto"/>
                        <w:bottom w:val="none" w:sz="0" w:space="0" w:color="auto"/>
                        <w:right w:val="none" w:sz="0" w:space="0" w:color="auto"/>
                      </w:divBdr>
                    </w:div>
                    <w:div w:id="1167013242">
                      <w:marLeft w:val="0"/>
                      <w:marRight w:val="0"/>
                      <w:marTop w:val="240"/>
                      <w:marBottom w:val="240"/>
                      <w:divBdr>
                        <w:top w:val="none" w:sz="0" w:space="0" w:color="auto"/>
                        <w:left w:val="none" w:sz="0" w:space="0" w:color="auto"/>
                        <w:bottom w:val="none" w:sz="0" w:space="0" w:color="auto"/>
                        <w:right w:val="none" w:sz="0" w:space="0" w:color="auto"/>
                      </w:divBdr>
                    </w:div>
                    <w:div w:id="562326798">
                      <w:marLeft w:val="0"/>
                      <w:marRight w:val="0"/>
                      <w:marTop w:val="240"/>
                      <w:marBottom w:val="240"/>
                      <w:divBdr>
                        <w:top w:val="none" w:sz="0" w:space="0" w:color="auto"/>
                        <w:left w:val="none" w:sz="0" w:space="0" w:color="auto"/>
                        <w:bottom w:val="none" w:sz="0" w:space="0" w:color="auto"/>
                        <w:right w:val="none" w:sz="0" w:space="0" w:color="auto"/>
                      </w:divBdr>
                    </w:div>
                    <w:div w:id="1682314155">
                      <w:marLeft w:val="0"/>
                      <w:marRight w:val="0"/>
                      <w:marTop w:val="240"/>
                      <w:marBottom w:val="240"/>
                      <w:divBdr>
                        <w:top w:val="none" w:sz="0" w:space="0" w:color="auto"/>
                        <w:left w:val="none" w:sz="0" w:space="0" w:color="auto"/>
                        <w:bottom w:val="none" w:sz="0" w:space="0" w:color="auto"/>
                        <w:right w:val="none" w:sz="0" w:space="0" w:color="auto"/>
                      </w:divBdr>
                    </w:div>
                    <w:div w:id="190462812">
                      <w:marLeft w:val="0"/>
                      <w:marRight w:val="0"/>
                      <w:marTop w:val="240"/>
                      <w:marBottom w:val="240"/>
                      <w:divBdr>
                        <w:top w:val="none" w:sz="0" w:space="0" w:color="auto"/>
                        <w:left w:val="none" w:sz="0" w:space="0" w:color="auto"/>
                        <w:bottom w:val="none" w:sz="0" w:space="0" w:color="auto"/>
                        <w:right w:val="none" w:sz="0" w:space="0" w:color="auto"/>
                      </w:divBdr>
                    </w:div>
                    <w:div w:id="1628973607">
                      <w:marLeft w:val="0"/>
                      <w:marRight w:val="0"/>
                      <w:marTop w:val="240"/>
                      <w:marBottom w:val="240"/>
                      <w:divBdr>
                        <w:top w:val="none" w:sz="0" w:space="0" w:color="auto"/>
                        <w:left w:val="none" w:sz="0" w:space="0" w:color="auto"/>
                        <w:bottom w:val="none" w:sz="0" w:space="0" w:color="auto"/>
                        <w:right w:val="none" w:sz="0" w:space="0" w:color="auto"/>
                      </w:divBdr>
                    </w:div>
                    <w:div w:id="481314666">
                      <w:marLeft w:val="0"/>
                      <w:marRight w:val="0"/>
                      <w:marTop w:val="240"/>
                      <w:marBottom w:val="240"/>
                      <w:divBdr>
                        <w:top w:val="none" w:sz="0" w:space="0" w:color="auto"/>
                        <w:left w:val="none" w:sz="0" w:space="0" w:color="auto"/>
                        <w:bottom w:val="none" w:sz="0" w:space="0" w:color="auto"/>
                        <w:right w:val="none" w:sz="0" w:space="0" w:color="auto"/>
                      </w:divBdr>
                    </w:div>
                    <w:div w:id="123635455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0991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61557">
      <w:bodyDiv w:val="1"/>
      <w:marLeft w:val="0"/>
      <w:marRight w:val="0"/>
      <w:marTop w:val="0"/>
      <w:marBottom w:val="0"/>
      <w:divBdr>
        <w:top w:val="none" w:sz="0" w:space="0" w:color="auto"/>
        <w:left w:val="none" w:sz="0" w:space="0" w:color="auto"/>
        <w:bottom w:val="none" w:sz="0" w:space="0" w:color="auto"/>
        <w:right w:val="none" w:sz="0" w:space="0" w:color="auto"/>
      </w:divBdr>
    </w:div>
    <w:div w:id="1406026622">
      <w:bodyDiv w:val="1"/>
      <w:marLeft w:val="0"/>
      <w:marRight w:val="0"/>
      <w:marTop w:val="0"/>
      <w:marBottom w:val="0"/>
      <w:divBdr>
        <w:top w:val="none" w:sz="0" w:space="0" w:color="auto"/>
        <w:left w:val="none" w:sz="0" w:space="0" w:color="auto"/>
        <w:bottom w:val="none" w:sz="0" w:space="0" w:color="auto"/>
        <w:right w:val="none" w:sz="0" w:space="0" w:color="auto"/>
      </w:divBdr>
      <w:divsChild>
        <w:div w:id="391268910">
          <w:marLeft w:val="0"/>
          <w:marRight w:val="0"/>
          <w:marTop w:val="0"/>
          <w:marBottom w:val="0"/>
          <w:divBdr>
            <w:top w:val="none" w:sz="0" w:space="0" w:color="auto"/>
            <w:left w:val="none" w:sz="0" w:space="0" w:color="auto"/>
            <w:bottom w:val="none" w:sz="0" w:space="0" w:color="auto"/>
            <w:right w:val="none" w:sz="0" w:space="0" w:color="auto"/>
          </w:divBdr>
          <w:divsChild>
            <w:div w:id="993800773">
              <w:marLeft w:val="0"/>
              <w:marRight w:val="0"/>
              <w:marTop w:val="0"/>
              <w:marBottom w:val="0"/>
              <w:divBdr>
                <w:top w:val="none" w:sz="0" w:space="0" w:color="auto"/>
                <w:left w:val="none" w:sz="0" w:space="0" w:color="auto"/>
                <w:bottom w:val="none" w:sz="0" w:space="0" w:color="auto"/>
                <w:right w:val="none" w:sz="0" w:space="0" w:color="auto"/>
              </w:divBdr>
              <w:divsChild>
                <w:div w:id="86705457">
                  <w:marLeft w:val="0"/>
                  <w:marRight w:val="0"/>
                  <w:marTop w:val="0"/>
                  <w:marBottom w:val="0"/>
                  <w:divBdr>
                    <w:top w:val="none" w:sz="0" w:space="0" w:color="auto"/>
                    <w:left w:val="none" w:sz="0" w:space="0" w:color="auto"/>
                    <w:bottom w:val="none" w:sz="0" w:space="0" w:color="auto"/>
                    <w:right w:val="none" w:sz="0" w:space="0" w:color="auto"/>
                  </w:divBdr>
                  <w:divsChild>
                    <w:div w:id="7499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61319">
          <w:marLeft w:val="0"/>
          <w:marRight w:val="0"/>
          <w:marTop w:val="0"/>
          <w:marBottom w:val="0"/>
          <w:divBdr>
            <w:top w:val="none" w:sz="0" w:space="0" w:color="auto"/>
            <w:left w:val="none" w:sz="0" w:space="0" w:color="auto"/>
            <w:bottom w:val="none" w:sz="0" w:space="0" w:color="auto"/>
            <w:right w:val="none" w:sz="0" w:space="0" w:color="auto"/>
          </w:divBdr>
          <w:divsChild>
            <w:div w:id="1168059944">
              <w:marLeft w:val="0"/>
              <w:marRight w:val="0"/>
              <w:marTop w:val="0"/>
              <w:marBottom w:val="0"/>
              <w:divBdr>
                <w:top w:val="none" w:sz="0" w:space="0" w:color="auto"/>
                <w:left w:val="none" w:sz="0" w:space="0" w:color="auto"/>
                <w:bottom w:val="none" w:sz="0" w:space="0" w:color="auto"/>
                <w:right w:val="none" w:sz="0" w:space="0" w:color="auto"/>
              </w:divBdr>
              <w:divsChild>
                <w:div w:id="1773625756">
                  <w:marLeft w:val="0"/>
                  <w:marRight w:val="0"/>
                  <w:marTop w:val="0"/>
                  <w:marBottom w:val="0"/>
                  <w:divBdr>
                    <w:top w:val="none" w:sz="0" w:space="0" w:color="auto"/>
                    <w:left w:val="none" w:sz="0" w:space="0" w:color="auto"/>
                    <w:bottom w:val="none" w:sz="0" w:space="0" w:color="auto"/>
                    <w:right w:val="none" w:sz="0" w:space="0" w:color="auto"/>
                  </w:divBdr>
                  <w:divsChild>
                    <w:div w:id="166901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324063">
      <w:bodyDiv w:val="1"/>
      <w:marLeft w:val="0"/>
      <w:marRight w:val="0"/>
      <w:marTop w:val="0"/>
      <w:marBottom w:val="0"/>
      <w:divBdr>
        <w:top w:val="none" w:sz="0" w:space="0" w:color="auto"/>
        <w:left w:val="none" w:sz="0" w:space="0" w:color="auto"/>
        <w:bottom w:val="none" w:sz="0" w:space="0" w:color="auto"/>
        <w:right w:val="none" w:sz="0" w:space="0" w:color="auto"/>
      </w:divBdr>
    </w:div>
    <w:div w:id="1439445678">
      <w:bodyDiv w:val="1"/>
      <w:marLeft w:val="0"/>
      <w:marRight w:val="0"/>
      <w:marTop w:val="0"/>
      <w:marBottom w:val="0"/>
      <w:divBdr>
        <w:top w:val="none" w:sz="0" w:space="0" w:color="auto"/>
        <w:left w:val="none" w:sz="0" w:space="0" w:color="auto"/>
        <w:bottom w:val="none" w:sz="0" w:space="0" w:color="auto"/>
        <w:right w:val="none" w:sz="0" w:space="0" w:color="auto"/>
      </w:divBdr>
    </w:div>
    <w:div w:id="1508013858">
      <w:bodyDiv w:val="1"/>
      <w:marLeft w:val="0"/>
      <w:marRight w:val="0"/>
      <w:marTop w:val="0"/>
      <w:marBottom w:val="0"/>
      <w:divBdr>
        <w:top w:val="none" w:sz="0" w:space="0" w:color="auto"/>
        <w:left w:val="none" w:sz="0" w:space="0" w:color="auto"/>
        <w:bottom w:val="none" w:sz="0" w:space="0" w:color="auto"/>
        <w:right w:val="none" w:sz="0" w:space="0" w:color="auto"/>
      </w:divBdr>
    </w:div>
    <w:div w:id="1510948307">
      <w:bodyDiv w:val="1"/>
      <w:marLeft w:val="0"/>
      <w:marRight w:val="0"/>
      <w:marTop w:val="0"/>
      <w:marBottom w:val="0"/>
      <w:divBdr>
        <w:top w:val="none" w:sz="0" w:space="0" w:color="auto"/>
        <w:left w:val="none" w:sz="0" w:space="0" w:color="auto"/>
        <w:bottom w:val="none" w:sz="0" w:space="0" w:color="auto"/>
        <w:right w:val="none" w:sz="0" w:space="0" w:color="auto"/>
      </w:divBdr>
    </w:div>
    <w:div w:id="1577662717">
      <w:bodyDiv w:val="1"/>
      <w:marLeft w:val="0"/>
      <w:marRight w:val="0"/>
      <w:marTop w:val="0"/>
      <w:marBottom w:val="0"/>
      <w:divBdr>
        <w:top w:val="none" w:sz="0" w:space="0" w:color="auto"/>
        <w:left w:val="none" w:sz="0" w:space="0" w:color="auto"/>
        <w:bottom w:val="none" w:sz="0" w:space="0" w:color="auto"/>
        <w:right w:val="none" w:sz="0" w:space="0" w:color="auto"/>
      </w:divBdr>
    </w:div>
    <w:div w:id="1597713795">
      <w:bodyDiv w:val="1"/>
      <w:marLeft w:val="0"/>
      <w:marRight w:val="0"/>
      <w:marTop w:val="0"/>
      <w:marBottom w:val="0"/>
      <w:divBdr>
        <w:top w:val="none" w:sz="0" w:space="0" w:color="auto"/>
        <w:left w:val="none" w:sz="0" w:space="0" w:color="auto"/>
        <w:bottom w:val="none" w:sz="0" w:space="0" w:color="auto"/>
        <w:right w:val="none" w:sz="0" w:space="0" w:color="auto"/>
      </w:divBdr>
    </w:div>
    <w:div w:id="1604872387">
      <w:bodyDiv w:val="1"/>
      <w:marLeft w:val="0"/>
      <w:marRight w:val="0"/>
      <w:marTop w:val="0"/>
      <w:marBottom w:val="0"/>
      <w:divBdr>
        <w:top w:val="none" w:sz="0" w:space="0" w:color="auto"/>
        <w:left w:val="none" w:sz="0" w:space="0" w:color="auto"/>
        <w:bottom w:val="none" w:sz="0" w:space="0" w:color="auto"/>
        <w:right w:val="none" w:sz="0" w:space="0" w:color="auto"/>
      </w:divBdr>
    </w:div>
    <w:div w:id="1617519593">
      <w:bodyDiv w:val="1"/>
      <w:marLeft w:val="0"/>
      <w:marRight w:val="0"/>
      <w:marTop w:val="0"/>
      <w:marBottom w:val="0"/>
      <w:divBdr>
        <w:top w:val="none" w:sz="0" w:space="0" w:color="auto"/>
        <w:left w:val="none" w:sz="0" w:space="0" w:color="auto"/>
        <w:bottom w:val="none" w:sz="0" w:space="0" w:color="auto"/>
        <w:right w:val="none" w:sz="0" w:space="0" w:color="auto"/>
      </w:divBdr>
    </w:div>
    <w:div w:id="1627201395">
      <w:bodyDiv w:val="1"/>
      <w:marLeft w:val="0"/>
      <w:marRight w:val="0"/>
      <w:marTop w:val="0"/>
      <w:marBottom w:val="0"/>
      <w:divBdr>
        <w:top w:val="none" w:sz="0" w:space="0" w:color="auto"/>
        <w:left w:val="none" w:sz="0" w:space="0" w:color="auto"/>
        <w:bottom w:val="none" w:sz="0" w:space="0" w:color="auto"/>
        <w:right w:val="none" w:sz="0" w:space="0" w:color="auto"/>
      </w:divBdr>
    </w:div>
    <w:div w:id="1655992685">
      <w:bodyDiv w:val="1"/>
      <w:marLeft w:val="0"/>
      <w:marRight w:val="0"/>
      <w:marTop w:val="0"/>
      <w:marBottom w:val="0"/>
      <w:divBdr>
        <w:top w:val="none" w:sz="0" w:space="0" w:color="auto"/>
        <w:left w:val="none" w:sz="0" w:space="0" w:color="auto"/>
        <w:bottom w:val="none" w:sz="0" w:space="0" w:color="auto"/>
        <w:right w:val="none" w:sz="0" w:space="0" w:color="auto"/>
      </w:divBdr>
    </w:div>
    <w:div w:id="1661419395">
      <w:bodyDiv w:val="1"/>
      <w:marLeft w:val="0"/>
      <w:marRight w:val="0"/>
      <w:marTop w:val="0"/>
      <w:marBottom w:val="0"/>
      <w:divBdr>
        <w:top w:val="none" w:sz="0" w:space="0" w:color="auto"/>
        <w:left w:val="none" w:sz="0" w:space="0" w:color="auto"/>
        <w:bottom w:val="none" w:sz="0" w:space="0" w:color="auto"/>
        <w:right w:val="none" w:sz="0" w:space="0" w:color="auto"/>
      </w:divBdr>
    </w:div>
    <w:div w:id="1667439967">
      <w:bodyDiv w:val="1"/>
      <w:marLeft w:val="0"/>
      <w:marRight w:val="0"/>
      <w:marTop w:val="0"/>
      <w:marBottom w:val="0"/>
      <w:divBdr>
        <w:top w:val="none" w:sz="0" w:space="0" w:color="auto"/>
        <w:left w:val="none" w:sz="0" w:space="0" w:color="auto"/>
        <w:bottom w:val="none" w:sz="0" w:space="0" w:color="auto"/>
        <w:right w:val="none" w:sz="0" w:space="0" w:color="auto"/>
      </w:divBdr>
    </w:div>
    <w:div w:id="1761246094">
      <w:bodyDiv w:val="1"/>
      <w:marLeft w:val="0"/>
      <w:marRight w:val="0"/>
      <w:marTop w:val="0"/>
      <w:marBottom w:val="0"/>
      <w:divBdr>
        <w:top w:val="none" w:sz="0" w:space="0" w:color="auto"/>
        <w:left w:val="none" w:sz="0" w:space="0" w:color="auto"/>
        <w:bottom w:val="none" w:sz="0" w:space="0" w:color="auto"/>
        <w:right w:val="none" w:sz="0" w:space="0" w:color="auto"/>
      </w:divBdr>
    </w:div>
    <w:div w:id="1782186604">
      <w:bodyDiv w:val="1"/>
      <w:marLeft w:val="0"/>
      <w:marRight w:val="0"/>
      <w:marTop w:val="0"/>
      <w:marBottom w:val="0"/>
      <w:divBdr>
        <w:top w:val="none" w:sz="0" w:space="0" w:color="auto"/>
        <w:left w:val="none" w:sz="0" w:space="0" w:color="auto"/>
        <w:bottom w:val="none" w:sz="0" w:space="0" w:color="auto"/>
        <w:right w:val="none" w:sz="0" w:space="0" w:color="auto"/>
      </w:divBdr>
    </w:div>
    <w:div w:id="1910072173">
      <w:bodyDiv w:val="1"/>
      <w:marLeft w:val="0"/>
      <w:marRight w:val="0"/>
      <w:marTop w:val="0"/>
      <w:marBottom w:val="0"/>
      <w:divBdr>
        <w:top w:val="none" w:sz="0" w:space="0" w:color="auto"/>
        <w:left w:val="none" w:sz="0" w:space="0" w:color="auto"/>
        <w:bottom w:val="none" w:sz="0" w:space="0" w:color="auto"/>
        <w:right w:val="none" w:sz="0" w:space="0" w:color="auto"/>
      </w:divBdr>
    </w:div>
    <w:div w:id="2077512379">
      <w:bodyDiv w:val="1"/>
      <w:marLeft w:val="0"/>
      <w:marRight w:val="0"/>
      <w:marTop w:val="0"/>
      <w:marBottom w:val="0"/>
      <w:divBdr>
        <w:top w:val="none" w:sz="0" w:space="0" w:color="auto"/>
        <w:left w:val="none" w:sz="0" w:space="0" w:color="auto"/>
        <w:bottom w:val="none" w:sz="0" w:space="0" w:color="auto"/>
        <w:right w:val="none" w:sz="0" w:space="0" w:color="auto"/>
      </w:divBdr>
    </w:div>
    <w:div w:id="2122412946">
      <w:bodyDiv w:val="1"/>
      <w:marLeft w:val="0"/>
      <w:marRight w:val="0"/>
      <w:marTop w:val="0"/>
      <w:marBottom w:val="0"/>
      <w:divBdr>
        <w:top w:val="none" w:sz="0" w:space="0" w:color="auto"/>
        <w:left w:val="none" w:sz="0" w:space="0" w:color="auto"/>
        <w:bottom w:val="none" w:sz="0" w:space="0" w:color="auto"/>
        <w:right w:val="none" w:sz="0" w:space="0" w:color="auto"/>
      </w:divBdr>
      <w:divsChild>
        <w:div w:id="1265839310">
          <w:marLeft w:val="0"/>
          <w:marRight w:val="0"/>
          <w:marTop w:val="0"/>
          <w:marBottom w:val="0"/>
          <w:divBdr>
            <w:top w:val="none" w:sz="0" w:space="0" w:color="auto"/>
            <w:left w:val="none" w:sz="0" w:space="0" w:color="auto"/>
            <w:bottom w:val="none" w:sz="0" w:space="0" w:color="auto"/>
            <w:right w:val="none" w:sz="0" w:space="0" w:color="auto"/>
          </w:divBdr>
        </w:div>
        <w:div w:id="1821651940">
          <w:marLeft w:val="0"/>
          <w:marRight w:val="0"/>
          <w:marTop w:val="0"/>
          <w:marBottom w:val="0"/>
          <w:divBdr>
            <w:top w:val="none" w:sz="0" w:space="0" w:color="auto"/>
            <w:left w:val="none" w:sz="0" w:space="0" w:color="auto"/>
            <w:bottom w:val="none" w:sz="0" w:space="0" w:color="auto"/>
            <w:right w:val="none" w:sz="0" w:space="0" w:color="auto"/>
          </w:divBdr>
        </w:div>
        <w:div w:id="1075325980">
          <w:marLeft w:val="0"/>
          <w:marRight w:val="0"/>
          <w:marTop w:val="0"/>
          <w:marBottom w:val="0"/>
          <w:divBdr>
            <w:top w:val="none" w:sz="0" w:space="0" w:color="auto"/>
            <w:left w:val="none" w:sz="0" w:space="0" w:color="auto"/>
            <w:bottom w:val="none" w:sz="0" w:space="0" w:color="auto"/>
            <w:right w:val="none" w:sz="0" w:space="0" w:color="auto"/>
          </w:divBdr>
        </w:div>
        <w:div w:id="1235356396">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doi.org/10.1111/j.1095-8649.2000.tb00870.x" TargetMode="External"/><Relationship Id="rId39" Type="http://schemas.openxmlformats.org/officeDocument/2006/relationships/hyperlink" Target="https://doi.org/10.1093/icesjms/fsn063" TargetMode="External"/><Relationship Id="rId21" Type="http://schemas.openxmlformats.org/officeDocument/2006/relationships/hyperlink" Target="https://doi.org/10.1016/j.fishres.2017.10.017" TargetMode="External"/><Relationship Id="rId34" Type="http://schemas.openxmlformats.org/officeDocument/2006/relationships/hyperlink" Target="https://doi.org/10.1111/j.1439-0426.2011.01900.x" TargetMode="External"/><Relationship Id="rId42" Type="http://schemas.openxmlformats.org/officeDocument/2006/relationships/hyperlink" Target="https://doi.org/10.1111/faf.12104" TargetMode="External"/><Relationship Id="rId47" Type="http://schemas.openxmlformats.org/officeDocument/2006/relationships/hyperlink" Target="https://doi.org/10.1111/fme.12536" TargetMode="External"/><Relationship Id="rId50" Type="http://schemas.openxmlformats.org/officeDocument/2006/relationships/hyperlink" Target="https://www.oreilly.com/library/view/r-packages/9781491910580/" TargetMode="External"/><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111/j.1467-2979.2007.00263_2.x" TargetMode="External"/><Relationship Id="rId11" Type="http://schemas.openxmlformats.org/officeDocument/2006/relationships/image" Target="media/image1.png"/><Relationship Id="rId24" Type="http://schemas.openxmlformats.org/officeDocument/2006/relationships/hyperlink" Target="https://doi.org/10.1016/j.fishres.2017.03.017" TargetMode="External"/><Relationship Id="rId32" Type="http://schemas.openxmlformats.org/officeDocument/2006/relationships/hyperlink" Target="https://doi.org/10.1093/icesjms/fst200" TargetMode="External"/><Relationship Id="rId37" Type="http://schemas.openxmlformats.org/officeDocument/2006/relationships/hyperlink" Target="https://cran.r-project.org/web/packages/fishmethods/index.html" TargetMode="External"/><Relationship Id="rId40" Type="http://schemas.openxmlformats.org/officeDocument/2006/relationships/hyperlink" Target="https://doi.org/10.1093/icesjms/fsn063" TargetMode="External"/><Relationship Id="rId45" Type="http://schemas.openxmlformats.org/officeDocument/2006/relationships/hyperlink" Target="https://doi.org/10.1139/cjfas-2017-0143" TargetMode="External"/><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yperlink" Target="https://doi.org/10.1093/icesjms/fsy123" TargetMode="External"/><Relationship Id="rId31" Type="http://schemas.openxmlformats.org/officeDocument/2006/relationships/hyperlink" Target="https://doi.org/10.1073/pnas.1909726116" TargetMode="External"/><Relationship Id="rId44" Type="http://schemas.openxmlformats.org/officeDocument/2006/relationships/hyperlink" Target="https://doi.org/10.1016/j.fishres.2019.105465" TargetMode="External"/><Relationship Id="rId52" Type="http://schemas.openxmlformats.org/officeDocument/2006/relationships/hyperlink" Target="https://doi.org/10.1111/faf.12201" TargetMode="External"/><Relationship Id="rId4" Type="http://schemas.openxmlformats.org/officeDocument/2006/relationships/settings" Target="settings.xml"/><Relationship Id="rId9" Type="http://schemas.openxmlformats.org/officeDocument/2006/relationships/hyperlink" Target="mailto:alamms@cu.ac.bd" TargetMode="External"/><Relationship Id="rId14" Type="http://schemas.openxmlformats.org/officeDocument/2006/relationships/hyperlink" Target="https://cran.r-project.org/web/packages/aLBI/index.html" TargetMode="External"/><Relationship Id="rId22" Type="http://schemas.openxmlformats.org/officeDocument/2006/relationships/hyperlink" Target="https://doi.org/10.1093/icesjms/fsz212" TargetMode="External"/><Relationship Id="rId27" Type="http://schemas.openxmlformats.org/officeDocument/2006/relationships/hyperlink" Target="https://doi.org/10.1093/icesjms/fsy078" TargetMode="External"/><Relationship Id="rId30" Type="http://schemas.openxmlformats.org/officeDocument/2006/relationships/hyperlink" Target="https://doi.org/10.1007/978-1-4615-3598-0_1" TargetMode="External"/><Relationship Id="rId35" Type="http://schemas.openxmlformats.org/officeDocument/2006/relationships/hyperlink" Target="https://doi.org/10.1016/j.heliyon.2023.e13818" TargetMode="External"/><Relationship Id="rId43" Type="http://schemas.openxmlformats.org/officeDocument/2006/relationships/hyperlink" Target="https://doi.org/10.1016/j.fishres.2020.105617" TargetMode="External"/><Relationship Id="rId48" Type="http://schemas.openxmlformats.org/officeDocument/2006/relationships/hyperlink" Target="https://doi.org/10.1016/j.fishres.2014.03.024" TargetMode="External"/><Relationship Id="rId56" Type="http://schemas.openxmlformats.org/officeDocument/2006/relationships/theme" Target="theme/theme1.xml"/><Relationship Id="rId8" Type="http://schemas.openxmlformats.org/officeDocument/2006/relationships/hyperlink" Target="mailto:ataher.cu.ms@gmail.com" TargetMode="External"/><Relationship Id="rId51" Type="http://schemas.openxmlformats.org/officeDocument/2006/relationships/hyperlink" Target="https://cran.r-project.org/web/packages/roxygen2/index.html"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doi.org/10.1111/j.1467-2979.2004.00144.x" TargetMode="External"/><Relationship Id="rId33" Type="http://schemas.openxmlformats.org/officeDocument/2006/relationships/hyperlink" Target="https://doi.org/10.1016/j.fishres.2014.12.018" TargetMode="External"/><Relationship Id="rId38" Type="http://schemas.openxmlformats.org/officeDocument/2006/relationships/hyperlink" Target="https://doi.org/10.1086/587826" TargetMode="External"/><Relationship Id="rId46" Type="http://schemas.openxmlformats.org/officeDocument/2006/relationships/hyperlink" Target="https://doi.org/10.1371/journal.pone.0154922" TargetMode="External"/><Relationship Id="rId20" Type="http://schemas.openxmlformats.org/officeDocument/2006/relationships/hyperlink" Target="https://doi.org/10.1126/science.aao6868" TargetMode="External"/><Relationship Id="rId41" Type="http://schemas.openxmlformats.org/officeDocument/2006/relationships/hyperlink" Target="https://doi.org/10.1016/j.fishres.2015.06.008"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i.org/10.1577/C08-025.1" TargetMode="External"/><Relationship Id="rId28" Type="http://schemas.openxmlformats.org/officeDocument/2006/relationships/hyperlink" Target="https://doi.org/10.1111/j.2044-8317.2011.02037.x" TargetMode="External"/><Relationship Id="rId36" Type="http://schemas.openxmlformats.org/officeDocument/2006/relationships/hyperlink" Target="https://doi.org/10.1111/j.1467-2979.2012.00485.x" TargetMode="External"/><Relationship Id="rId49" Type="http://schemas.openxmlformats.org/officeDocument/2006/relationships/hyperlink" Target="https://doi.org/10.1139/cjfas-2013-06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D8071-0047-4691-BB0E-8EFD990BF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13156</Words>
  <Characters>74990</Characters>
  <Application>Microsoft Office Word</Application>
  <DocSecurity>0</DocSecurity>
  <Lines>624</Lines>
  <Paragraphs>175</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INTRODUCTION</vt:lpstr>
      <vt:lpstr>METHODOLOGY</vt:lpstr>
      <vt:lpstr>    Study area</vt:lpstr>
      <vt:lpstr>    Collection of length frequency data</vt:lpstr>
      <vt:lpstr>    Data analysis</vt:lpstr>
      <vt:lpstr>        Main functions of aLBI package</vt:lpstr>
      <vt:lpstr>    Package development</vt:lpstr>
      <vt:lpstr>        Main functions</vt:lpstr>
      <vt:lpstr>        Calculating frequency table</vt:lpstr>
      <vt:lpstr>        Estimating growth parameters by FishPar function</vt:lpstr>
      <vt:lpstr>        Estimating Length-Based Indicators (LBIs) by FishPar function</vt:lpstr>
      <vt:lpstr>        Stock spawning biomass (SB) evaluation</vt:lpstr>
      <vt:lpstr>        Package development and documentationEvaluating the robustness of the aLBI packa</vt:lpstr>
      <vt:lpstr>RESUTS</vt:lpstr>
      <vt:lpstr>    Installation of the package</vt:lpstr>
      <vt:lpstr>    Observed output of FishPar function</vt:lpstr>
      <vt:lpstr>        Frequency distribution plot</vt:lpstr>
      <vt:lpstr>        Estimating different length groups </vt:lpstr>
      <vt:lpstr>    These metrics highlight the need for size limits to protect juveniles and mature</vt:lpstr>
      <vt:lpstr>        Length-Based Indicators (LBIs)</vt:lpstr>
      <vt:lpstr>        Scenario produced with different biz size for the aLBI indicators </vt:lpstr>
      <vt:lpstr>    </vt:lpstr>
      <vt:lpstr>    Observed stock status of FishSS function</vt:lpstr>
      <vt:lpstr>DISCUSSION</vt:lpstr>
      <vt:lpstr>    Development and application of the aLBI package</vt:lpstr>
      <vt:lpstr>    Performance evaluation of aLBI package</vt:lpstr>
      <vt:lpstr>        Frequency table and distribution curve </vt:lpstr>
      <vt:lpstr>        Different length parameters and their uncertainty</vt:lpstr>
      <vt:lpstr>        Length-based indicators (LBIs)</vt:lpstr>
    </vt:vector>
  </TitlesOfParts>
  <Company/>
  <LinksUpToDate>false</LinksUpToDate>
  <CharactersWithSpaces>87971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Ataher Ali</dc:creator>
  <cp:keywords/>
  <dc:description/>
  <cp:lastModifiedBy>Ataher Ali</cp:lastModifiedBy>
  <cp:revision>5</cp:revision>
  <cp:lastPrinted>2024-11-30T11:59:00Z</cp:lastPrinted>
  <dcterms:created xsi:type="dcterms:W3CDTF">2024-11-30T11:57:00Z</dcterms:created>
  <dcterms:modified xsi:type="dcterms:W3CDTF">2024-11-30T12:00:00Z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id="akTDLTE7"/&gt;&lt;style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